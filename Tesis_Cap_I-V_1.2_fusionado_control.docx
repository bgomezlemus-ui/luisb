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8262" w14:textId="77777777" w:rsidR="00A32EF9" w:rsidRDefault="00E354C7">
      <w:pPr>
        <w:spacing w:after="600"/>
        <w:jc w:val="center"/>
      </w:pPr>
      <w:r>
        <w:rPr>
          <w:i/>
          <w:iCs/>
        </w:rPr>
        <w:t>[Logotipo institucional]</w:t>
      </w:r>
    </w:p>
    <w:p w14:paraId="35FB8263" w14:textId="77777777" w:rsidR="00A32EF9" w:rsidRDefault="00E354C7">
      <w:pPr>
        <w:spacing w:after="160"/>
        <w:jc w:val="center"/>
      </w:pPr>
      <w:r>
        <w:rPr>
          <w:b/>
          <w:bCs/>
          <w:sz w:val="26"/>
          <w:szCs w:val="26"/>
        </w:rPr>
        <w:t>UNIVERSIDAD MICHOACANA DE SAN NICOLÁS DE HIDALGO</w:t>
      </w:r>
    </w:p>
    <w:p w14:paraId="35FB8264" w14:textId="77777777" w:rsidR="00A32EF9" w:rsidRDefault="00E354C7">
      <w:pPr>
        <w:spacing w:after="160"/>
        <w:jc w:val="center"/>
      </w:pPr>
      <w:r>
        <w:rPr>
          <w:b/>
          <w:bCs/>
          <w:sz w:val="24"/>
          <w:szCs w:val="24"/>
        </w:rPr>
        <w:t>FACULTAD DE DERECHO Y CIENCIAS SOCIALES</w:t>
      </w:r>
    </w:p>
    <w:p w14:paraId="35FB8265" w14:textId="77777777" w:rsidR="00A32EF9" w:rsidRDefault="00E354C7">
      <w:pPr>
        <w:spacing w:after="700"/>
        <w:jc w:val="center"/>
      </w:pPr>
      <w:r>
        <w:rPr>
          <w:b/>
          <w:bCs/>
          <w:sz w:val="24"/>
          <w:szCs w:val="24"/>
        </w:rPr>
        <w:t>DIVISIÓN DE ESTUDIOS DE POSGRADO</w:t>
      </w:r>
    </w:p>
    <w:p w14:paraId="35FB8266" w14:textId="77777777" w:rsidR="00A32EF9" w:rsidRDefault="00E354C7">
      <w:pPr>
        <w:spacing w:after="700"/>
        <w:jc w:val="center"/>
      </w:pPr>
      <w:r>
        <w:rPr>
          <w:b/>
          <w:bCs/>
          <w:sz w:val="30"/>
          <w:szCs w:val="30"/>
        </w:rPr>
        <w:t>La cláusula psicologista del artículo 16 de la LGSMIME y el diseño de un estándar de prueba compatible con la prueba indiciaria en el contencioso electoral mexicano</w:t>
      </w:r>
    </w:p>
    <w:p w14:paraId="35FB8267" w14:textId="77777777" w:rsidR="00A32EF9" w:rsidRDefault="00E354C7">
      <w:pPr>
        <w:spacing w:after="100"/>
        <w:jc w:val="center"/>
      </w:pPr>
      <w:r>
        <w:rPr>
          <w:sz w:val="24"/>
          <w:szCs w:val="24"/>
        </w:rPr>
        <w:t>TESIS QUE PARA OBTENER EL GRADO DE MAESTRO EN DERECHO ELECTORAL</w:t>
      </w:r>
    </w:p>
    <w:p w14:paraId="35FB8268" w14:textId="77777777" w:rsidR="00A32EF9" w:rsidRDefault="00E354C7">
      <w:pPr>
        <w:spacing w:after="100"/>
        <w:jc w:val="center"/>
      </w:pPr>
      <w:r>
        <w:rPr>
          <w:sz w:val="24"/>
          <w:szCs w:val="24"/>
        </w:rPr>
        <w:t>PRESENTA:</w:t>
      </w:r>
    </w:p>
    <w:p w14:paraId="35FB8269" w14:textId="77777777" w:rsidR="00A32EF9" w:rsidRDefault="00E354C7">
      <w:pPr>
        <w:spacing w:after="700"/>
        <w:jc w:val="center"/>
      </w:pPr>
      <w:r>
        <w:rPr>
          <w:b/>
          <w:bCs/>
          <w:sz w:val="26"/>
          <w:szCs w:val="26"/>
        </w:rPr>
        <w:t>BENJAMÍN GÓMEZ LEMUS</w:t>
      </w:r>
    </w:p>
    <w:p w14:paraId="35FB826A" w14:textId="77777777" w:rsidR="00A32EF9" w:rsidRDefault="00E354C7">
      <w:pPr>
        <w:spacing w:after="100"/>
        <w:jc w:val="center"/>
      </w:pPr>
      <w:r>
        <w:rPr>
          <w:sz w:val="24"/>
          <w:szCs w:val="24"/>
        </w:rPr>
        <w:t>DIRECTOR DE TESIS:</w:t>
      </w:r>
    </w:p>
    <w:p w14:paraId="35FB826B" w14:textId="77777777" w:rsidR="00A32EF9" w:rsidRDefault="00E354C7">
      <w:pPr>
        <w:spacing w:after="900"/>
        <w:jc w:val="center"/>
      </w:pPr>
      <w:r>
        <w:rPr>
          <w:b/>
          <w:bCs/>
          <w:sz w:val="26"/>
          <w:szCs w:val="26"/>
        </w:rPr>
        <w:t>DR. MANUEL ALEJANDRO SÁNCHEZ VEGA</w:t>
      </w:r>
    </w:p>
    <w:p w14:paraId="35FB826C" w14:textId="77777777" w:rsidR="00A32EF9" w:rsidRDefault="00E354C7">
      <w:pPr>
        <w:spacing w:after="100"/>
        <w:jc w:val="center"/>
      </w:pPr>
      <w:r>
        <w:rPr>
          <w:sz w:val="24"/>
          <w:szCs w:val="24"/>
        </w:rPr>
        <w:t>MORELIA, MICHOACÁN</w:t>
      </w:r>
    </w:p>
    <w:p w14:paraId="35FB826D" w14:textId="77777777" w:rsidR="00A32EF9" w:rsidRDefault="00E354C7">
      <w:pPr>
        <w:spacing w:after="100"/>
        <w:jc w:val="center"/>
      </w:pPr>
      <w:r>
        <w:rPr>
          <w:sz w:val="24"/>
          <w:szCs w:val="24"/>
        </w:rPr>
        <w:t>SEPTIEMBRE DE 2026</w:t>
      </w:r>
    </w:p>
    <w:p w14:paraId="35FB826E" w14:textId="77777777" w:rsidR="00A32EF9" w:rsidRDefault="00E354C7">
      <w:r>
        <w:br w:type="page"/>
      </w:r>
    </w:p>
    <w:p w14:paraId="35FB826F" w14:textId="77777777" w:rsidR="00A32EF9" w:rsidRDefault="00E354C7">
      <w:pPr>
        <w:pStyle w:val="Ttulo1"/>
        <w:spacing w:after="200"/>
        <w:jc w:val="center"/>
      </w:pPr>
      <w:bookmarkStart w:id="0" w:name="_Toc240931696"/>
      <w:r>
        <w:rPr>
          <w:b/>
          <w:bCs/>
          <w:sz w:val="28"/>
          <w:szCs w:val="28"/>
        </w:rPr>
        <w:lastRenderedPageBreak/>
        <w:t>Dedicatoria</w:t>
      </w:r>
      <w:bookmarkEnd w:id="0"/>
    </w:p>
    <w:p w14:paraId="35FB8270" w14:textId="77777777" w:rsidR="00A32EF9" w:rsidRDefault="00E354C7">
      <w:r>
        <w:br w:type="page"/>
      </w:r>
    </w:p>
    <w:p w14:paraId="35FB8271" w14:textId="77777777" w:rsidR="00A32EF9" w:rsidRDefault="00E354C7">
      <w:pPr>
        <w:pStyle w:val="Ttulo1"/>
        <w:spacing w:after="200"/>
        <w:jc w:val="center"/>
      </w:pPr>
      <w:bookmarkStart w:id="1" w:name="_Toc240931697"/>
      <w:r>
        <w:rPr>
          <w:b/>
          <w:bCs/>
          <w:sz w:val="28"/>
          <w:szCs w:val="28"/>
        </w:rPr>
        <w:lastRenderedPageBreak/>
        <w:t>Agradecimientos</w:t>
      </w:r>
      <w:bookmarkEnd w:id="1"/>
    </w:p>
    <w:p w14:paraId="35FB8272" w14:textId="77777777" w:rsidR="00A32EF9" w:rsidRDefault="00E354C7">
      <w:r>
        <w:br w:type="page"/>
      </w:r>
    </w:p>
    <w:p w14:paraId="35FB8273" w14:textId="77777777" w:rsidR="00A32EF9" w:rsidRDefault="00E354C7">
      <w:pPr>
        <w:pStyle w:val="Ttulo1"/>
        <w:spacing w:after="300"/>
        <w:jc w:val="center"/>
      </w:pPr>
      <w:bookmarkStart w:id="2" w:name="_Toc240931698"/>
      <w:r>
        <w:rPr>
          <w:b/>
          <w:bCs/>
          <w:sz w:val="28"/>
          <w:szCs w:val="28"/>
        </w:rPr>
        <w:lastRenderedPageBreak/>
        <w:t>Abstract</w:t>
      </w:r>
      <w:bookmarkEnd w:id="2"/>
    </w:p>
    <w:p w14:paraId="35FB8274" w14:textId="77777777" w:rsidR="00A32EF9" w:rsidRDefault="00E354C7">
      <w:pPr>
        <w:spacing w:after="240" w:line="360" w:lineRule="auto"/>
        <w:jc w:val="both"/>
      </w:pPr>
      <w:r>
        <w:t xml:space="preserve">Article 16 of Mexico's General Law of the System of Means of Impugnation in Electoral Matters (LGSMIME) requires judges to weigh evidence according to logic, sound criticism, and experience, yet conditions its sufficiency on the judge's conviction, a psychologistic criterion detached from any objective threshold. This hybrid clause has remained largely unchanged in Mexican electoral case law for twenty-five years, undermining the rationality of fact-finding in electoral litigation. This thesis examines the extent to which this absence of an objective standard of proof compromises rational adjudication of the facts, and proposes a legislative design able to correct this deficiency without sacrificing the circumstantial nature of the evidence available in this field. The study follows a qualitative, documentary and dogmatic methodology, of descriptive and explanatory scope, complemented by a comparative approach to Spanish, Italian, and Anglo-American procedural doctrine and by a case analysis of the ruling SUP-JIN-194/2025. The analysis traced the hybrid clause to its earliest documented judicial application in SUP-JRC-487/2000, and found that this formula persisted virtually unchanged for a quarter of a century, while judicial awareness of the underlying problem has only recently emerged in a single dissenting opinion. The study also identified a category mistake between sound criticism and standard of proof running through the doctrine on the determinative effect of electoral irregularities. On this basis, the thesis confirms its hypothesis and formulates a qualitative standard of proof, grounded in the criteria of best explanation and evidentiary completeness, compatible with the circumstantial evidence available in Mexican electoral adjudication.</w:t>
      </w:r>
    </w:p>
    <w:p w14:paraId="35FB8275" w14:textId="77777777" w:rsidR="00A32EF9" w:rsidRDefault="00E354C7">
      <w:pPr>
        <w:spacing w:before="300" w:after="240"/>
        <w:jc w:val="both"/>
      </w:pPr>
      <w:r>
        <w:rPr>
          <w:b/>
          <w:bCs/>
        </w:rPr>
        <w:t xml:space="preserve">Keywords: </w:t>
      </w:r>
      <w:r>
        <w:t xml:space="preserve">standard of proof, circumstantial evidence, evidentiary corroboration, Mexican electoral litigation, psychologistic clause of conviction.</w:t>
      </w:r>
    </w:p>
    <w:p w14:paraId="35FB8276" w14:textId="77777777" w:rsidR="00A32EF9" w:rsidRDefault="00E354C7">
      <w:r>
        <w:br w:type="page"/>
      </w:r>
    </w:p>
    <w:p w14:paraId="35FB8277" w14:textId="77777777" w:rsidR="00A32EF9" w:rsidRDefault="00E354C7">
      <w:pPr>
        <w:spacing w:after="300"/>
        <w:jc w:val="center"/>
      </w:pPr>
      <w:r>
        <w:rPr>
          <w:b/>
          <w:bCs/>
          <w:sz w:val="28"/>
          <w:szCs w:val="28"/>
        </w:rPr>
        <w:lastRenderedPageBreak/>
        <w:t>ÍNDICE GENERAL</w:t>
      </w:r>
    </w:p>
    <w:p w14:paraId="35FB8278" w14:textId="77777777" w:rsidR="00A32EF9" w:rsidRDefault="00E354C7">
      <w:pPr>
        <w:spacing w:after="240"/>
      </w:pPr>
      <w:r>
        <w:rPr>
          <w:i/>
          <w:iCs/>
        </w:rPr>
        <w:t>Nota. Este índice es un campo de Word vinculado a los estilos de título del documento. Al abrir el archivo, haga clic derecho sobre el índice y seleccione "Actualizar campo" / "Actualizar todo" para que se generen automáticamente los números de página.</w:t>
      </w:r>
    </w:p>
    <w:sdt>
      <w:sdtPr>
        <w:alias w:val="Índice general"/>
        <w:id w:val="380601553"/>
      </w:sdtPr>
      <w:sdtEndPr/>
      <w:sdtContent>
        <w:p w14:paraId="282EBD69" w14:textId="7B0B94AF" w:rsidR="002C4D33" w:rsidRDefault="00E354C7">
          <w:pPr>
            <w:pStyle w:val="TDC1"/>
            <w:tabs>
              <w:tab w:val="right" w:leader="dot" w:pos="9350"/>
            </w:tabs>
            <w:rPr>
              <w:noProof/>
            </w:rPr>
          </w:pPr>
          <w:r>
            <w:fldChar w:fldCharType="begin"/>
            <w:instrText>TOC \h \o "1-2"</w:instrText>
            <w:fldChar w:fldCharType="separate"/>
          </w:r>
          <w:hyperlink w:anchor="_Toc240931696" w:history="1">
            <w:r>
              <w:rPr>
                <w:rStyle w:val="Hipervnculo"/>
                <w:b/>
                <w:bCs/>
                <w:noProof/>
              </w:rPr>
              <w:t>Dedicatoria</w:t>
            </w:r>
            <w:r>
              <w:rPr>
                <w:noProof/>
              </w:rPr>
              <w:tab/>
              <w:fldChar w:fldCharType="begin"/>
              <w:instrText xml:space="preserve"> PAGEREF _Toc240931696 \h </w:instrText>
              <w:fldChar w:fldCharType="separate"/>
              <w:t>1</w:t>
              <w:fldChar w:fldCharType="end"/>
            </w:r>
          </w:hyperlink>
        </w:p>
        <w:p w14:paraId="2425371E" w14:textId="5DF3DBC8" w:rsidR="002C4D33" w:rsidRDefault="002C4D33">
          <w:pPr>
            <w:pStyle w:val="TDC1"/>
            <w:tabs>
              <w:tab w:val="right" w:leader="dot" w:pos="9350"/>
            </w:tabs>
            <w:rPr>
              <w:noProof/>
            </w:rPr>
          </w:pPr>
          <w:hyperlink w:anchor="_Toc240931697" w:history="1">
            <w:r>
              <w:rPr>
                <w:rStyle w:val="Hipervnculo"/>
                <w:b/>
                <w:bCs/>
                <w:noProof/>
              </w:rPr>
              <w:t>Agradecimientos</w:t>
            </w:r>
            <w:r>
              <w:rPr>
                <w:noProof/>
              </w:rPr>
              <w:tab/>
              <w:fldChar w:fldCharType="begin"/>
              <w:instrText xml:space="preserve"> PAGEREF _Toc240931697 \h </w:instrText>
              <w:fldChar w:fldCharType="separate"/>
              <w:t>1</w:t>
              <w:fldChar w:fldCharType="end"/>
            </w:r>
          </w:hyperlink>
        </w:p>
        <w:p w14:paraId="42C048CC" w14:textId="09645B44" w:rsidR="002C4D33" w:rsidRDefault="002C4D33">
          <w:pPr>
            <w:pStyle w:val="TDC1"/>
            <w:tabs>
              <w:tab w:val="right" w:leader="dot" w:pos="9350"/>
            </w:tabs>
            <w:rPr>
              <w:noProof/>
            </w:rPr>
          </w:pPr>
          <w:hyperlink w:anchor="_Toc240931698" w:history="1">
            <w:r>
              <w:rPr>
                <w:rStyle w:val="Hipervnculo"/>
                <w:b/>
                <w:bCs/>
                <w:noProof/>
              </w:rPr>
              <w:t>Abstract</w:t>
            </w:r>
            <w:r>
              <w:rPr>
                <w:noProof/>
              </w:rPr>
              <w:tab/>
              <w:fldChar w:fldCharType="begin"/>
              <w:instrText xml:space="preserve"> PAGEREF _Toc240931698 \h </w:instrText>
              <w:fldChar w:fldCharType="separate"/>
              <w:t>1</w:t>
              <w:fldChar w:fldCharType="end"/>
            </w:r>
          </w:hyperlink>
        </w:p>
        <w:p w14:paraId="65B59E36" w14:textId="34D7F624" w:rsidR="002C4D33" w:rsidRDefault="002C4D33">
          <w:pPr>
            <w:pStyle w:val="TDC1"/>
            <w:tabs>
              <w:tab w:val="right" w:leader="dot" w:pos="9350"/>
            </w:tabs>
            <w:rPr>
              <w:noProof/>
            </w:rPr>
          </w:pPr>
          <w:hyperlink w:anchor="_Toc240931699" w:history="1">
            <w:r>
              <w:rPr>
                <w:rStyle w:val="Hipervnculo"/>
                <w:b/>
                <w:bCs/>
                <w:noProof/>
              </w:rPr>
              <w:t>Introducción general</w:t>
            </w:r>
            <w:r>
              <w:rPr>
                <w:noProof/>
              </w:rPr>
              <w:tab/>
              <w:fldChar w:fldCharType="begin"/>
              <w:instrText xml:space="preserve"> PAGEREF _Toc240931699 \h </w:instrText>
              <w:fldChar w:fldCharType="separate"/>
              <w:t>1</w:t>
              <w:fldChar w:fldCharType="end"/>
            </w:r>
          </w:hyperlink>
        </w:p>
        <w:p w14:paraId="0383713C" w14:textId="1E0A76DB" w:rsidR="002C4D33" w:rsidRDefault="002C4D33">
          <w:pPr>
            <w:pStyle w:val="TDC2"/>
            <w:tabs>
              <w:tab w:val="right" w:leader="dot" w:pos="9350"/>
            </w:tabs>
            <w:rPr>
              <w:noProof/>
            </w:rPr>
          </w:pPr>
          <w:hyperlink w:anchor="_Toc240931700" w:history="1">
            <w:r>
              <w:rPr>
                <w:rStyle w:val="Hipervnculo"/>
                <w:b/>
                <w:bCs/>
                <w:noProof/>
              </w:rPr>
              <w:t>Nota de fuentes de este avance</w:t>
            </w:r>
            <w:r>
              <w:rPr>
                <w:noProof/>
              </w:rPr>
              <w:tab/>
              <w:fldChar w:fldCharType="begin"/>
              <w:instrText xml:space="preserve"> PAGEREF _Toc240931700 \h </w:instrText>
              <w:fldChar w:fldCharType="separate"/>
              <w:t>1</w:t>
              <w:fldChar w:fldCharType="end"/>
            </w:r>
          </w:hyperlink>
        </w:p>
        <w:p w14:paraId="649BC8B0" w14:textId="187E815B" w:rsidR="002C4D33" w:rsidRDefault="002C4D33">
          <w:pPr>
            <w:pStyle w:val="TDC1"/>
            <w:tabs>
              <w:tab w:val="right" w:leader="dot" w:pos="9350"/>
            </w:tabs>
            <w:rPr>
              <w:noProof/>
            </w:rPr>
          </w:pPr>
          <w:hyperlink w:anchor="_Toc240931701" w:history="1">
            <w:r>
              <w:rPr>
                <w:rStyle w:val="Hipervnculo"/>
                <w:b/>
                <w:bCs/>
                <w:noProof/>
              </w:rPr>
              <w:t>Capítulo I. La prueba indiciaria y el estándar de prueba: marco teórico general</w:t>
            </w:r>
            <w:r>
              <w:rPr>
                <w:noProof/>
              </w:rPr>
              <w:tab/>
              <w:fldChar w:fldCharType="begin"/>
              <w:instrText xml:space="preserve"> PAGEREF _Toc240931701 \h </w:instrText>
              <w:fldChar w:fldCharType="separate"/>
              <w:t>1</w:t>
              <w:fldChar w:fldCharType="end"/>
            </w:r>
          </w:hyperlink>
        </w:p>
        <w:p w14:paraId="476EE320" w14:textId="3B8E25E0" w:rsidR="002C4D33" w:rsidRDefault="002C4D33">
          <w:pPr>
            <w:pStyle w:val="TDC2"/>
            <w:tabs>
              <w:tab w:val="right" w:leader="dot" w:pos="9350"/>
            </w:tabs>
            <w:rPr>
              <w:noProof/>
            </w:rPr>
          </w:pPr>
          <w:hyperlink w:anchor="_Toc240931702" w:history="1">
            <w:r>
              <w:rPr>
                <w:rStyle w:val="Hipervnculo"/>
                <w:b/>
                <w:bCs/>
                <w:noProof/>
              </w:rPr>
              <w:t>1.1. La prueba indiciaria y el método de adminiculación probatoria</w:t>
            </w:r>
            <w:r>
              <w:rPr>
                <w:noProof/>
              </w:rPr>
              <w:tab/>
              <w:fldChar w:fldCharType="begin"/>
              <w:instrText xml:space="preserve"> PAGEREF _Toc240931702 \h </w:instrText>
              <w:fldChar w:fldCharType="separate"/>
              <w:t>1</w:t>
              <w:fldChar w:fldCharType="end"/>
            </w:r>
          </w:hyperlink>
        </w:p>
        <w:p w14:paraId="040C1EA4" w14:textId="2AE01CC3" w:rsidR="002C4D33" w:rsidRDefault="002C4D33">
          <w:pPr>
            <w:pStyle w:val="TDC2"/>
            <w:tabs>
              <w:tab w:val="right" w:leader="dot" w:pos="9350"/>
            </w:tabs>
            <w:rPr>
              <w:noProof/>
            </w:rPr>
          </w:pPr>
          <w:hyperlink w:anchor="_Toc240931703" w:history="1">
            <w:r>
              <w:rPr>
                <w:rStyle w:val="Hipervnculo"/>
                <w:b/>
                <w:bCs/>
                <w:noProof/>
              </w:rPr>
              <w:t>1.2. La distinción entre valoración de la prueba y estándar de prueba</w:t>
            </w:r>
            <w:r>
              <w:rPr>
                <w:noProof/>
              </w:rPr>
              <w:tab/>
              <w:fldChar w:fldCharType="begin"/>
              <w:instrText xml:space="preserve"> PAGEREF _Toc240931703 \h </w:instrText>
              <w:fldChar w:fldCharType="separate"/>
              <w:t>1</w:t>
              <w:fldChar w:fldCharType="end"/>
            </w:r>
          </w:hyperlink>
        </w:p>
        <w:p w14:paraId="60002F26" w14:textId="37CC4CC4" w:rsidR="002C4D33" w:rsidRDefault="002C4D33">
          <w:pPr>
            <w:pStyle w:val="TDC2"/>
            <w:tabs>
              <w:tab w:val="right" w:leader="dot" w:pos="9350"/>
            </w:tabs>
            <w:rPr>
              <w:noProof/>
            </w:rPr>
          </w:pPr>
          <w:hyperlink w:anchor="_Toc240931704" w:history="1">
            <w:r>
              <w:rPr>
                <w:rStyle w:val="Hipervnculo"/>
                <w:b/>
                <w:bCs/>
                <w:noProof/>
              </w:rPr>
              <w:t>1.3. Los requisitos metodológicos de un estándar de prueba válido</w:t>
            </w:r>
            <w:r>
              <w:rPr>
                <w:noProof/>
              </w:rPr>
              <w:tab/>
              <w:fldChar w:fldCharType="begin"/>
              <w:instrText xml:space="preserve"> PAGEREF _Toc240931704 \h </w:instrText>
              <w:fldChar w:fldCharType="separate"/>
              <w:t>1</w:t>
              <w:fldChar w:fldCharType="end"/>
            </w:r>
          </w:hyperlink>
        </w:p>
        <w:p w14:paraId="021DC024" w14:textId="16224FE0" w:rsidR="002C4D33" w:rsidRDefault="002C4D33">
          <w:pPr>
            <w:pStyle w:val="TDC2"/>
            <w:tabs>
              <w:tab w:val="right" w:leader="dot" w:pos="9350"/>
            </w:tabs>
            <w:rPr>
              <w:noProof/>
            </w:rPr>
          </w:pPr>
          <w:hyperlink w:anchor="_Toc240931705" w:history="1">
            <w:r>
              <w:rPr>
                <w:rStyle w:val="Hipervnculo"/>
                <w:b/>
                <w:bCs/>
                <w:noProof/>
              </w:rPr>
              <w:t>Nota de fuentes de este avance</w:t>
            </w:r>
            <w:r>
              <w:rPr>
                <w:noProof/>
              </w:rPr>
              <w:tab/>
              <w:fldChar w:fldCharType="begin"/>
              <w:instrText xml:space="preserve"> PAGEREF _Toc240931705 \h </w:instrText>
              <w:fldChar w:fldCharType="separate"/>
              <w:t>1</w:t>
              <w:fldChar w:fldCharType="end"/>
            </w:r>
          </w:hyperlink>
        </w:p>
        <w:p w14:paraId="4A60D7CE" w14:textId="03454A9B" w:rsidR="002C4D33" w:rsidRDefault="002C4D33">
          <w:pPr>
            <w:pStyle w:val="TDC1"/>
            <w:tabs>
              <w:tab w:val="right" w:leader="dot" w:pos="9350"/>
            </w:tabs>
            <w:rPr>
              <w:noProof/>
            </w:rPr>
          </w:pPr>
          <w:hyperlink w:anchor="_Toc240931706" w:history="1">
            <w:r>
              <w:rPr>
                <w:rStyle w:val="Hipervnculo"/>
                <w:b/>
                <w:bCs/>
                <w:noProof/>
              </w:rPr>
              <w:t>Capítulo II. El puente conceptual entre estándar de prueba y determinancia electoral, y el origen de la cláusula híbrida</w:t>
            </w:r>
            <w:r>
              <w:rPr>
                <w:noProof/>
              </w:rPr>
              <w:tab/>
              <w:fldChar w:fldCharType="begin"/>
              <w:instrText xml:space="preserve"> PAGEREF _Toc240931706 \h </w:instrText>
              <w:fldChar w:fldCharType="separate"/>
              <w:t>1</w:t>
              <w:fldChar w:fldCharType="end"/>
            </w:r>
          </w:hyperlink>
        </w:p>
        <w:p w14:paraId="0043D28F" w14:textId="3DAE09D4" w:rsidR="002C4D33" w:rsidRDefault="002C4D33">
          <w:pPr>
            <w:pStyle w:val="TDC2"/>
            <w:tabs>
              <w:tab w:val="right" w:leader="dot" w:pos="9350"/>
            </w:tabs>
            <w:rPr>
              <w:noProof/>
            </w:rPr>
          </w:pPr>
          <w:hyperlink w:anchor="_Toc240931707" w:history="1">
            <w:r>
              <w:rPr>
                <w:rStyle w:val="Hipervnculo"/>
                <w:b/>
                <w:bCs/>
                <w:noProof/>
              </w:rPr>
              <w:t>2.1. La sana crítica como error de categoría en la doctrina mexicana de la determinancia electoral</w:t>
            </w:r>
            <w:r>
              <w:rPr>
                <w:noProof/>
              </w:rPr>
              <w:tab/>
              <w:fldChar w:fldCharType="begin"/>
              <w:instrText xml:space="preserve"> PAGEREF _Toc240931707 \h </w:instrText>
              <w:fldChar w:fldCharType="separate"/>
              <w:t>1</w:t>
              <w:fldChar w:fldCharType="end"/>
            </w:r>
          </w:hyperlink>
        </w:p>
        <w:p w14:paraId="44F15E76" w14:textId="3BB97360" w:rsidR="002C4D33" w:rsidRDefault="002C4D33">
          <w:pPr>
            <w:pStyle w:val="TDC2"/>
            <w:tabs>
              <w:tab w:val="right" w:leader="dot" w:pos="9350"/>
            </w:tabs>
            <w:rPr>
              <w:noProof/>
            </w:rPr>
          </w:pPr>
          <w:hyperlink w:anchor="_Toc240931708" w:history="1">
            <w:r>
              <w:rPr>
                <w:rStyle w:val="Hipervnculo"/>
                <w:b/>
                <w:bCs/>
                <w:noProof/>
              </w:rPr>
              <w:t>2.2. El origen normativo de la cláusula híbrida: la jurisprudencia 38/2002 y la sentencia SUP-JRC-487/2000</w:t>
            </w:r>
            <w:r>
              <w:rPr>
                <w:noProof/>
              </w:rPr>
              <w:tab/>
              <w:fldChar w:fldCharType="begin"/>
              <w:instrText xml:space="preserve"> PAGEREF _Toc240931708 \h </w:instrText>
              <w:fldChar w:fldCharType="separate"/>
              <w:t>1</w:t>
              <w:fldChar w:fldCharType="end"/>
            </w:r>
          </w:hyperlink>
        </w:p>
        <w:p w14:paraId="7AC1BCA4" w14:textId="1C2961A0" w:rsidR="002C4D33" w:rsidRDefault="002C4D33">
          <w:pPr>
            <w:pStyle w:val="TDC2"/>
            <w:tabs>
              <w:tab w:val="right" w:leader="dot" w:pos="9350"/>
            </w:tabs>
            <w:rPr>
              <w:noProof/>
            </w:rPr>
          </w:pPr>
          <w:hyperlink w:anchor="_Toc240931709" w:history="1">
            <w:r>
              <w:rPr>
                <w:rStyle w:val="Hipervnculo"/>
                <w:b/>
                <w:bCs/>
                <w:noProof/>
              </w:rPr>
              <w:t>2.3. El voto particular de 2000 frente a la sentencia mayoritaria</w:t>
            </w:r>
            <w:r>
              <w:rPr>
                <w:noProof/>
              </w:rPr>
              <w:tab/>
              <w:fldChar w:fldCharType="begin"/>
              <w:instrText xml:space="preserve"> PAGEREF _Toc240931709 \h </w:instrText>
              <w:fldChar w:fldCharType="separate"/>
              <w:t>1</w:t>
              <w:fldChar w:fldCharType="end"/>
            </w:r>
          </w:hyperlink>
        </w:p>
        <w:p w14:paraId="756EDDC1" w14:textId="75A894CA" w:rsidR="002C4D33" w:rsidRDefault="002C4D33">
          <w:pPr>
            <w:pStyle w:val="TDC2"/>
            <w:tabs>
              <w:tab w:val="right" w:leader="dot" w:pos="9350"/>
            </w:tabs>
            <w:rPr>
              <w:noProof/>
            </w:rPr>
          </w:pPr>
          <w:hyperlink w:anchor="_Toc240931710" w:history="1">
            <w:r>
              <w:rPr>
                <w:rStyle w:val="Hipervnculo"/>
                <w:b/>
                <w:bCs/>
                <w:noProof/>
              </w:rPr>
              <w:t>Nota de fuentes y precisión sobre este avance</w:t>
            </w:r>
            <w:r>
              <w:rPr>
                <w:noProof/>
              </w:rPr>
              <w:tab/>
              <w:fldChar w:fldCharType="begin"/>
              <w:instrText xml:space="preserve"> PAGEREF _Toc240931710 \h </w:instrText>
              <w:fldChar w:fldCharType="separate"/>
              <w:t>1</w:t>
              <w:fldChar w:fldCharType="end"/>
            </w:r>
          </w:hyperlink>
        </w:p>
        <w:p w14:paraId="393E30D2" w14:textId="276C203E" w:rsidR="002C4D33" w:rsidRDefault="002C4D33">
          <w:pPr>
            <w:pStyle w:val="TDC1"/>
            <w:tabs>
              <w:tab w:val="right" w:leader="dot" w:pos="9350"/>
            </w:tabs>
            <w:rPr>
              <w:noProof/>
            </w:rPr>
          </w:pPr>
          <w:hyperlink w:anchor="_Toc240931711" w:history="1">
            <w:r>
              <w:rPr>
                <w:rStyle w:val="Hipervnculo"/>
                <w:b/>
                <w:bCs/>
                <w:noProof/>
              </w:rPr>
              <w:t>Capítulo III. La persistencia de la cláusula híbrida veinticinco años después</w:t>
            </w:r>
            <w:r>
              <w:rPr>
                <w:noProof/>
              </w:rPr>
              <w:tab/>
              <w:fldChar w:fldCharType="begin"/>
              <w:instrText xml:space="preserve"> PAGEREF _Toc240931711 \h </w:instrText>
              <w:fldChar w:fldCharType="separate"/>
              <w:t>1</w:t>
              <w:fldChar w:fldCharType="end"/>
            </w:r>
          </w:hyperlink>
        </w:p>
        <w:p w14:paraId="21E3BDEF" w14:textId="60E3ADE6" w:rsidR="002C4D33" w:rsidRDefault="002C4D33">
          <w:pPr>
            <w:pStyle w:val="TDC2"/>
            <w:tabs>
              <w:tab w:val="right" w:leader="dot" w:pos="9350"/>
            </w:tabs>
            <w:rPr>
              <w:noProof/>
            </w:rPr>
          </w:pPr>
          <w:hyperlink w:anchor="_Toc240931712" w:history="1">
            <w:r>
              <w:rPr>
                <w:rStyle w:val="Hipervnculo"/>
                <w:b/>
                <w:bCs/>
                <w:noProof/>
              </w:rPr>
              <w:t>3.1. La fórmula híbrida en la sentencia SUP-JIN-194/2025</w:t>
            </w:r>
            <w:r>
              <w:rPr>
                <w:noProof/>
              </w:rPr>
              <w:tab/>
              <w:fldChar w:fldCharType="begin"/>
              <w:instrText xml:space="preserve"> PAGEREF _Toc240931712 \h </w:instrText>
              <w:fldChar w:fldCharType="separate"/>
              <w:t>1</w:t>
              <w:fldChar w:fldCharType="end"/>
            </w:r>
          </w:hyperlink>
        </w:p>
        <w:p w14:paraId="38FA44E7" w14:textId="3F7D62F7" w:rsidR="002C4D33" w:rsidRDefault="002C4D33">
          <w:pPr>
            <w:pStyle w:val="TDC2"/>
            <w:tabs>
              <w:tab w:val="right" w:leader="dot" w:pos="9350"/>
            </w:tabs>
            <w:rPr>
              <w:noProof/>
            </w:rPr>
          </w:pPr>
          <w:hyperlink w:anchor="_Toc240931713" w:history="1">
            <w:r>
              <w:rPr>
                <w:rStyle w:val="Hipervnculo"/>
                <w:b/>
                <w:bCs/>
                <w:noProof/>
              </w:rPr>
              <w:t>3.2. El voto particular de 2025 frente al de 2000: la aparición de la crítica</w:t>
            </w:r>
            <w:r>
              <w:rPr>
                <w:noProof/>
              </w:rPr>
              <w:tab/>
              <w:fldChar w:fldCharType="begin"/>
              <w:instrText xml:space="preserve"> PAGEREF _Toc240931713 \h </w:instrText>
              <w:fldChar w:fldCharType="separate"/>
              <w:t>1</w:t>
              <w:fldChar w:fldCharType="end"/>
            </w:r>
          </w:hyperlink>
        </w:p>
        <w:p w14:paraId="74322BE7" w14:textId="6B21F5FC" w:rsidR="002C4D33" w:rsidRDefault="002C4D33">
          <w:pPr>
            <w:pStyle w:val="TDC2"/>
            <w:tabs>
              <w:tab w:val="right" w:leader="dot" w:pos="9350"/>
            </w:tabs>
            <w:rPr>
              <w:noProof/>
            </w:rPr>
          </w:pPr>
          <w:hyperlink w:anchor="_Toc240931714" w:history="1">
            <w:r>
              <w:rPr>
                <w:rStyle w:val="Hipervnculo"/>
                <w:b/>
                <w:bCs/>
                <w:noProof/>
              </w:rPr>
              <w:t>3.3. Caracterización teórica de la cláusula del artículo 16 de la LGSMIME como cláusula mixta</w:t>
            </w:r>
            <w:r>
              <w:rPr>
                <w:noProof/>
              </w:rPr>
              <w:tab/>
              <w:fldChar w:fldCharType="begin"/>
              <w:instrText xml:space="preserve"> PAGEREF _Toc240931714 \h </w:instrText>
              <w:fldChar w:fldCharType="separate"/>
              <w:t>1</w:t>
              <w:fldChar w:fldCharType="end"/>
            </w:r>
          </w:hyperlink>
        </w:p>
        <w:p w14:paraId="43CB42E4" w14:textId="7F4D948C" w:rsidR="002C4D33" w:rsidRDefault="002C4D33">
          <w:pPr>
            <w:pStyle w:val="TDC2"/>
            <w:tabs>
              <w:tab w:val="right" w:leader="dot" w:pos="9350"/>
            </w:tabs>
            <w:rPr>
              <w:noProof/>
            </w:rPr>
          </w:pPr>
          <w:hyperlink w:anchor="_Toc240931715" w:history="1">
            <w:r>
              <w:rPr>
                <w:rStyle w:val="Hipervnculo"/>
                <w:b/>
                <w:bCs/>
                <w:noProof/>
              </w:rPr>
              <w:t>Nota de fuentes de este avance</w:t>
            </w:r>
            <w:r>
              <w:rPr>
                <w:noProof/>
              </w:rPr>
              <w:tab/>
              <w:fldChar w:fldCharType="begin"/>
              <w:instrText xml:space="preserve"> PAGEREF _Toc240931715 \h </w:instrText>
              <w:fldChar w:fldCharType="separate"/>
              <w:t>1</w:t>
              <w:fldChar w:fldCharType="end"/>
            </w:r>
          </w:hyperlink>
        </w:p>
        <w:p w14:paraId="67D1F5F9" w14:textId="260D8F0D" w:rsidR="002C4D33" w:rsidRDefault="002C4D33">
          <w:pPr>
            <w:pStyle w:val="TDC1"/>
            <w:tabs>
              <w:tab w:val="right" w:leader="dot" w:pos="9350"/>
            </w:tabs>
            <w:rPr>
              <w:noProof/>
            </w:rPr>
          </w:pPr>
          <w:hyperlink w:anchor="_Toc240931716" w:history="1">
            <w:r>
              <w:rPr>
                <w:rStyle w:val="Hipervnculo"/>
                <w:b/>
                <w:bCs/>
                <w:noProof/>
              </w:rPr>
              <w:t>Capítulo IV. El fundamento metodológico de un estándar de prueba propio para la materia electoral</w:t>
            </w:r>
            <w:r>
              <w:rPr>
                <w:noProof/>
              </w:rPr>
              <w:tab/>
              <w:fldChar w:fldCharType="begin"/>
              <w:instrText xml:space="preserve"> PAGEREF _Toc240931716 \h </w:instrText>
              <w:fldChar w:fldCharType="separate"/>
              <w:t>1</w:t>
              <w:fldChar w:fldCharType="end"/>
            </w:r>
          </w:hyperlink>
        </w:p>
        <w:p w14:paraId="7CD646CB" w14:textId="30A7A6AD" w:rsidR="002C4D33" w:rsidRDefault="002C4D33">
          <w:pPr>
            <w:pStyle w:val="TDC2"/>
            <w:tabs>
              <w:tab w:val="right" w:leader="dot" w:pos="9350"/>
            </w:tabs>
            <w:rPr>
              <w:noProof/>
            </w:rPr>
          </w:pPr>
          <w:hyperlink w:anchor="_Toc240931717" w:history="1">
            <w:r>
              <w:rPr>
                <w:rStyle w:val="Hipervnculo"/>
                <w:b/>
                <w:bCs/>
                <w:noProof/>
              </w:rPr>
              <w:t>4.1. La distribución del riesgo del error como función del estándar de prueba</w:t>
            </w:r>
            <w:r>
              <w:rPr>
                <w:noProof/>
              </w:rPr>
              <w:tab/>
              <w:fldChar w:fldCharType="begin"/>
              <w:instrText xml:space="preserve"> PAGEREF _Toc240931717 \h </w:instrText>
              <w:fldChar w:fldCharType="separate"/>
              <w:t>1</w:t>
              <w:fldChar w:fldCharType="end"/>
            </w:r>
          </w:hyperlink>
        </w:p>
        <w:p w14:paraId="4366C4D2" w14:textId="0863E891" w:rsidR="002C4D33" w:rsidRDefault="002C4D33">
          <w:pPr>
            <w:pStyle w:val="TDC2"/>
            <w:tabs>
              <w:tab w:val="right" w:leader="dot" w:pos="9350"/>
            </w:tabs>
            <w:rPr>
              <w:noProof/>
            </w:rPr>
          </w:pPr>
          <w:hyperlink w:anchor="_Toc240931718" w:history="1">
            <w:r>
              <w:rPr>
                <w:rStyle w:val="Hipervnculo"/>
                <w:b/>
                <w:bCs/>
                <w:noProof/>
              </w:rPr>
              <w:t>4.2. La relatividad del estándar de prueba según los bienes en juego y los costes del error</w:t>
            </w:r>
            <w:r>
              <w:rPr>
                <w:noProof/>
              </w:rPr>
              <w:tab/>
              <w:fldChar w:fldCharType="begin"/>
              <w:instrText xml:space="preserve"> PAGEREF _Toc240931718 \h </w:instrText>
              <w:fldChar w:fldCharType="separate"/>
              <w:t>1</w:t>
              <w:fldChar w:fldCharType="end"/>
            </w:r>
          </w:hyperlink>
        </w:p>
        <w:p w14:paraId="5899757E" w14:textId="056DB327" w:rsidR="002C4D33" w:rsidRDefault="002C4D33">
          <w:pPr>
            <w:pStyle w:val="TDC2"/>
            <w:tabs>
              <w:tab w:val="right" w:leader="dot" w:pos="9350"/>
            </w:tabs>
            <w:rPr>
              <w:noProof/>
            </w:rPr>
          </w:pPr>
          <w:hyperlink w:anchor="_Toc240931719" w:history="1">
            <w:r>
              <w:rPr>
                <w:rStyle w:val="Hipervnculo"/>
                <w:b/>
                <w:bCs/>
                <w:noProof/>
              </w:rPr>
              <w:t>4.3. Los bienes en juego propios del contencioso electoral mexicano</w:t>
            </w:r>
            <w:r>
              <w:rPr>
                <w:noProof/>
              </w:rPr>
              <w:tab/>
              <w:fldChar w:fldCharType="begin"/>
              <w:instrText xml:space="preserve"> PAGEREF _Toc240931719 \h </w:instrText>
              <w:fldChar w:fldCharType="separate"/>
              <w:t>1</w:t>
              <w:fldChar w:fldCharType="end"/>
            </w:r>
          </w:hyperlink>
        </w:p>
        <w:p w14:paraId="123D4E60" w14:textId="7DAD228B" w:rsidR="002C4D33" w:rsidRDefault="002C4D33">
          <w:pPr>
            <w:pStyle w:val="TDC2"/>
            <w:tabs>
              <w:tab w:val="right" w:leader="dot" w:pos="9350"/>
            </w:tabs>
            <w:rPr>
              <w:noProof/>
            </w:rPr>
          </w:pPr>
          <w:hyperlink w:anchor="_Toc240931720" w:history="1">
            <w:r>
              <w:rPr>
                <w:rStyle w:val="Hipervnculo"/>
                <w:b/>
                <w:bCs/>
                <w:noProof/>
              </w:rPr>
              <w:t>Nota de fuentes de este avance</w:t>
            </w:r>
            <w:r>
              <w:rPr>
                <w:noProof/>
              </w:rPr>
              <w:tab/>
              <w:fldChar w:fldCharType="begin"/>
              <w:instrText xml:space="preserve"> PAGEREF _Toc240931720 \h </w:instrText>
              <w:fldChar w:fldCharType="separate"/>
              <w:t>1</w:t>
              <w:fldChar w:fldCharType="end"/>
            </w:r>
          </w:hyperlink>
        </w:p>
        <w:p w14:paraId="54F4660E" w14:textId="5766AC9F" w:rsidR="002C4D33" w:rsidRDefault="002C4D33">
          <w:pPr>
            <w:pStyle w:val="TDC1"/>
            <w:tabs>
              <w:tab w:val="right" w:leader="dot" w:pos="9350"/>
            </w:tabs>
            <w:rPr>
              <w:noProof/>
            </w:rPr>
          </w:pPr>
          <w:hyperlink w:anchor="_Toc240931721" w:history="1">
            <w:r>
              <w:rPr>
                <w:rStyle w:val="Hipervnculo"/>
                <w:b/>
                <w:bCs/>
                <w:noProof/>
              </w:rPr>
              <w:t>Capítulo V. Propuesta de diseño legislativo de un estándar de prueba para el contencioso electoral mexicano</w:t>
            </w:r>
            <w:r>
              <w:rPr>
                <w:noProof/>
              </w:rPr>
              <w:tab/>
              <w:fldChar w:fldCharType="begin"/>
              <w:instrText xml:space="preserve"> PAGEREF _Toc240931721 \h </w:instrText>
              <w:fldChar w:fldCharType="separate"/>
              <w:t>1</w:t>
              <w:fldChar w:fldCharType="end"/>
            </w:r>
          </w:hyperlink>
        </w:p>
        <w:p w14:paraId="3EFC153B" w14:textId="29B80AE1" w:rsidR="002C4D33" w:rsidRDefault="002C4D33">
          <w:pPr>
            <w:pStyle w:val="TDC2"/>
            <w:tabs>
              <w:tab w:val="right" w:leader="dot" w:pos="9350"/>
            </w:tabs>
            <w:rPr>
              <w:noProof/>
            </w:rPr>
          </w:pPr>
          <w:hyperlink w:anchor="_Toc240931722" w:history="1">
            <w:r>
              <w:rPr>
                <w:rStyle w:val="Hipervnculo"/>
                <w:b/>
                <w:bCs/>
                <w:noProof/>
              </w:rPr>
              <w:t>5.1. Criterios para la reforma del artículo 16 de la LGSMIME</w:t>
            </w:r>
            <w:r>
              <w:rPr>
                <w:noProof/>
              </w:rPr>
              <w:tab/>
              <w:fldChar w:fldCharType="begin"/>
              <w:instrText xml:space="preserve"> PAGEREF _Toc240931722 \h </w:instrText>
              <w:fldChar w:fldCharType="separate"/>
              <w:t>1</w:t>
              <w:fldChar w:fldCharType="end"/>
            </w:r>
          </w:hyperlink>
        </w:p>
        <w:p w14:paraId="67C752B8" w14:textId="76E0BB33" w:rsidR="002C4D33" w:rsidRDefault="002C4D33">
          <w:pPr>
            <w:pStyle w:val="TDC2"/>
            <w:tabs>
              <w:tab w:val="right" w:leader="dot" w:pos="9350"/>
            </w:tabs>
            <w:rPr>
              <w:noProof/>
            </w:rPr>
          </w:pPr>
          <w:hyperlink w:anchor="_Toc240931723" w:history="1">
            <w:r>
              <w:rPr>
                <w:rStyle w:val="Hipervnculo"/>
                <w:b/>
                <w:bCs/>
                <w:noProof/>
              </w:rPr>
              <w:t>5.2. Formulación del estándar de prueba propuesto</w:t>
            </w:r>
            <w:r>
              <w:rPr>
                <w:noProof/>
              </w:rPr>
              <w:tab/>
              <w:fldChar w:fldCharType="begin"/>
              <w:instrText xml:space="preserve"> PAGEREF _Toc240931723 \h </w:instrText>
              <w:fldChar w:fldCharType="separate"/>
              <w:t>1</w:t>
              <w:fldChar w:fldCharType="end"/>
            </w:r>
          </w:hyperlink>
        </w:p>
        <w:p w14:paraId="64BD5853" w14:textId="46740AD6" w:rsidR="002C4D33" w:rsidRDefault="002C4D33">
          <w:pPr>
            <w:pStyle w:val="TDC2"/>
            <w:tabs>
              <w:tab w:val="right" w:leader="dot" w:pos="9350"/>
            </w:tabs>
            <w:rPr>
              <w:noProof/>
            </w:rPr>
          </w:pPr>
          <w:hyperlink w:anchor="_Toc240931724" w:history="1">
            <w:r>
              <w:rPr>
                <w:rStyle w:val="Hipervnculo"/>
                <w:b/>
                <w:bCs/>
                <w:noProof/>
              </w:rPr>
              <w:t>5.3. Compatibilidad del estándar propuesto con la naturaleza indiciaria de la prueba electoral</w:t>
            </w:r>
            <w:r>
              <w:rPr>
                <w:noProof/>
              </w:rPr>
              <w:tab/>
              <w:fldChar w:fldCharType="begin"/>
              <w:instrText xml:space="preserve"> PAGEREF _Toc240931724 \h </w:instrText>
              <w:fldChar w:fldCharType="separate"/>
              <w:t>1</w:t>
              <w:fldChar w:fldCharType="end"/>
            </w:r>
          </w:hyperlink>
        </w:p>
        <w:p w14:paraId="4EF24F2E" w14:textId="195E2D16" w:rsidR="002C4D33" w:rsidRDefault="002C4D33">
          <w:pPr>
            <w:pStyle w:val="TDC2"/>
            <w:tabs>
              <w:tab w:val="right" w:leader="dot" w:pos="9350"/>
            </w:tabs>
            <w:rPr>
              <w:noProof/>
            </w:rPr>
          </w:pPr>
          <w:hyperlink w:anchor="_Toc240931725" w:history="1">
            <w:r>
              <w:rPr>
                <w:rStyle w:val="Hipervnculo"/>
                <w:b/>
                <w:bCs/>
                <w:noProof/>
              </w:rPr>
              <w:t>Nota de fuentes de este avance</w:t>
            </w:r>
            <w:r>
              <w:rPr>
                <w:noProof/>
              </w:rPr>
              <w:tab/>
              <w:fldChar w:fldCharType="begin"/>
              <w:instrText xml:space="preserve"> PAGEREF _Toc240931725 \h </w:instrText>
              <w:fldChar w:fldCharType="separate"/>
              <w:t>1</w:t>
              <w:fldChar w:fldCharType="end"/>
            </w:r>
          </w:hyperlink>
        </w:p>
        <w:p w14:paraId="35FB827A" w14:textId="40D4682F" w:rsidR="00A32EF9" w:rsidRDefault="00E354C7">
          <w:r>
            <w:fldChar w:fldCharType="end"/>
          </w:r>
        </w:p>
      </w:sdtContent>
    </w:sdt>
    <w:p w14:paraId="35FB827B" w14:textId="77777777" w:rsidR="00A32EF9" w:rsidRDefault="00E354C7">
      <w:r>
        <w:br w:type="page"/>
      </w:r>
    </w:p>
    <w:p w14:paraId="35FB827C" w14:textId="77777777" w:rsidR="00A32EF9" w:rsidRDefault="00E354C7">
      <w:pPr>
        <w:pStyle w:val="Ttulo1"/>
        <w:spacing w:before="400" w:after="240"/>
      </w:pPr>
      <w:bookmarkStart w:id="3" w:name="_Toc240931699"/>
      <w:r>
        <w:rPr>
          <w:b/>
          <w:bCs/>
        </w:rPr>
        <w:lastRenderedPageBreak/>
        <w:t>Introducción general</w:t>
      </w:r>
      <w:bookmarkEnd w:id="3"/>
    </w:p>
    <w:p w14:paraId="35FB827D" w14:textId="77777777" w:rsidR="00A32EF9" w:rsidRPr="002F44CB" w:rsidRDefault="00E354C7" w:rsidP="002F44CB">
      <w:pPr>
        <w:spacing w:line="360" w:lineRule="auto"/>
        <w:jc w:val="both"/>
        <w:rPr>
          <w:rFonts w:ascii="Arial" w:hAnsi="Arial" w:cs="Arial"/>
          <w:sz w:val="24"/>
          <w:szCs w:val="24"/>
        </w:rPr>
      </w:pPr>
      <w:r>
        <w:rPr>
          <w:rFonts w:ascii="Arial" w:hAnsi="Arial" w:cs="Arial"/>
          <w:sz w:val="24"/>
          <w:szCs w:val="24"/>
        </w:rPr>
        <w:t>La valoración racional de la prueba constituye una de las preocupaciones centrales de la epistemología jurídica contemporánea, que distingue la operación de sopesar el apoyo empírico de una hipótesis fáctica de la operación normativa de fijar el umbral a partir del cual esa hipótesis debe darse por probada. Esta distinción, desarrollada principalmente en la tradición analítica hispanoamericana e italiana, resulta especialmente relevante en aquellas materias donde la prueba disponible es predominantemente indiciaria, como ocurre en el contencioso electoral mexicano, en el que la acreditación de irregularidades determinantes para el resultado de una elección depende, en la mayoría de los casos, de la integración razonada de indicios y no de prueba directa. Dentro de ese contencioso, el artículo 16 de la Ley General del Sistema de Medios de Impugnación en Materia Electoral fija el criterio conforme al cual deben valorarse las pruebas, y lo hace mediante una fórmula que combina un vocabulario racionalista, la lógica, la sana crítica y la experiencia, con un vocabulario psicologista, la convicción del juzgador. Esta investigación estudia esa fórmula y la carencia que encubre.</w:t>
      </w:r>
    </w:p>
    <w:p w14:paraId="35FB827E"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problema que motiva esta investigación consiste en que el artículo 16 de la LGSMIME no fija un estándar de prueba objetivo, y sustituye esa carencia por la apelación a la convicción del juzgador, una condición mental que no admite control intersubjetivo. Esta sustitución compromete la racionalidad del juicio sobre los hechos en el contencioso electoral mexicano, porque remite la suficiencia probatoria a un estado subjetivo del juzgador en lugar de a un criterio objetivo y verificable. De esta constatación se deriva la pregunta general que guía todo el trabajo, en qué medida la ausencia de estándares de prueba objetivos en el artículo 16 de la LGSMIME, y su sustitución por la cláusula psicologista de la convicción, comprometen la racionalidad del juicio sobre los hechos en el contencioso electoral mexicano, y qué diseño legislativo permitiría corregir esa carencia sin sacrificar la naturaleza indiciaria de la prueba disponible en esta materia. Esta pregunta general se desagrega en preguntas específicas relativas al error de categoría entre sana crítica y estándar de prueba, al origen y persistencia histórica de la cláusula híbrida, y al fundamento metodológico que permitiría sostener un estándar propio para la materia electoral.</w:t>
      </w:r>
    </w:p>
    <w:p w14:paraId="35FB827F"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justifica en tres planos. En el plano teórico, tiende un puente entre la teoría analítica del estándar de prueba y la doctrina mexicana sobre la determinancia electoral, dos literaturas que se han desarrollado hasta ahora sin comunicarse entre sí. En el plano práctico, un estándar de prueba explícito aportaría previsibilidad a los partidos políticos y a las personas candidatas sobre la carga probatoria que deben satisfacer, y dotaría a las salas del Tribunal Electoral de un criterio intersubjetivamente controlable para justificar sus decisiones sobre los hechos. En el plano social, la certeza sobre cuándo debe tenerse por probada una irregularidad determinante constituye una condición de legitimidad democrática para las sentencias que anulan o confirman los resultados de una elección, y contribuye a desterrar sospechas de arbitrariedad en su resolución.</w:t>
      </w:r>
    </w:p>
    <w:p w14:paraId="35FB8280"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hipótesis que esta investigación sostiene y pone a prueba a lo largo de sus capítulos afirma que la ausencia de un estándar de prueba objetivo en el artículo 16 de la LGSMIME, y su sustitución por la cláusula psicologista de la convicción, compromete la racionalidad del juicio sobre los hechos en el contencioso electoral mexicano. La investigación sostiene, además, que un diseño legislativo fundado en la relatividad del estándar de prueba según los bienes en juego y los costes específicos del error propios de la materia electoral permite corregir esa carencia sin sacrificar la naturaleza indiciaria de la prueba disponible.</w:t>
      </w:r>
    </w:p>
    <w:p w14:paraId="35FB8281"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El objetivo general de la investigación consiste en diseñar y fundamentar, a partir del diagnóstico de la cláusula psicologista del artículo 16 de la LGSMIME, una propuesta de estándar de prueba objetivo para el contencioso electoral mexicano que sea compatible con la naturaleza indiciaria de la prueba disponible en esta materia. Este objetivo general se despliega en cinco objetivos específicos, que corresponden a la sistematización del marco teórico de la prueba indiciaria y el estándar de prueba, la identificación del error de categoría que sirve de puente conceptual entre esa teoría y la doctrina mexicana de la determinancia electoral, la demostración de la persistencia de la cláusula híbrida a lo largo de veinticinco años de jurisprudencia electoral, la exposición del fundamento metodológico que permite justificar la relatividad del estándar de prueba según los bienes en juego, y la formulación final de una propuesta de diseño legislativo compatible con la prueba indiciaria.</w:t>
      </w:r>
    </w:p>
    <w:p w14:paraId="35FB8282"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lastRenderedPageBreak/>
        <w:t>La investigación se examina desde la epistemología jurídica racionalista de la prueba, que distingue la valoración de la prueba, como operación epistémica, del estándar de prueba, como operación normativa que fija el umbral de suficiencia. Este marco conceptual se apoya principalmente en la obra de Jordi Ferrer Beltrán sobre los requisitos metodológicos de un estándar de prueba válido y sobre la relatividad de ese estándar según los bienes en juego, y dialoga con la tradición racionalista de la prueba representada, entre otros, por Michele Taruffo, así como con la doctrina mexicana sobre la determinancia electoral, que hasta ahora ha abordado su propio problema de suficiencia probatoria sin el aparato conceptual que esa epistemología exige. La investigación no asume que este diálogo esté agotado por la literatura existente, y advierte expresamente, en el desarrollo de sus capítulos, cuándo un planteamiento corresponde a una fuente verificada y cuándo constituye una propuesta original.</w:t>
      </w:r>
    </w:p>
    <w:p w14:paraId="35FB8283"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La estrategia metodológica seguida es de tipo cualitativo, documental y dogmático, con alcance descriptivo y explicativo, y diseño no experimental. La investigación emplea el método comparado frente a la doctrina procesal española, italiana y angloamericana, para contrastar el tratamiento de la sana crítica, la íntima convicción y los estándares de prueba en esas tradiciones con el tratamiento vigente en el derecho electoral mexicano. Se complementa con el análisis de caso sobre la sentencia SUP-JIN-194/2025, y con el análisis comparado de esa sentencia frente a la sentencia SUP-JRC-487/2000, seleccionada por constituir el primer registro documentado de la aplicación judicial de la cláusula híbrida. El análisis documental y jurisprudencial permitió recopilar y sistematizar las sentencias y la jurisprudencia electoral relevantes para esta investigación, y el análisis conceptual permitió descomponer las categorías de sana crítica, convicción, adminiculación y determinancia para evidenciar la falta de correspondencia entre ellas.</w:t>
      </w:r>
    </w:p>
    <w:p w14:paraId="35FB8284" w14:textId="77777777" w:rsidR="00A32EF9" w:rsidRPr="002F44CB" w:rsidRDefault="00E354C7" w:rsidP="002F44CB">
      <w:pPr>
        <w:spacing w:line="360" w:lineRule="auto"/>
        <w:ind w:firstLine="708"/>
        <w:jc w:val="both"/>
        <w:rPr>
          <w:rFonts w:ascii="Arial" w:hAnsi="Arial" w:cs="Arial"/>
          <w:sz w:val="24"/>
          <w:szCs w:val="24"/>
        </w:rPr>
      </w:pPr>
      <w:r>
        <w:rPr>
          <w:rFonts w:ascii="Arial" w:hAnsi="Arial" w:cs="Arial"/>
          <w:sz w:val="24"/>
          <w:szCs w:val="24"/>
        </w:rPr>
        <w:t xml:space="preserve">El trabajo se organiza en cinco capítulos. El Capítulo I sistematiza el marco teórico general de la prueba indiciaria, el método de adminiculación probatoria y la distinción entre valoración de la prueba y estándar de prueba, junto con los requisitos metodológicos que debe satisfacer este último. El Capítulo II identifica el error de categoría entre la sana crítica y el estándar de prueba como puente conceptual hacia la doctrina mexicana de la determinancia electoral, y reconstruye el origen normativo de la </w:t>
        <w:lastRenderedPageBreak/>
        <w:t xml:space="preserve">cláusula híbrida en la sentencia SUP-JRC-487/2000 y en la jurisprudencia 38/2002. El Capítulo III documenta la persistencia de esa cláusula veinticinco años después en la sentencia SUP-JIN-194/2025, contrasta los votos particulares emitidos en ambos extremos temporales, y caracteriza teóricamente la cláusula como una cláusula mixta. El Capítulo IV expone el fundamento metodológico que permite sostener un estándar de prueba propio para la materia electoral, a partir de la función distributiva del riesgo del error y de los bienes en juego específicos de esta materia. El Capítulo V traduce ese fundamento en una propuesta concreta de diseño legislativo para el artículo 16 de la LGSMIME, y examina su compatibilidad con la naturaleza indiciaria de la prueba electoral. Las conclusiones generales cierran el trabajo, verifican la hipótesis planteada en esta introducción, y sintetizan la aportación de la investigación al estado del arte de la epistemología jurídica de la prueba y del derecho electoral mexicano.</w:t>
      </w:r>
    </w:p>
    <w:p w14:paraId="35FB8287" w14:textId="77777777" w:rsidR="00A32EF9" w:rsidRDefault="00E354C7">
      <w:r>
        <w:br w:type="page"/>
      </w:r>
    </w:p>
    <w:p w14:paraId="293D02ED" w14:textId="539214F5" w:rsidR="002C4D33" w:rsidRDefault="00E354C7" w:rsidP="002C4D33">
      <w:pPr>
        <w:pStyle w:val="Ttulo1"/>
        <w:spacing w:before="400" w:after="240"/>
        <w:jc w:val="center"/>
        <w:rPr>
          <w:b/>
          <w:bCs/>
        </w:rPr>
      </w:pPr>
      <w:bookmarkStart w:id="4" w:name="_Toc240931701"/>
      <w:r>
        <w:rPr>
          <w:b/>
          <w:bCs/>
        </w:rPr>
        <w:lastRenderedPageBreak/>
        <w:t>Capítulo I.</w:t>
      </w:r>
    </w:p>
    <w:p w14:paraId="35FB8288" w14:textId="296BD7A8" w:rsidR="00A32EF9" w:rsidRDefault="00E354C7">
      <w:pPr>
        <w:pStyle w:val="Ttulo1"/>
        <w:spacing w:before="400" w:after="240"/>
      </w:pPr>
      <w:r>
        <w:rPr>
          <w:b/>
          <w:bCs/>
        </w:rPr>
        <w:t>La prueba indiciaria y el estándar de prueba: marco teórico general</w:t>
      </w:r>
      <w:bookmarkEnd w:id="4"/>
    </w:p>
    <w:p w14:paraId="35FB8289" w14:textId="77777777" w:rsidR="00A32EF9" w:rsidRPr="002F44CB" w:rsidRDefault="00E354C7">
      <w:pPr>
        <w:spacing w:after="240" w:line="360" w:lineRule="auto"/>
        <w:jc w:val="both"/>
        <w:rPr>
          <w:rFonts w:ascii="Arial" w:hAnsi="Arial" w:cs="Arial"/>
          <w:sz w:val="24"/>
          <w:szCs w:val="24"/>
        </w:rPr>
      </w:pPr>
      <w:r>
        <w:rPr>
          <w:rFonts w:ascii="Arial" w:hAnsi="Arial" w:cs="Arial"/>
          <w:sz w:val="24"/>
          <w:szCs w:val="24"/>
        </w:rPr>
        <w:t>El presente capítulo sistematiza el marco teórico general sobre el que se apoya el resto de la investigación. La prueba indiciaria constituye el punto de partida obligado, en la medida en que el contencioso electoral mexicano resuelve la mayoría de sus controversias fácticas a partir de este tipo de prueba. A partir de esa premisa, el capítulo expone el método de adminiculación probatoria como la técnica mediante la cual los indicios disponibles se integran en un conjunto coherente de elementos de juicio. Enseguida se desarrolla la distinción entre la valoración de la prueba y el estándar de prueba, distinción que resulta indispensable para identificar con precisión el problema que se plantea en los capítulos siguientes. Finalmente se exponen los requisitos metodológicos que debe satisfacer un estándar de prueba para ser considerado válido conforme a la epistemología jurídica racionalista. Esta secuencia expositiva avanza de lo general a lo particular. Con ello se prepara el terreno conceptual para el diagnóstico crítico que se desarrolla en el capítulo segundo.</w:t>
      </w:r>
    </w:p>
    <w:p w14:paraId="35FB828A" w14:textId="77777777" w:rsidR="00A32EF9" w:rsidRDefault="00E354C7">
      <w:pPr>
        <w:pStyle w:val="Ttulo2"/>
        <w:spacing w:before="300" w:after="180"/>
      </w:pPr>
      <w:bookmarkStart w:id="5" w:name="_Toc240931702"/>
      <w:r>
        <w:rPr>
          <w:b/>
          <w:bCs/>
        </w:rPr>
        <w:t>1.1. La prueba indiciaria y el método de adminiculación probatoria</w:t>
      </w:r>
      <w:bookmarkEnd w:id="5"/>
    </w:p>
    <w:p w14:paraId="00DCF6A6" w14:textId="11DB6903"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razonamiento indiciario constituye el eje sobre el que descansa la presente investigación. Su estudio exige reconstruir tres planos que suelen confundirse en la práctica forense. El primero es el plano dogmático, relativo al concepto de indicio y a su lugar dentro de la teoría de la prueba. El segundo es el plano epistemológico, que explica por qué un hecho conocido autoriza a afirmar otro desconocido. El tercero es el plano jurisprudencial, que muestra cómo los tribunales mexicanos han institucionalizado ese razonamiento bajo el nombre de adminiculación. Cada plano responde a una pregunta distinta. Por ello, el presente apartado los examina de manera sucesiva y luego los integra. El recorrido parte de la doctrina decimonónica, transita por la epistemología jurídica contemporánea y llega a los criterios del Tribunal Electoral del Poder Judicial de la Federación. Después examina las críticas al uso forense de la adminiculación y la deslinda del estándar de prueba. Un caso hipotético cierra el apartado. </w:t>
      </w:r>
    </w:p>
    <w:p w14:paraId="3926A04C"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dogmático comienza con la historia del indicio. Esa historia es inseparable de la historia de la prueba legal. En el derecho común europeo el indicio no podía fundar por sí solo una condena. Mittermaier documentó que la </w:t>
      </w:r>
      <w:r>
        <w:rPr>
          <w:rFonts w:ascii="Arial" w:eastAsia="Arial" w:hAnsi="Arial" w:cs="Arial"/>
          <w:i/>
          <w:iCs/>
          <w:sz w:val="24"/>
          <w:szCs w:val="24"/>
        </w:rPr>
        <w:t xml:space="preserve">Constitutio Criminalis Carolina</w:t>
      </w:r>
      <w:r>
        <w:rPr>
          <w:rFonts w:ascii="Arial" w:eastAsia="Arial" w:hAnsi="Arial" w:cs="Arial"/>
          <w:sz w:val="24"/>
          <w:szCs w:val="24"/>
        </w:rPr>
        <w:t xml:space="preserve"> instruía a los jueces sobre cómo averiguar los indicios y qué partido sacar de ellos.</w:t>
      </w:r>
      <w:r>
        <w:rPr>
          <w:rFonts w:ascii="Arial" w:eastAsia="Arial" w:hAnsi="Arial" w:cs="Arial"/>
          <w:sz w:val="24"/>
          <w:szCs w:val="24"/>
          <w:vertAlign w:val="superscript"/>
        </w:rPr>
        <w:footnoteReference w:id="1"/>
      </w:r>
      <w:r>
        <w:rPr>
          <w:rFonts w:ascii="Arial" w:eastAsia="Arial" w:hAnsi="Arial" w:cs="Arial"/>
          <w:sz w:val="24"/>
          <w:szCs w:val="24"/>
        </w:rPr>
        <w:t xml:space="preserve"> Sin embargo, esa misma legislación negaba que los indicios bastaran para condenar, por numerosos y poderosos que fueran. Su función procesal era otra. Los indicios legítimos y debidamente comprobados autorizaban la aplicación del tormento. En consecuencia, el indicio operaba como antesala de la confesión y no como prueba autónoma. Esta subordinación explica la desconfianza histórica hacia la prueba indirecta. Dicha desconfianza sobrevivió incluso a la abolición de la tortura judicial.</w:t>
      </w:r>
    </w:p>
    <w:p w14:paraId="19E04F5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la abolición del tormento, la prueba por indicios quedó atrapada en trabas demasiado estrechas. Mittermaier relata que las leyes alemanas de su tiempo resolvieron el problema mediante la pena extraordinaria.</w:t>
      </w:r>
      <w:r>
        <w:rPr>
          <w:rFonts w:ascii="Arial" w:eastAsia="Arial" w:hAnsi="Arial" w:cs="Arial"/>
          <w:sz w:val="24"/>
          <w:szCs w:val="24"/>
          <w:vertAlign w:val="superscript"/>
        </w:rPr>
        <w:footnoteReference w:id="2"/>
      </w:r>
      <w:r>
        <w:rPr>
          <w:rFonts w:ascii="Arial" w:eastAsia="Arial" w:hAnsi="Arial" w:cs="Arial"/>
          <w:sz w:val="24"/>
          <w:szCs w:val="24"/>
        </w:rPr>
        <w:t xml:space="preserve"> El legislador consideraba que solo la prueba natural podía motivar con seguridad una condena ordinaria. Por esa razón, el concurso de indicios solo permitía imponer penas atenuadas. El Código bávaro formuló el sistema más completo de su época. Definió el indicio, lo dividió en categorías y fijó condiciones severas para su eficacia. Aun así, excluyó la pena de muerte cuando la condena descansaba en indicios. Frente a este panorama, Mittermaier propuso una tesis más audaz. Sostuvo que el convencimiento derivado del concurso de indicios no difiere en esencia del que producen la confesión o los testigos.</w:t>
      </w:r>
      <w:r>
        <w:rPr>
          <w:rFonts w:ascii="Arial" w:eastAsia="Arial" w:hAnsi="Arial" w:cs="Arial"/>
          <w:sz w:val="24"/>
          <w:szCs w:val="24"/>
          <w:vertAlign w:val="superscript"/>
        </w:rPr>
        <w:footnoteReference w:id="3"/>
      </w:r>
    </w:p>
    <w:p w14:paraId="4D516EC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esa tesis, Mittermaier elaboró una definición que conserva vigencia. El indicio es un hecho en relación tan íntima con otro que el juez llega del primero al segundo por una conclusión natural.</w:t>
      </w:r>
      <w:r>
        <w:rPr>
          <w:rFonts w:ascii="Arial" w:eastAsia="Arial" w:hAnsi="Arial" w:cs="Arial"/>
          <w:sz w:val="24"/>
          <w:szCs w:val="24"/>
          <w:vertAlign w:val="superscript"/>
        </w:rPr>
        <w:footnoteReference w:id="4"/>
      </w:r>
      <w:r>
        <w:rPr>
          <w:rFonts w:ascii="Arial" w:eastAsia="Arial" w:hAnsi="Arial" w:cs="Arial"/>
          <w:sz w:val="24"/>
          <w:szCs w:val="24"/>
        </w:rPr>
        <w:t xml:space="preserve"> La definición exige dos hechos. Uno debe estar comprobado. El otro todavía no es manifiesto y se demuestra raciocinando desde el conocido. El autor recurrió a la etimología para ilustrar la idea. El indicio sería el dedo que señala un objeto.</w:t>
      </w:r>
      <w:r>
        <w:rPr>
          <w:rFonts w:ascii="Arial" w:eastAsia="Arial" w:hAnsi="Arial" w:cs="Arial"/>
          <w:sz w:val="24"/>
          <w:szCs w:val="24"/>
          <w:vertAlign w:val="superscript"/>
        </w:rPr>
        <w:footnoteReference w:id="5"/>
      </w:r>
      <w:r>
        <w:rPr>
          <w:rFonts w:ascii="Arial" w:eastAsia="Arial" w:hAnsi="Arial" w:cs="Arial"/>
          <w:sz w:val="24"/>
          <w:szCs w:val="24"/>
        </w:rPr>
        <w:t xml:space="preserve"> Aislado, el indicio contiene un hecho diferente sin mayor </w:t>
        <w:lastRenderedPageBreak/>
        <w:t>importancia. Adquiere relevancia en el momento en que el juez advierte su conexión con otro hecho. Además, su gravedad depende de la certeza de la ley de experiencia que une el hecho primitivo con el desconocido.</w:t>
      </w:r>
    </w:p>
    <w:p w14:paraId="48130FB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Ahora bien, Mittermaier no ignoró la fragilidad de la inferencia. Advirtió que nuestras deducciones descansan siempre en una mera posibilidad.</w:t>
      </w:r>
      <w:r>
        <w:rPr>
          <w:rFonts w:ascii="Arial" w:eastAsia="Arial" w:hAnsi="Arial" w:cs="Arial"/>
          <w:sz w:val="24"/>
          <w:szCs w:val="24"/>
          <w:vertAlign w:val="superscript"/>
        </w:rPr>
        <w:footnoteReference w:id="6"/>
      </w:r>
      <w:r>
        <w:rPr>
          <w:rFonts w:ascii="Arial" w:eastAsia="Arial" w:hAnsi="Arial" w:cs="Arial"/>
          <w:sz w:val="24"/>
          <w:szCs w:val="24"/>
        </w:rPr>
        <w:t xml:space="preserve"> La relación que el juez cree ver entre dos hechos puede ser del todo nula. La coincidencia temporal que atrae la atención puede obedecer a la pura casualidad. Por ello, el autor exigió examinar los indicios de inocencia y los contraindicios.</w:t>
      </w:r>
      <w:r>
        <w:rPr>
          <w:rFonts w:ascii="Arial" w:eastAsia="Arial" w:hAnsi="Arial" w:cs="Arial"/>
          <w:sz w:val="24"/>
          <w:szCs w:val="24"/>
          <w:vertAlign w:val="superscript"/>
        </w:rPr>
        <w:footnoteReference w:id="7"/>
      </w:r>
      <w:r>
        <w:rPr>
          <w:rFonts w:ascii="Arial" w:eastAsia="Arial" w:hAnsi="Arial" w:cs="Arial"/>
          <w:sz w:val="24"/>
          <w:szCs w:val="24"/>
        </w:rPr>
        <w:t xml:space="preserve"> Los contraindicios ofrecen una explicación favorable de los hechos que parecían incriminar al acusado. Así ocurre cuando el poseedor del objeto robado prueba que lo compró a un tercero. Solo tras ensayar inútilmente las explicaciones de descargo puede el juez fijar su convicción.</w:t>
      </w:r>
      <w:r>
        <w:rPr>
          <w:rFonts w:ascii="Arial" w:eastAsia="Arial" w:hAnsi="Arial" w:cs="Arial"/>
          <w:sz w:val="24"/>
          <w:szCs w:val="24"/>
          <w:vertAlign w:val="superscript"/>
        </w:rPr>
        <w:footnoteReference w:id="8"/>
      </w:r>
      <w:r>
        <w:rPr>
          <w:rFonts w:ascii="Arial" w:eastAsia="Arial" w:hAnsi="Arial" w:cs="Arial"/>
          <w:sz w:val="24"/>
          <w:szCs w:val="24"/>
        </w:rPr>
        <w:t xml:space="preserve"> Esta exigencia anticipa el criterio moderno de eliminación de hipótesis alternativas.</w:t>
      </w:r>
    </w:p>
    <w:p w14:paraId="1E4F00B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base, la doctrina procesal del siglo XX afinó la naturaleza lógica del indicio. Carnelutti sostuvo que un hecho no es indicio en sí mismo.</w:t>
      </w:r>
      <w:r>
        <w:rPr>
          <w:rFonts w:ascii="Arial" w:eastAsia="Arial" w:hAnsi="Arial" w:cs="Arial"/>
          <w:sz w:val="24"/>
          <w:szCs w:val="24"/>
          <w:vertAlign w:val="superscript"/>
        </w:rPr>
        <w:footnoteReference w:id="9"/>
      </w:r>
      <w:r>
        <w:rPr>
          <w:rFonts w:ascii="Arial" w:eastAsia="Arial" w:hAnsi="Arial" w:cs="Arial"/>
          <w:sz w:val="24"/>
          <w:szCs w:val="24"/>
        </w:rPr>
        <w:t xml:space="preserve"> Se convierte en indicio cuando una regla de experiencia lo pone en relación lógica con el hecho a probar. De ahí deriva el carácter esencialmente relativo de los indicios. Un mismo dato puede ser indicio en un proceso e irrelevante en otro. Carnelutti añadió una precisión decisiva para esta investigación. Cuando el juez deduce un hecho de una acumulación de indicios, la fuente de presunción no es cada indicio aislado.</w:t>
      </w:r>
      <w:r>
        <w:rPr>
          <w:rFonts w:ascii="Arial" w:eastAsia="Arial" w:hAnsi="Arial" w:cs="Arial"/>
          <w:sz w:val="24"/>
          <w:szCs w:val="24"/>
          <w:vertAlign w:val="superscript"/>
        </w:rPr>
        <w:footnoteReference w:id="10"/>
      </w:r>
      <w:r>
        <w:rPr>
          <w:rFonts w:ascii="Arial" w:eastAsia="Arial" w:hAnsi="Arial" w:cs="Arial"/>
          <w:sz w:val="24"/>
          <w:szCs w:val="24"/>
        </w:rPr>
        <w:t xml:space="preserve"> La fuente de presunción es el conjunto. Con ello el procesalista italiano formuló, en clave dogmática, la intuición que la práctica mexicana denominaría después adminiculación.</w:t>
      </w:r>
    </w:p>
    <w:p w14:paraId="57DBB536"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el tránsito hacia la libre valoración tuvo una expresión legislativa en el ámbito hispánico. Benfeld demostró que la expresión reglas de la sana crítica apareció en el Reglamento del Consejo Real español de 1846.</w:t>
      </w:r>
      <w:r>
        <w:rPr>
          <w:rFonts w:ascii="Arial" w:eastAsia="Arial" w:hAnsi="Arial" w:cs="Arial"/>
          <w:sz w:val="24"/>
          <w:szCs w:val="24"/>
          <w:vertAlign w:val="superscript"/>
        </w:rPr>
        <w:footnoteReference w:id="11"/>
      </w:r>
      <w:r>
        <w:rPr>
          <w:rFonts w:ascii="Arial" w:eastAsia="Arial" w:hAnsi="Arial" w:cs="Arial"/>
          <w:sz w:val="24"/>
          <w:szCs w:val="24"/>
        </w:rPr>
        <w:t xml:space="preserve"> Su artículo 148 permitía calificar el dicho de los testigos conforme a esas reglas. La fórmula pasó después al artículo 317 de la Ley de Enjuiciamiento Civil de 1855. Según Benfeld, su propósito fue </w:t>
        <w:lastRenderedPageBreak/>
        <w:t>liberar al juez de ponderar a los testigos en razón de su número. Esta genealogía importa porque el artículo 16 de la ley electoral mexicana reproduce la misma tríada de lógica, sana crítica y experiencia. Devis Echandía precisó el alcance de esa libertad. La apreciación razonada no equivale a una libertad arbitraria.</w:t>
      </w:r>
      <w:r>
        <w:rPr>
          <w:rFonts w:ascii="Arial" w:eastAsia="Arial" w:hAnsi="Arial" w:cs="Arial"/>
          <w:sz w:val="24"/>
          <w:szCs w:val="24"/>
          <w:vertAlign w:val="superscript"/>
        </w:rPr>
        <w:footnoteReference w:id="12"/>
      </w:r>
      <w:r>
        <w:rPr>
          <w:rFonts w:ascii="Arial" w:eastAsia="Arial" w:hAnsi="Arial" w:cs="Arial"/>
          <w:sz w:val="24"/>
          <w:szCs w:val="24"/>
        </w:rPr>
        <w:t xml:space="preserve"> El juez queda sujeto a las reglas de la lógica y a la obligación de motivar su conclusión.</w:t>
      </w:r>
    </w:p>
    <w:p w14:paraId="08C0CFC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Precisado su origen, el indicio debe distinguirse de las figuras con las que suele confundirse. La práctica judicial utiliza como sinónimos los términos indicio, presunción y prueba circunstancial. Esta indistinción tiene raíces antiguas. Mittermaier afirmó que indicio y presunción eran expresiones sinónimas en el fondo.</w:t>
      </w:r>
      <w:r>
        <w:rPr>
          <w:rFonts w:ascii="Arial" w:eastAsia="Arial" w:hAnsi="Arial" w:cs="Arial"/>
          <w:sz w:val="24"/>
          <w:szCs w:val="24"/>
          <w:vertAlign w:val="superscript"/>
        </w:rPr>
        <w:footnoteReference w:id="13"/>
      </w:r>
      <w:r>
        <w:rPr>
          <w:rFonts w:ascii="Arial" w:eastAsia="Arial" w:hAnsi="Arial" w:cs="Arial"/>
          <w:sz w:val="24"/>
          <w:szCs w:val="24"/>
        </w:rPr>
        <w:t xml:space="preserve"> Añadió que prácticos y legisladores las empleaban de manera indiferente. La doctrina posterior se dividió frente a esa sinonimia. Cortés Coto sistematizó las dos posiciones principales.</w:t>
      </w:r>
      <w:r>
        <w:rPr>
          <w:rFonts w:ascii="Arial" w:eastAsia="Arial" w:hAnsi="Arial" w:cs="Arial"/>
          <w:sz w:val="24"/>
          <w:szCs w:val="24"/>
          <w:vertAlign w:val="superscript"/>
        </w:rPr>
        <w:footnoteReference w:id="14"/>
      </w:r>
      <w:r>
        <w:rPr>
          <w:rFonts w:ascii="Arial" w:eastAsia="Arial" w:hAnsi="Arial" w:cs="Arial"/>
          <w:sz w:val="24"/>
          <w:szCs w:val="24"/>
        </w:rPr>
        <w:t xml:space="preserve"> Una corriente, representada por Reyes Alvarado, identifica ambas figuras por compartir la misma estructura. La corriente mayoritaria, atribuida a Framarino dei Malatesta y a Devis Echandía, las distingue. Según esta última, el indicio es el hecho conocido y la presunción judicial es el argumento lógico que permite valorarlo.</w:t>
      </w:r>
    </w:p>
    <w:p w14:paraId="67EF147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epistemología jurídica contemporánea ofrece una distinción más precisa. González Lagier reconstruye la inferencia probatoria con tres elementos.</w:t>
      </w:r>
      <w:r>
        <w:rPr>
          <w:rFonts w:ascii="Arial" w:eastAsia="Arial" w:hAnsi="Arial" w:cs="Arial"/>
          <w:sz w:val="24"/>
          <w:szCs w:val="24"/>
          <w:vertAlign w:val="superscript"/>
        </w:rPr>
        <w:footnoteReference w:id="15"/>
      </w:r>
      <w:r>
        <w:rPr>
          <w:rFonts w:ascii="Arial" w:eastAsia="Arial" w:hAnsi="Arial" w:cs="Arial"/>
          <w:sz w:val="24"/>
          <w:szCs w:val="24"/>
        </w:rPr>
        <w:t xml:space="preserve"> Los hechos probatorios funcionan como razones. El hecho a probar funciona como pretensión o hipótesis. El enlace entre ambos funciona como garantía. Esa garantía puede consistir en máximas de experiencia, en presunciones o en definiciones.</w:t>
      </w:r>
      <w:r>
        <w:rPr>
          <w:rFonts w:ascii="Arial" w:eastAsia="Arial" w:hAnsi="Arial" w:cs="Arial"/>
          <w:sz w:val="24"/>
          <w:szCs w:val="24"/>
          <w:vertAlign w:val="superscript"/>
        </w:rPr>
        <w:footnoteReference w:id="16"/>
      </w:r>
      <w:r>
        <w:rPr>
          <w:rFonts w:ascii="Arial" w:eastAsia="Arial" w:hAnsi="Arial" w:cs="Arial"/>
          <w:sz w:val="24"/>
          <w:szCs w:val="24"/>
        </w:rPr>
        <w:t xml:space="preserve"> La máxima de experiencia adopta la forma de un enunciado probabilístico. Si ocurre X, entonces probablemente ocurre Y. La presunción adopta una forma distinta. Si ocurre X, entonces debe tenerse por probado Y.</w:t>
      </w:r>
    </w:p>
    <w:p w14:paraId="59F06AD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lo anterior se desprende la diferencia de fondo entre máxima de experiencia y presunción. Para González Lagier, las presunciones son enunciados revestidos de autoridad.</w:t>
      </w:r>
      <w:r>
        <w:rPr>
          <w:rFonts w:ascii="Arial" w:eastAsia="Arial" w:hAnsi="Arial" w:cs="Arial"/>
          <w:sz w:val="24"/>
          <w:szCs w:val="24"/>
          <w:vertAlign w:val="superscript"/>
        </w:rPr>
        <w:footnoteReference w:id="17"/>
      </w:r>
      <w:r>
        <w:rPr>
          <w:rFonts w:ascii="Arial" w:eastAsia="Arial" w:hAnsi="Arial" w:cs="Arial"/>
          <w:sz w:val="24"/>
          <w:szCs w:val="24"/>
        </w:rPr>
        <w:t xml:space="preserve"> Las máximas de experiencia, en cambio, carecen de esa autoridad y valen solo por su fundamento empírico. Las presunciones pueden verse como máximas institucionalizadas.</w:t>
      </w:r>
      <w:r>
        <w:rPr>
          <w:rFonts w:ascii="Arial" w:eastAsia="Arial" w:hAnsi="Arial" w:cs="Arial"/>
          <w:sz w:val="24"/>
          <w:szCs w:val="24"/>
          <w:vertAlign w:val="superscript"/>
        </w:rPr>
        <w:footnoteReference w:id="18"/>
      </w:r>
      <w:r>
        <w:rPr>
          <w:rFonts w:ascii="Arial" w:eastAsia="Arial" w:hAnsi="Arial" w:cs="Arial"/>
          <w:sz w:val="24"/>
          <w:szCs w:val="24"/>
        </w:rPr>
        <w:t xml:space="preserve"> Si su fundamento es cognoscitivo, también deben apoyarse en una inducción sólida. En consecuencia, el indicio no es la presunción ni la inferencia. El indicio es la materia prima de la inferencia. La presunción, o la máxima de experiencia, es la regla que autoriza el paso. La inferencia es la operación que realiza ese paso.</w:t>
      </w:r>
    </w:p>
    <w:p w14:paraId="773FF65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Aunado a lo anterior, Igartua Salaverría introduce una distinción terminológica de gran utilidad analítica. Diferencia la prueba de indicios de la prueba por indicios.</w:t>
      </w:r>
      <w:r>
        <w:rPr>
          <w:rFonts w:ascii="Arial" w:eastAsia="Arial" w:hAnsi="Arial" w:cs="Arial"/>
          <w:sz w:val="24"/>
          <w:szCs w:val="24"/>
          <w:vertAlign w:val="superscript"/>
        </w:rPr>
        <w:footnoteReference w:id="19"/>
      </w:r>
      <w:r>
        <w:rPr>
          <w:rFonts w:ascii="Arial" w:eastAsia="Arial" w:hAnsi="Arial" w:cs="Arial"/>
          <w:sz w:val="24"/>
          <w:szCs w:val="24"/>
        </w:rPr>
        <w:t xml:space="preserve"> En la primera, el indicio es el hecho que será objeto de prueba. En la segunda, el indicio se convierte en elemento de prueba de otro hecho. Por tanto, el recorrido indiciario completo tiene dos tramos. El primero va del medio de prueba al hecho intermedio. El segundo va del hecho intermedio al hecho principal. Cada tramo exige su propia justificación. Esta distinción coincide con la de Carnelutti, quien consideró el indicio a la vez como tema y como fuente de prueba.</w:t>
      </w:r>
      <w:r>
        <w:rPr>
          <w:rFonts w:ascii="Arial" w:eastAsia="Arial" w:hAnsi="Arial" w:cs="Arial"/>
          <w:sz w:val="24"/>
          <w:szCs w:val="24"/>
          <w:vertAlign w:val="superscript"/>
        </w:rPr>
        <w:footnoteReference w:id="20"/>
      </w:r>
    </w:p>
    <w:p w14:paraId="6BD9B2C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Bajo esa lógica, la distinción tradicional entre prueba directa e indirecta pierde nitidez. Gascón Abellán advierte que, si se atiende al carácter mediato del conocimiento, todas las pruebas de hechos pasados son indirectas.</w:t>
      </w:r>
      <w:r>
        <w:rPr>
          <w:rFonts w:ascii="Arial" w:eastAsia="Arial" w:hAnsi="Arial" w:cs="Arial"/>
          <w:sz w:val="24"/>
          <w:szCs w:val="24"/>
          <w:vertAlign w:val="superscript"/>
        </w:rPr>
        <w:footnoteReference w:id="21"/>
      </w:r>
      <w:r>
        <w:rPr>
          <w:rFonts w:ascii="Arial" w:eastAsia="Arial" w:hAnsi="Arial" w:cs="Arial"/>
          <w:sz w:val="24"/>
          <w:szCs w:val="24"/>
        </w:rPr>
        <w:t xml:space="preserve"> Solo la observación inmediata del juez sería prueba directa en sentido estricto. González Lagier llega a una conclusión semejante. Incluso el testimonio exige inferir la credibilidad del testigo y descartar errores de percepción e interpretación.</w:t>
      </w:r>
      <w:r>
        <w:rPr>
          <w:rFonts w:ascii="Arial" w:eastAsia="Arial" w:hAnsi="Arial" w:cs="Arial"/>
          <w:sz w:val="24"/>
          <w:szCs w:val="24"/>
          <w:vertAlign w:val="superscript"/>
        </w:rPr>
        <w:footnoteReference w:id="22"/>
      </w:r>
      <w:r>
        <w:rPr>
          <w:rFonts w:ascii="Arial" w:eastAsia="Arial" w:hAnsi="Arial" w:cs="Arial"/>
          <w:sz w:val="24"/>
          <w:szCs w:val="24"/>
        </w:rPr>
        <w:t xml:space="preserve"> De ahí que la diferencia entre prueba directa e indirecta sea de grado. Depende del número de inferencias y de la evidencia de las máximas empleadas. Igartua matiza esta tesis. Sostiene que la diferencia no radica en el número de inferencias sino en el tipo de enlace.</w:t>
      </w:r>
      <w:r>
        <w:rPr>
          <w:rFonts w:ascii="Arial" w:eastAsia="Arial" w:hAnsi="Arial" w:cs="Arial"/>
          <w:sz w:val="24"/>
          <w:szCs w:val="24"/>
          <w:vertAlign w:val="superscript"/>
        </w:rPr>
        <w:footnoteReference w:id="23"/>
      </w:r>
      <w:r>
        <w:rPr>
          <w:rFonts w:ascii="Arial" w:eastAsia="Arial" w:hAnsi="Arial" w:cs="Arial"/>
          <w:sz w:val="24"/>
          <w:szCs w:val="24"/>
        </w:rPr>
        <w:t xml:space="preserve"> El testimonio creído conduce de modo </w:t>
        <w:lastRenderedPageBreak/>
        <w:t>automático al hecho narrado, mientras que el indicio requiere una regularidad empírica de fuerza variable.</w:t>
      </w:r>
    </w:p>
    <w:p w14:paraId="19AC7A66" w14:textId="77777777" w:rsidR="00816622" w:rsidRPr="00816622" w:rsidRDefault="00816622" w:rsidP="00816622">
      <w:pPr>
        <w:spacing w:line="360" w:lineRule="auto"/>
        <w:rPr>
          <w:rFonts w:ascii="Arial" w:eastAsia="Arial" w:hAnsi="Arial" w:cs="Arial"/>
          <w:sz w:val="24"/>
          <w:szCs w:val="24"/>
        </w:rPr>
      </w:pPr>
    </w:p>
    <w:tbl>
      <w:tblPr>
        <w:tblW w:w="8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200"/>
        <w:gridCol w:w="2238"/>
        <w:gridCol w:w="2500"/>
      </w:tblGrid>
      <w:tr w:rsidR="00816622" w:rsidRPr="00816622" w14:paraId="463C0091" w14:textId="77777777" w:rsidTr="004F2C30">
        <w:trPr>
          <w:cantSplit/>
          <w:tblHeader/>
          <w:jc w:val="cent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E06982"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Componente</w:t>
            </w:r>
          </w:p>
        </w:tc>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43C5A86"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Función en la inferencia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A69864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Forma lógica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1C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control</w:t>
            </w:r>
          </w:p>
        </w:tc>
      </w:tr>
      <w:tr w:rsidR="00816622" w:rsidRPr="00816622" w14:paraId="33D5CF9A"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EE9F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 o hecho base</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624B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Razón o premisa fáctica del argumento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E42CC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Enunciado sobre un hecho acreditado en el expediente</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965F6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Fiabilidad del medio que lo acredita y cadena de inferencias previa</w:t>
            </w:r>
          </w:p>
        </w:tc>
      </w:tr>
      <w:tr w:rsidR="00816622" w:rsidRPr="00816622" w14:paraId="0D1A3D97"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8A05B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Máxima de experiencia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ADF6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de carácter empírico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285D2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probablemente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ACE5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Fundamento inductivo y grado de probabilidad causal</w:t>
            </w:r>
          </w:p>
        </w:tc>
      </w:tr>
      <w:tr w:rsidR="00816622" w:rsidRPr="00816622" w14:paraId="20775733"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B991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Presunción legal o jurisprudencial</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D941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Garantía revestida de autoridad</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C80BA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Si X, entonces se tiene por probado Y</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73EDD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Validez normativa y, en su caso, fundamento cognoscitivo</w:t>
            </w:r>
          </w:p>
        </w:tc>
      </w:tr>
      <w:tr w:rsidR="00816622" w:rsidRPr="00816622" w14:paraId="15C89930" w14:textId="77777777" w:rsidTr="004F2C30">
        <w:trPr>
          <w:cantSplit/>
          <w:jc w:val="center"/>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59051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Inferencia probatoria</w:t>
            </w:r>
          </w:p>
        </w:tc>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23FF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Operación que enlaza razones e hipótesis</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1BC5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Paso de los hechos probatorios al hecho a probar</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D43A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Coherencia, no refutación y eliminación de hipótesis alternativas</w:t>
            </w:r>
          </w:p>
        </w:tc>
      </w:tr>
    </w:tbl>
    <w:p w14:paraId="4BA9792A"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1. Componentes del razonamiento indiciario. Elaboración propia con base en González Lagier, Quaestio facti, pp. 55-62 y 80-91, e Igartua Salaverría, Indicios, duda razonable, prueba científica, pp. 42-46.</w:t>
      </w:r>
    </w:p>
    <w:p w14:paraId="3F9A18F9" w14:textId="77777777" w:rsidR="00816622" w:rsidRPr="00816622" w:rsidRDefault="00816622" w:rsidP="00816622">
      <w:pPr>
        <w:spacing w:line="360" w:lineRule="auto"/>
        <w:rPr>
          <w:rFonts w:ascii="Arial" w:eastAsia="Arial" w:hAnsi="Arial" w:cs="Arial"/>
          <w:sz w:val="24"/>
          <w:szCs w:val="24"/>
        </w:rPr>
      </w:pPr>
    </w:p>
    <w:p w14:paraId="15BCE4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tabla anterior sintetiza la distinción adoptada en esta investigación. Su utilidad no es meramente terminológica. Cada componente admite un control distinto. El hecho base se controla por la fiabilidad del medio que lo acredita. La regla de enlace se controla por su fundamento empírico o normativo. La inferencia se controla por su coherencia y por la eliminación de alternativas. En consecuencia, una sentencia que fusiona los tres componentes impide saber cuál de ellos falló. Esta observación anticipa la primera de las críticas que se formulan más adelante.</w:t>
      </w:r>
    </w:p>
    <w:p w14:paraId="42308E8E"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Delimitado el concepto, cabe examinar las clases de indicios. La doctrina clásica los clasificó según la fuerza de su enlace con el hecho a probar. La distinción más difundida separa los indicios necesarios de los contingentes. Según la exposición de Cortés Coto, Framarino dei Malatesta definió los necesarios como aquellos que revelan una causa determinada mediante una relación constante de </w:t>
        <w:lastRenderedPageBreak/>
        <w:t>causalidad.</w:t>
      </w:r>
      <w:r>
        <w:rPr>
          <w:rFonts w:ascii="Arial" w:eastAsia="Arial" w:hAnsi="Arial" w:cs="Arial"/>
          <w:sz w:val="24"/>
          <w:szCs w:val="24"/>
          <w:vertAlign w:val="superscript"/>
        </w:rPr>
        <w:footnoteReference w:id="24"/>
      </w:r>
      <w:r>
        <w:rPr>
          <w:rFonts w:ascii="Arial" w:eastAsia="Arial" w:hAnsi="Arial" w:cs="Arial"/>
          <w:sz w:val="24"/>
          <w:szCs w:val="24"/>
        </w:rPr>
        <w:t xml:space="preserve"> Los contingentes, en cambio, revelan de modo más o menos probable cierta causa o efecto.</w:t>
      </w:r>
      <w:r>
        <w:rPr>
          <w:rFonts w:ascii="Arial" w:eastAsia="Arial" w:hAnsi="Arial" w:cs="Arial"/>
          <w:sz w:val="24"/>
          <w:szCs w:val="24"/>
          <w:vertAlign w:val="superscript"/>
        </w:rPr>
        <w:footnoteReference w:id="25"/>
      </w:r>
      <w:r>
        <w:rPr>
          <w:rFonts w:ascii="Arial" w:eastAsia="Arial" w:hAnsi="Arial" w:cs="Arial"/>
          <w:sz w:val="24"/>
          <w:szCs w:val="24"/>
        </w:rPr>
        <w:t xml:space="preserve"> Los indicios necesarios son sumamente raros. Cuando existen, suelen apoyarse en reglas científicas o técnicas. Por ello constituyen la única excepción a la exigencia de pluralidad. La inmensa mayoría de los indicios con los que trabaja un tribunal son contingentes.</w:t>
      </w:r>
    </w:p>
    <w:p w14:paraId="5BD9A25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No obstante, Carnelutti cuestionó el valor teórico de estas clasificaciones. Afirmó que las fuentes de presunción no se prestan a análisis ni a clasificaciones.</w:t>
      </w:r>
      <w:r>
        <w:rPr>
          <w:rFonts w:ascii="Arial" w:eastAsia="Arial" w:hAnsi="Arial" w:cs="Arial"/>
          <w:sz w:val="24"/>
          <w:szCs w:val="24"/>
          <w:vertAlign w:val="superscript"/>
        </w:rPr>
        <w:footnoteReference w:id="26"/>
      </w:r>
      <w:r>
        <w:rPr>
          <w:rFonts w:ascii="Arial" w:eastAsia="Arial" w:hAnsi="Arial" w:cs="Arial"/>
          <w:sz w:val="24"/>
          <w:szCs w:val="24"/>
        </w:rPr>
        <w:t xml:space="preserve"> La conocida división entre presunciones necesarias, violentas, probables y temerarias no se refiere al indicio en sí. Se refiere al indicio contemplado en relación con un tema de prueba determinado. Dicho de otro modo, la clasificación mide el valor probatorio y no la naturaleza del indicio. Igartua recoge una tipología más fina, construida por la doctrina italiana a partir de la eficacia probatoria.</w:t>
      </w:r>
      <w:r>
        <w:rPr>
          <w:rFonts w:ascii="Arial" w:eastAsia="Arial" w:hAnsi="Arial" w:cs="Arial"/>
          <w:sz w:val="24"/>
          <w:szCs w:val="24"/>
          <w:vertAlign w:val="superscript"/>
        </w:rPr>
        <w:footnoteReference w:id="27"/>
      </w:r>
      <w:r>
        <w:rPr>
          <w:rFonts w:ascii="Arial" w:eastAsia="Arial" w:hAnsi="Arial" w:cs="Arial"/>
          <w:sz w:val="24"/>
          <w:szCs w:val="24"/>
        </w:rPr>
        <w:t xml:space="preserve"> Distingue indicios equiprobables, indicios de probabilidad prevalente, indicios cualificados e indicios necesarios. Esta escala tiene una ventaja metodológica. Obliga a precisar cuántas hipótesis rivales deja abiertas cada indicio.</w:t>
      </w:r>
    </w:p>
    <w:p w14:paraId="4736E69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A partir de estas clasificaciones se explica la exigencia de pluralidad. Si el indicio contingente solo engendra probabilidad, un indicio aislado no puede fundar la certeza exigida para decidir. Mittermaier ya consideraba indispensable el concurso de varios indicios.</w:t>
      </w:r>
      <w:r>
        <w:rPr>
          <w:rFonts w:ascii="Arial" w:eastAsia="Arial" w:hAnsi="Arial" w:cs="Arial"/>
          <w:sz w:val="24"/>
          <w:szCs w:val="24"/>
          <w:vertAlign w:val="superscript"/>
        </w:rPr>
        <w:footnoteReference w:id="28"/>
      </w:r>
      <w:r>
        <w:rPr>
          <w:rFonts w:ascii="Arial" w:eastAsia="Arial" w:hAnsi="Arial" w:cs="Arial"/>
          <w:sz w:val="24"/>
          <w:szCs w:val="24"/>
        </w:rPr>
        <w:t xml:space="preserve"> Refirió que la ley austriaca de 1833 exigía, en principio, la reunión de tres indicios. Sin embargo, el autor advirtió un límite fundamental. Solo cuentan como indicios distintos los que se apoyan en circunstancias distintas e independientes.</w:t>
      </w:r>
      <w:r>
        <w:rPr>
          <w:rFonts w:ascii="Arial" w:eastAsia="Arial" w:hAnsi="Arial" w:cs="Arial"/>
          <w:sz w:val="24"/>
          <w:szCs w:val="24"/>
          <w:vertAlign w:val="superscript"/>
        </w:rPr>
        <w:footnoteReference w:id="29"/>
      </w:r>
      <w:r>
        <w:rPr>
          <w:rFonts w:ascii="Arial" w:eastAsia="Arial" w:hAnsi="Arial" w:cs="Arial"/>
          <w:sz w:val="24"/>
          <w:szCs w:val="24"/>
        </w:rPr>
        <w:t xml:space="preserve"> Un mismo hecho no puede computarse más de una vez, aunque presente diversos aspectos. Gorphe formuló la misma advertencia respecto de las huellas similares.</w:t>
      </w:r>
      <w:r>
        <w:rPr>
          <w:rFonts w:ascii="Arial" w:eastAsia="Arial" w:hAnsi="Arial" w:cs="Arial"/>
          <w:sz w:val="24"/>
          <w:szCs w:val="24"/>
          <w:vertAlign w:val="superscript"/>
        </w:rPr>
        <w:footnoteReference w:id="30"/>
      </w:r>
      <w:r>
        <w:rPr>
          <w:rFonts w:ascii="Arial" w:eastAsia="Arial" w:hAnsi="Arial" w:cs="Arial"/>
          <w:sz w:val="24"/>
          <w:szCs w:val="24"/>
        </w:rPr>
        <w:t xml:space="preserve"> Varios indicios mediatos que repiten la misma presunción solo equivalen a un indicio inmediato.</w:t>
      </w:r>
    </w:p>
    <w:p w14:paraId="2039CF2F"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consecuencia de lo anterior, la pluralidad no es un requisito aritmético. Lo relevante es la independencia de las fuentes y la variedad de los datos. González Lagier </w:t>
        <w:lastRenderedPageBreak/>
        <w:t>sostiene que un solo hecho probatorio muy fiable puede pesar más que varios de escasa fiabilidad.</w:t>
      </w:r>
      <w:r>
        <w:rPr>
          <w:rFonts w:ascii="Arial" w:eastAsia="Arial" w:hAnsi="Arial" w:cs="Arial"/>
          <w:sz w:val="24"/>
          <w:szCs w:val="24"/>
          <w:vertAlign w:val="superscript"/>
        </w:rPr>
        <w:footnoteReference w:id="31"/>
      </w:r>
      <w:r>
        <w:rPr>
          <w:rFonts w:ascii="Arial" w:eastAsia="Arial" w:hAnsi="Arial" w:cs="Arial"/>
          <w:sz w:val="24"/>
          <w:szCs w:val="24"/>
        </w:rPr>
        <w:t xml:space="preserve"> Añade que la variedad de los datos refuerza la confirmación. Siguiendo a Cohen, explica que la diversidad permite eliminar hipótesis alternativas.</w:t>
      </w:r>
      <w:r>
        <w:rPr>
          <w:rFonts w:ascii="Arial" w:eastAsia="Arial" w:hAnsi="Arial" w:cs="Arial"/>
          <w:sz w:val="24"/>
          <w:szCs w:val="24"/>
          <w:vertAlign w:val="superscript"/>
        </w:rPr>
        <w:footnoteReference w:id="32"/>
      </w:r>
      <w:r>
        <w:rPr>
          <w:rFonts w:ascii="Arial" w:eastAsia="Arial" w:hAnsi="Arial" w:cs="Arial"/>
          <w:sz w:val="24"/>
          <w:szCs w:val="24"/>
        </w:rPr>
        <w:t xml:space="preserve"> Ferrer Beltrán adopta la misma regla, tomada de Hempel. La confirmación de una hipótesis depende de la cantidad de datos favorables y también de su variedad.</w:t>
      </w:r>
      <w:r>
        <w:rPr>
          <w:rFonts w:ascii="Arial" w:eastAsia="Arial" w:hAnsi="Arial" w:cs="Arial"/>
          <w:sz w:val="24"/>
          <w:szCs w:val="24"/>
          <w:vertAlign w:val="superscript"/>
        </w:rPr>
        <w:footnoteReference w:id="33"/>
      </w:r>
      <w:r>
        <w:rPr>
          <w:rFonts w:ascii="Arial" w:eastAsia="Arial" w:hAnsi="Arial" w:cs="Arial"/>
          <w:sz w:val="24"/>
          <w:szCs w:val="24"/>
        </w:rPr>
        <w:t xml:space="preserve"> Por esa razón, cada prueba redundante aporta un grado de corroboración decreciente. En síntesis, diez indicios derivados de una misma fuente valen menos que tres indicios independientes.</w:t>
      </w:r>
    </w:p>
    <w:p w14:paraId="64CDEF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la pluralidad, la presencia de contraindicios debilita el conjunto. Mittermaier distinguió dos clases de hechos favorables al acusado.</w:t>
      </w:r>
      <w:r>
        <w:rPr>
          <w:rFonts w:ascii="Arial" w:eastAsia="Arial" w:hAnsi="Arial" w:cs="Arial"/>
          <w:sz w:val="24"/>
          <w:szCs w:val="24"/>
          <w:vertAlign w:val="superscript"/>
        </w:rPr>
        <w:footnoteReference w:id="34"/>
      </w:r>
      <w:r>
        <w:rPr>
          <w:rFonts w:ascii="Arial" w:eastAsia="Arial" w:hAnsi="Arial" w:cs="Arial"/>
          <w:sz w:val="24"/>
          <w:szCs w:val="24"/>
        </w:rPr>
        <w:t xml:space="preserve"> Los primeros impiden atribuirle el hecho. Los segundos ofrecen una explicación inocente de los datos incriminatorios. Devis Echandía, según la exposición de Cortés Coto, precisó el efecto de los contraindicios no desvirtuados.</w:t>
      </w:r>
      <w:r>
        <w:rPr>
          <w:rFonts w:ascii="Arial" w:eastAsia="Arial" w:hAnsi="Arial" w:cs="Arial"/>
          <w:sz w:val="24"/>
          <w:szCs w:val="24"/>
          <w:vertAlign w:val="superscript"/>
        </w:rPr>
        <w:footnoteReference w:id="35"/>
      </w:r>
      <w:r>
        <w:rPr>
          <w:rFonts w:ascii="Arial" w:eastAsia="Arial" w:hAnsi="Arial" w:cs="Arial"/>
          <w:sz w:val="24"/>
          <w:szCs w:val="24"/>
        </w:rPr>
        <w:t xml:space="preserve"> Cuando indicios y contraindicios no pueden descartarse razonablemente, el conjunto queda desarticulado. Desaparece entonces la convergencia y no puede obtenerse pleno convencimiento. Por consiguiente, la valoración indiciaria es siempre bidireccional. Obliga a ponderar lo que confirma y lo que refuta la hipótesis.</w:t>
      </w:r>
    </w:p>
    <w:p w14:paraId="4B7382FF"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900"/>
        <w:gridCol w:w="3438"/>
      </w:tblGrid>
      <w:tr w:rsidR="00816622" w:rsidRPr="00816622" w14:paraId="1EA7DACA"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97560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Criterio de clasificación</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F8967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Categorías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B20CF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Consecuencia para la valoración</w:t>
            </w:r>
          </w:p>
        </w:tc>
      </w:tr>
      <w:tr w:rsidR="00816622" w:rsidRPr="00816622" w14:paraId="414CD33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12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Fuerza del enlace causal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674AD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Necesarios y contingentes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E1AF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Solo el indicio necesario puede bastar por sí mismo. El contingente exige concurso con otros indicios.</w:t>
            </w:r>
          </w:p>
        </w:tc>
      </w:tr>
      <w:tr w:rsidR="00816622" w:rsidRPr="00816622" w14:paraId="7BC17A5B"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EBC64"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eficacia probatoria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9E2E0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Equiprobables, de probabilidad prevalente, cualificados y necesarios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57C8D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Obliga a precisar cuántas hipótesis rivales deja abiertas cada indicio.</w:t>
            </w:r>
          </w:p>
        </w:tc>
      </w:tr>
      <w:tr w:rsidR="00816622" w:rsidRPr="00816622" w14:paraId="74B9BAC7"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7FFE7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Independencia de la fuente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26D4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autónomos e indicios derivados de un mismo hecho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635C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Un mismo hecho se computa una sola vez, aunque presente varios aspectos.</w:t>
            </w:r>
          </w:p>
        </w:tc>
      </w:tr>
      <w:tr w:rsidR="00816622" w:rsidRPr="00816622" w14:paraId="6649A3D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3F59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Dirección de la inferencia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69F7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Indicios de cargo y contraindicios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3A3D2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Los contraindicios no desvirtuados desarticulan la convergencia del conjunto.</w:t>
            </w:r>
          </w:p>
        </w:tc>
      </w:tr>
    </w:tbl>
    <w:p w14:paraId="321E52CE" w14:textId="77777777" w:rsidR="00816622" w:rsidRPr="00816622" w:rsidRDefault="00816622" w:rsidP="00816622">
      <w:pPr>
        <w:spacing w:before="60"/>
        <w:rPr>
          <w:rFonts w:ascii="Arial" w:eastAsia="Arial" w:hAnsi="Arial" w:cs="Arial"/>
          <w:sz w:val="24"/>
          <w:szCs w:val="24"/>
        </w:rPr>
      </w:pPr>
      <w:r>
        <w:rPr>
          <w:rFonts w:ascii="Arial" w:eastAsia="Arial" w:hAnsi="Arial" w:cs="Arial"/>
        </w:rPr>
        <w:lastRenderedPageBreak/>
        <w:t xml:space="preserve">Tabla 2. Clasificaciones de los indicios y sus efectos. Elaboración propia con base en Mittermaier, pp. 365-378, Carnelutti, p. 219, Cortés Coto, pp. 280-287, e Igartua Salaverría, p. 48.</w:t>
      </w:r>
    </w:p>
    <w:p w14:paraId="505B866C" w14:textId="77777777" w:rsidR="00816622" w:rsidRPr="00816622" w:rsidRDefault="00816622" w:rsidP="00816622">
      <w:pPr>
        <w:spacing w:line="360" w:lineRule="auto"/>
        <w:rPr>
          <w:rFonts w:ascii="Arial" w:eastAsia="Arial" w:hAnsi="Arial" w:cs="Arial"/>
          <w:sz w:val="24"/>
          <w:szCs w:val="24"/>
        </w:rPr>
      </w:pPr>
    </w:p>
    <w:p w14:paraId="3C27A96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Las clasificaciones anteriores miden la fuerza del enlace, pero no explican por qué el enlace autoriza la conclusión. Esa explicación corresponde al plano epistemológico. La concepción racionalista de la prueba rechaza que la valoración dependa de la íntima convicción del juez. González Lagier sintetiza el punto de partida. La valoración no puede ser una operación libre de criterio y cargada de subjetividad.</w:t>
      </w:r>
      <w:r>
        <w:rPr>
          <w:rFonts w:ascii="Arial" w:eastAsia="Arial" w:hAnsi="Arial" w:cs="Arial"/>
          <w:sz w:val="24"/>
          <w:szCs w:val="24"/>
          <w:vertAlign w:val="superscript"/>
        </w:rPr>
        <w:footnoteReference w:id="36"/>
      </w:r>
      <w:r>
        <w:rPr>
          <w:rFonts w:ascii="Arial" w:eastAsia="Arial" w:hAnsi="Arial" w:cs="Arial"/>
          <w:sz w:val="24"/>
          <w:szCs w:val="24"/>
        </w:rPr>
        <w:t xml:space="preserve"> Las referencias legales a la lógica, a la sana crítica y a la experiencia son, sin embargo, sumamente vagas. Por ello, el autor propone concretarlas con pautas de racionalidad tomadas de la filosofía de la ciencia. Esta estrategia desplaza la pregunta. Ya no se pregunta si el juez quedó convencido. Se pregunta si la inferencia es sólida. La solidez, a diferencia de la convicción, puede ser controlada por terceros.</w:t>
      </w:r>
    </w:p>
    <w:p w14:paraId="589A0C7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ese contexto, la primera tarea consiste en identificar el tipo de razonamiento que subyace a la inferencia probatoria. González Lagier examina la deducción, la inducción generalizadora, la inducción probabilística y la abducción.</w:t>
      </w:r>
      <w:r>
        <w:rPr>
          <w:rFonts w:ascii="Arial" w:eastAsia="Arial" w:hAnsi="Arial" w:cs="Arial"/>
          <w:sz w:val="24"/>
          <w:szCs w:val="24"/>
          <w:vertAlign w:val="superscript"/>
        </w:rPr>
        <w:footnoteReference w:id="37"/>
      </w:r>
      <w:r>
        <w:rPr>
          <w:rFonts w:ascii="Arial" w:eastAsia="Arial" w:hAnsi="Arial" w:cs="Arial"/>
          <w:sz w:val="24"/>
          <w:szCs w:val="24"/>
        </w:rPr>
        <w:t xml:space="preserve"> La deducción garantiza la conclusión si las premisas son verdaderas, pero no amplía el conocimiento. La inducción amplía el conocimiento, pero su conclusión solo es probable. La abducción infiere un hecho particular a partir de un resultado y de una regla.</w:t>
      </w:r>
      <w:r>
        <w:rPr>
          <w:rFonts w:ascii="Arial" w:eastAsia="Arial" w:hAnsi="Arial" w:cs="Arial"/>
          <w:sz w:val="24"/>
          <w:szCs w:val="24"/>
          <w:vertAlign w:val="superscript"/>
        </w:rPr>
        <w:footnoteReference w:id="38"/>
      </w:r>
      <w:r>
        <w:rPr>
          <w:rFonts w:ascii="Arial" w:eastAsia="Arial" w:hAnsi="Arial" w:cs="Arial"/>
          <w:sz w:val="24"/>
          <w:szCs w:val="24"/>
        </w:rPr>
        <w:t xml:space="preserve"> Desde la lógica deductiva, la abducción incurre en la falacia de afirmación del consecuente. Aun así, conserva fuerza por su potencial explicativo. El autor concluye que la discusión sobre el esquema correcto puede resultar estéril. Lo relevante es que la conclusión de una inferencia probatoria nunca alcanza certeza lógica.</w:t>
      </w:r>
    </w:p>
    <w:p w14:paraId="28DDE2D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Sobre esa premisa, la solidez de la inferencia se evalúa mediante criterios graduales. González Lagier los organiza en tres grupos.</w:t>
      </w:r>
      <w:r>
        <w:rPr>
          <w:rFonts w:ascii="Arial" w:eastAsia="Arial" w:hAnsi="Arial" w:cs="Arial"/>
          <w:sz w:val="24"/>
          <w:szCs w:val="24"/>
          <w:vertAlign w:val="superscript"/>
        </w:rPr>
        <w:footnoteReference w:id="39"/>
      </w:r>
      <w:r>
        <w:rPr>
          <w:rFonts w:ascii="Arial" w:eastAsia="Arial" w:hAnsi="Arial" w:cs="Arial"/>
          <w:sz w:val="24"/>
          <w:szCs w:val="24"/>
        </w:rPr>
        <w:t xml:space="preserve"> Respecto de los hechos probatorios, pregunta si son fiables, suficientes, variados y pertinentes. Respecto de la garantía, pregunta si la máxima está bien fundada y si expresa una probabilidad causal suficiente. Respecto de la hipótesis, pregunta si ha sido refutada y si se confirmaron sus </w:t>
        <w:lastRenderedPageBreak/>
        <w:t>hipótesis derivadas. También pregunta si se eliminaron las hipótesis alternativas. Finalmente, pregunta si la hipótesis es coherente y simple. El autor aclara que la ausencia de un criterio no invalida por sí sola la inferencia.</w:t>
      </w:r>
      <w:r>
        <w:rPr>
          <w:rFonts w:ascii="Arial" w:eastAsia="Arial" w:hAnsi="Arial" w:cs="Arial"/>
          <w:sz w:val="24"/>
          <w:szCs w:val="24"/>
          <w:vertAlign w:val="superscript"/>
        </w:rPr>
        <w:footnoteReference w:id="40"/>
      </w:r>
      <w:r>
        <w:rPr>
          <w:rFonts w:ascii="Arial" w:eastAsia="Arial" w:hAnsi="Arial" w:cs="Arial"/>
          <w:sz w:val="24"/>
          <w:szCs w:val="24"/>
        </w:rPr>
        <w:t xml:space="preserve"> Casi todos los criterios admiten, además, cumplimiento en mayor o menor medida.</w:t>
      </w:r>
    </w:p>
    <w:p w14:paraId="63550EC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Este catálogo tiene un valor especial para la presente investigación. González Lagier demuestra que los requisitos jurisprudenciales de la prueba indiciaria coinciden con sus criterios de solidez.</w:t>
      </w:r>
      <w:r>
        <w:rPr>
          <w:rFonts w:ascii="Arial" w:eastAsia="Arial" w:hAnsi="Arial" w:cs="Arial"/>
          <w:sz w:val="24"/>
          <w:szCs w:val="24"/>
          <w:vertAlign w:val="superscript"/>
        </w:rPr>
        <w:footnoteReference w:id="41"/>
      </w:r>
      <w:r>
        <w:rPr>
          <w:rFonts w:ascii="Arial" w:eastAsia="Arial" w:hAnsi="Arial" w:cs="Arial"/>
          <w:sz w:val="24"/>
          <w:szCs w:val="24"/>
        </w:rPr>
        <w:t xml:space="preserve"> La exigencia de indicios plenamente acreditados corresponde a la fiabilidad. La pluralidad corresponde a la cantidad. La relación con el hecho corresponde a la pertinencia. La concordancia corresponde a la coherencia. El enlace conforme a la lógica y a la experiencia corresponde a una garantía bien fundada. La ausencia de contraindicios corresponde a la no refutación. Por lo tanto, los requisitos forenses traducen al plano institucional pautas epistemológicas.</w:t>
      </w:r>
    </w:p>
    <w:p w14:paraId="5123CD1E"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Frente a la garantía, el análisis exige cuidado particular. Las máximas de experiencia son conclusiones de inducciones ampliativas y, por ello, solo son probables.</w:t>
      </w:r>
      <w:r>
        <w:rPr>
          <w:rFonts w:ascii="Arial" w:eastAsia="Arial" w:hAnsi="Arial" w:cs="Arial"/>
          <w:sz w:val="24"/>
          <w:szCs w:val="24"/>
          <w:vertAlign w:val="superscript"/>
        </w:rPr>
        <w:footnoteReference w:id="42"/>
      </w:r>
      <w:r>
        <w:rPr>
          <w:rFonts w:ascii="Arial" w:eastAsia="Arial" w:hAnsi="Arial" w:cs="Arial"/>
          <w:sz w:val="24"/>
          <w:szCs w:val="24"/>
        </w:rPr>
        <w:t xml:space="preserve"> Su credibilidad depende de la solidez de la inducción que las generó. Gascón Abellán, seguida por González Lagier, exige examinar su fundamento cognoscitivo para excluir generalizaciones apresuradas y prejuicios. González Lagier agrega una cautela adicional. No basta que la máxima esté bien fundada. Es preciso que no exista otra máxima mejor fundada que desautorice el paso.</w:t>
      </w:r>
      <w:r>
        <w:rPr>
          <w:rFonts w:ascii="Arial" w:eastAsia="Arial" w:hAnsi="Arial" w:cs="Arial"/>
          <w:sz w:val="24"/>
          <w:szCs w:val="24"/>
          <w:vertAlign w:val="superscript"/>
        </w:rPr>
        <w:footnoteReference w:id="43"/>
      </w:r>
      <w:r>
        <w:rPr>
          <w:rFonts w:ascii="Arial" w:eastAsia="Arial" w:hAnsi="Arial" w:cs="Arial"/>
          <w:sz w:val="24"/>
          <w:szCs w:val="24"/>
        </w:rPr>
        <w:t xml:space="preserve"> También recomienda desconfiar de las reglas construidas </w:t>
      </w:r>
      <w:r>
        <w:rPr>
          <w:rFonts w:ascii="Arial" w:eastAsia="Arial" w:hAnsi="Arial" w:cs="Arial"/>
          <w:i/>
          <w:iCs/>
          <w:sz w:val="24"/>
          <w:szCs w:val="24"/>
        </w:rPr>
        <w:t>ad hoc</w:t>
      </w:r>
      <w:r>
        <w:rPr>
          <w:rFonts w:ascii="Arial" w:eastAsia="Arial" w:hAnsi="Arial" w:cs="Arial"/>
          <w:sz w:val="24"/>
          <w:szCs w:val="24"/>
        </w:rPr>
        <w:t xml:space="preserve"> para el caso concreto. Una regla creada para explicar el caso no descansa en ninguna inducción previa.</w:t>
      </w:r>
    </w:p>
    <w:p w14:paraId="6580CAE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Igartua precisa la diferencia entre la valoración individual y la valoración conjunta. Primero se valora cada elemento de prueba para determinar si es fiable.</w:t>
      </w:r>
      <w:r>
        <w:rPr>
          <w:rFonts w:ascii="Arial" w:eastAsia="Arial" w:hAnsi="Arial" w:cs="Arial"/>
          <w:sz w:val="24"/>
          <w:szCs w:val="24"/>
          <w:vertAlign w:val="superscript"/>
        </w:rPr>
        <w:footnoteReference w:id="44"/>
      </w:r>
      <w:r>
        <w:rPr>
          <w:rFonts w:ascii="Arial" w:eastAsia="Arial" w:hAnsi="Arial" w:cs="Arial"/>
          <w:sz w:val="24"/>
          <w:szCs w:val="24"/>
        </w:rPr>
        <w:t xml:space="preserve"> Solo después se decanta cada elemento como prueba estricta o como indicio. La distinción entre ambas categorías no precede a la valoración, sino que resulta de ella. Luego se inaugura la valoración conjunta. En esta segunda fase cobran sentido la </w:t>
        <w:lastRenderedPageBreak/>
        <w:t>gravedad, la precisión y la concordancia de los indicios. La convergencia solo tiene sentido si los indicios son varios. Además, la precisión y la gravedad de cada indicio dependen de su interrelación con los demás.</w:t>
      </w:r>
    </w:p>
    <w:p w14:paraId="18F57D1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Por su parte, Igartua propone una imagen para comprender la valoración conjunta. Retoma de Haack la metáfora del crucigrama.</w:t>
      </w:r>
      <w:r>
        <w:rPr>
          <w:rFonts w:ascii="Arial" w:eastAsia="Arial" w:hAnsi="Arial" w:cs="Arial"/>
          <w:sz w:val="24"/>
          <w:szCs w:val="24"/>
          <w:vertAlign w:val="superscript"/>
        </w:rPr>
        <w:footnoteReference w:id="45"/>
      </w:r>
      <w:r>
        <w:rPr>
          <w:rFonts w:ascii="Arial" w:eastAsia="Arial" w:hAnsi="Arial" w:cs="Arial"/>
          <w:sz w:val="24"/>
          <w:szCs w:val="24"/>
        </w:rPr>
        <w:t xml:space="preserve"> En un crucigrama, cada respuesta depende de sí misma y de cómo se cruza con las demás. Así, los nexos entre indicios pueden ser incompatibles, meramente compatibles o recíprocamente implicados. Los incompatibles merman la fuerza de cada elemento. Los compatibles la conservan. Los recíprocamente implicados la incrementan. Después debe verificarse si el conjunto abarca todas las partes esenciales de la hipótesis. Esta secuencia ofrece un modelo operativo de lo que los tribunales mexicanos llaman adminiculación.</w:t>
      </w:r>
    </w:p>
    <w:p w14:paraId="1CCD1F3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la corroboración conjunta no es automática. Haack, citada por Igartua, advierte que un conjunto de evidencias puede garantizar una conclusión en grado superior al de cada componente.</w:t>
      </w:r>
      <w:r>
        <w:rPr>
          <w:rFonts w:ascii="Arial" w:eastAsia="Arial" w:hAnsi="Arial" w:cs="Arial"/>
          <w:sz w:val="24"/>
          <w:szCs w:val="24"/>
          <w:vertAlign w:val="superscript"/>
        </w:rPr>
        <w:footnoteReference w:id="46"/>
      </w:r>
      <w:r>
        <w:rPr>
          <w:rFonts w:ascii="Arial" w:eastAsia="Arial" w:hAnsi="Arial" w:cs="Arial"/>
          <w:sz w:val="24"/>
          <w:szCs w:val="24"/>
        </w:rPr>
        <w:t xml:space="preserve"> Sin embargo, la combinación no siempre es más fuerte que sus partes. Solo a veces lo es. Todo depende de cómo están unidos los indicios. De ahí que Igartua concluya que los indicios deben resultar concluyentes al unirse. Mittermaier había intuido el mismo fenómeno. Afirmó que el concurso de indicios conduce al objeto por diversos caminos.</w:t>
      </w:r>
      <w:r>
        <w:rPr>
          <w:rFonts w:ascii="Arial" w:eastAsia="Arial" w:hAnsi="Arial" w:cs="Arial"/>
          <w:sz w:val="24"/>
          <w:szCs w:val="24"/>
          <w:vertAlign w:val="superscript"/>
        </w:rPr>
        <w:footnoteReference w:id="47"/>
      </w:r>
      <w:r>
        <w:rPr>
          <w:rFonts w:ascii="Arial" w:eastAsia="Arial" w:hAnsi="Arial" w:cs="Arial"/>
          <w:sz w:val="24"/>
          <w:szCs w:val="24"/>
        </w:rPr>
        <w:t xml:space="preserve"> La conclusión que uno suministra la suministra también el otro y, por ello, la confirma.</w:t>
      </w:r>
    </w:p>
    <w:p w14:paraId="12A1C5A6"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El plano jurisprudencial exige partir del origen del término. Adminicular procede del latín </w:t>
      </w:r>
      <w:r>
        <w:rPr>
          <w:rFonts w:ascii="Arial" w:eastAsia="Arial" w:hAnsi="Arial" w:cs="Arial"/>
          <w:i/>
          <w:iCs/>
          <w:sz w:val="24"/>
          <w:szCs w:val="24"/>
        </w:rPr>
        <w:t>adminiculum</w:t>
      </w:r>
      <w:r>
        <w:rPr>
          <w:rFonts w:ascii="Arial" w:eastAsia="Arial" w:hAnsi="Arial" w:cs="Arial"/>
          <w:sz w:val="24"/>
          <w:szCs w:val="24"/>
        </w:rPr>
        <w:t xml:space="preserve">, que designa un apoyo o sostén. Su uso procesal es antiguo. Mittermaier recogió la categoría de la </w:t>
      </w:r>
      <w:r>
        <w:rPr>
          <w:rFonts w:ascii="Arial" w:eastAsia="Arial" w:hAnsi="Arial" w:cs="Arial"/>
          <w:i/>
          <w:iCs/>
          <w:sz w:val="24"/>
          <w:szCs w:val="24"/>
        </w:rPr>
        <w:t xml:space="preserve">singularitas testium adminiculativa o cumulativa</w:t>
      </w:r>
      <w:r>
        <w:rPr>
          <w:rFonts w:ascii="Arial" w:eastAsia="Arial" w:hAnsi="Arial" w:cs="Arial"/>
          <w:sz w:val="24"/>
          <w:szCs w:val="24"/>
        </w:rPr>
        <w:t>, empleada por los antiguos doctores.</w:t>
      </w:r>
      <w:r>
        <w:rPr>
          <w:rFonts w:ascii="Arial" w:eastAsia="Arial" w:hAnsi="Arial" w:cs="Arial"/>
          <w:sz w:val="24"/>
          <w:szCs w:val="24"/>
          <w:vertAlign w:val="superscript"/>
        </w:rPr>
        <w:footnoteReference w:id="48"/>
      </w:r>
      <w:r>
        <w:rPr>
          <w:rFonts w:ascii="Arial" w:eastAsia="Arial" w:hAnsi="Arial" w:cs="Arial"/>
          <w:sz w:val="24"/>
          <w:szCs w:val="24"/>
        </w:rPr>
        <w:t xml:space="preserve"> Designaba varios testimonios que versaban sobre hechos distintos, pero que se sucedían y se completaban entre sí. El juez debía hacerse cargo de todos y de su íntimo enlace. El </w:t>
        <w:lastRenderedPageBreak/>
        <w:t>mismo autor empleó la voz adminículos en otro sentido.</w:t>
      </w:r>
      <w:r>
        <w:rPr>
          <w:rFonts w:ascii="Arial" w:eastAsia="Arial" w:hAnsi="Arial" w:cs="Arial"/>
          <w:sz w:val="24"/>
          <w:szCs w:val="24"/>
          <w:vertAlign w:val="superscript"/>
        </w:rPr>
        <w:footnoteReference w:id="49"/>
      </w:r>
      <w:r>
        <w:rPr>
          <w:rFonts w:ascii="Arial" w:eastAsia="Arial" w:hAnsi="Arial" w:cs="Arial"/>
          <w:sz w:val="24"/>
          <w:szCs w:val="24"/>
        </w:rPr>
        <w:t xml:space="preserve"> Llamó así a las circunstancias relativas a la conducta y moralidad del acusado. Estas no eran verdaderos indicios, sino meros complementos de prueba. Esta doble acepción muestra que el término nació para describir elementos que no prueban solos, pero que apoyan a otros.</w:t>
      </w:r>
    </w:p>
    <w:p w14:paraId="63283CE8"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el derecho mexicano vigente, la adminiculación tiene un anclaje legal expreso en materia electoral. El artículo 16, párrafo 1, de la Ley General del Sistema de Medios de Impugnación en Materia Electoral ordena valorar las pruebas conforme a la lógica, la sana crítica y la experiencia.</w:t>
      </w:r>
      <w:r>
        <w:rPr>
          <w:rFonts w:ascii="Arial" w:eastAsia="Arial" w:hAnsi="Arial" w:cs="Arial"/>
          <w:sz w:val="24"/>
          <w:szCs w:val="24"/>
          <w:vertAlign w:val="superscript"/>
        </w:rPr>
        <w:footnoteReference w:id="50"/>
      </w:r>
      <w:r>
        <w:rPr>
          <w:rFonts w:ascii="Arial" w:eastAsia="Arial" w:hAnsi="Arial" w:cs="Arial"/>
          <w:sz w:val="24"/>
          <w:szCs w:val="24"/>
        </w:rPr>
        <w:t xml:space="preserve"> El párrafo 2 otorga valor pleno a las documentales públicas. El párrafo 3 establece un régimen distinto para las demás pruebas. Las documentales privadas, las técnicas, las presuncionales y las testimoniales solo hacen prueba plena en un supuesto. Debe generarse convicción a partir de los demás elementos del expediente, las afirmaciones de las partes, la verdad conocida y el recto raciocinio de la relación que guardan entre sí. Esta última expresión describe con exactitud la operación adminiculadora. Por tanto, la adminiculación no es una creación pretoriana sin base normativa. Es el método que la propia ley exige para perfeccionar pruebas que aisladamente son imperfectas.</w:t>
      </w:r>
    </w:p>
    <w:p w14:paraId="19B574B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Paralelamente, la justicia penal federal desarrolló la doctrina de la prueba circunstancial. La Primera Sala de la Suprema Corte de Justicia de la Nación resolvió el amparo directo 78/2012 el 21 de agosto de 2013. De ese asunto derivó la tesis PRUEBA INDICIARIA O CIRCUNSTANCIAL. SU NATURALEZA Y ALCANCES.</w:t>
      </w:r>
      <w:r>
        <w:rPr>
          <w:rFonts w:ascii="Arial" w:eastAsia="Arial" w:hAnsi="Arial" w:cs="Arial"/>
          <w:sz w:val="24"/>
          <w:szCs w:val="24"/>
          <w:vertAlign w:val="superscript"/>
        </w:rPr>
        <w:footnoteReference w:id="51"/>
      </w:r>
      <w:r>
        <w:rPr>
          <w:rFonts w:ascii="Arial" w:eastAsia="Arial" w:hAnsi="Arial" w:cs="Arial"/>
          <w:sz w:val="24"/>
          <w:szCs w:val="24"/>
        </w:rPr>
        <w:t xml:space="preserve"> La Sala definió la prueba indiciaria como la dirigida a demostrar hechos que, sin ser constitutivos del delito, permiten inferirlo. Exigió una conexión racional entre los hechos probados y los que se pretende acreditar. Además, advirtió que la prueba circunstancial no debe confundirse con sospechas. El voto particular del ministro Cossío Díaz aporta un contrapunto metodológico.</w:t>
      </w:r>
      <w:r>
        <w:rPr>
          <w:rFonts w:ascii="Arial" w:eastAsia="Arial" w:hAnsi="Arial" w:cs="Arial"/>
          <w:sz w:val="24"/>
          <w:szCs w:val="24"/>
          <w:vertAlign w:val="superscript"/>
        </w:rPr>
        <w:footnoteReference w:id="52"/>
      </w:r>
      <w:r>
        <w:rPr>
          <w:rFonts w:ascii="Arial" w:eastAsia="Arial" w:hAnsi="Arial" w:cs="Arial"/>
          <w:sz w:val="24"/>
          <w:szCs w:val="24"/>
        </w:rPr>
        <w:t xml:space="preserve"> Reprochó a la mayoría no analizar de manera exhaustiva cada una de las pruebas antes de declarar su insuficiencia. La mayoría, por su parte, </w:t>
        <w:lastRenderedPageBreak/>
        <w:t>sostuvo que diversas presunciones abstractas no se contrastaron con otras hipótesis posibles.</w:t>
      </w:r>
    </w:p>
    <w:p w14:paraId="614A46B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ese precedente, los tribunales colegiados trasladaron la doctrina al sistema acusatorio. El Primer Tribunal Colegiado en Materia Penal del Segundo Circuito sostuvo que el ejercicio inferencial es válido para condenar.</w:t>
      </w:r>
      <w:r>
        <w:rPr>
          <w:rFonts w:ascii="Arial" w:eastAsia="Arial" w:hAnsi="Arial" w:cs="Arial"/>
          <w:sz w:val="24"/>
          <w:szCs w:val="24"/>
          <w:vertAlign w:val="superscript"/>
        </w:rPr>
        <w:footnoteReference w:id="53"/>
      </w:r>
      <w:r>
        <w:rPr>
          <w:rFonts w:ascii="Arial" w:eastAsia="Arial" w:hAnsi="Arial" w:cs="Arial"/>
          <w:sz w:val="24"/>
          <w:szCs w:val="24"/>
        </w:rPr>
        <w:t xml:space="preserve"> Sin embargo, condicionó su validez a que el resultado satisfaga el umbral de culpabilidad más allá de toda duda razonable. El tribunal exigió indicios unívocos, concurrentes, convergentes e interrelacionados. Para justificar su criterio, invocó la sentencia 175/1985 del Tribunal Constitucional español. También citó la sentencia 229/1988 del mismo tribunal, que exige explicitar el </w:t>
      </w:r>
      <w:r>
        <w:rPr>
          <w:rFonts w:ascii="Arial" w:eastAsia="Arial" w:hAnsi="Arial" w:cs="Arial"/>
          <w:i/>
          <w:iCs/>
          <w:sz w:val="24"/>
          <w:szCs w:val="24"/>
        </w:rPr>
        <w:t>iter</w:t>
      </w:r>
      <w:r>
        <w:rPr>
          <w:rFonts w:ascii="Arial" w:eastAsia="Arial" w:hAnsi="Arial" w:cs="Arial"/>
          <w:sz w:val="24"/>
          <w:szCs w:val="24"/>
        </w:rPr>
        <w:t xml:space="preserve"> mental que conduce a tener por probados los hechos. Mencionó, además, la jurisprudencia de la Corte Interamericana de Derechos Humanos sobre prueba circunstancial. Este criterio es relevante porque separa con claridad el ejercicio inferencial del umbral de suficiencia.</w:t>
      </w:r>
    </w:p>
    <w:p w14:paraId="798714C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adminiculación adquirió perfiles propios. La Sala Superior enfrentó irregularidades que, por su naturaleza, rara vez dejan prueba documental directa. El juicio de revisión constitucional electoral SUP-JRC-487/2000, relativo a la elección de gobernador de Tabasco, ilustra el método con precisión. La Sala Superior anunció que analizaría las pruebas en dos etapas sucesivas.</w:t>
      </w:r>
      <w:r>
        <w:rPr>
          <w:rFonts w:ascii="Arial" w:eastAsia="Arial" w:hAnsi="Arial" w:cs="Arial"/>
          <w:sz w:val="24"/>
          <w:szCs w:val="24"/>
          <w:vertAlign w:val="superscript"/>
        </w:rPr>
        <w:footnoteReference w:id="54"/>
      </w:r>
      <w:r>
        <w:rPr>
          <w:rFonts w:ascii="Arial" w:eastAsia="Arial" w:hAnsi="Arial" w:cs="Arial"/>
          <w:sz w:val="24"/>
          <w:szCs w:val="24"/>
        </w:rPr>
        <w:t xml:space="preserve"> En la primera, cada probanza se examinaría en forma particular. En la segunda, las pruebas se valorarían de manera concatenada, adminiculando entre sí sus contenidos. El objetivo declarado fue poner de relieve concordancias y discordancias para establecer su valor exacto. En esa misma resolución, la Sala sostuvo que los testimonios rendidos ante notario solo constituyen indicios. Para formar convicción, debían adminicularse con otros medios que produjeran certidumbre sobre los hechos.</w:t>
      </w:r>
    </w:p>
    <w:p w14:paraId="4E35B2CC"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congruencia con ese método, la Sala Superior emitió criterios sobre pruebas de bajo valor autónomo. La jurisprudencia 38/2002 estableció que las notas periodísticas </w:t>
        <w:lastRenderedPageBreak/>
        <w:t>solo pueden arrojar indicios.</w:t>
      </w:r>
      <w:r>
        <w:rPr>
          <w:rFonts w:ascii="Arial" w:eastAsia="Arial" w:hAnsi="Arial" w:cs="Arial"/>
          <w:sz w:val="24"/>
          <w:szCs w:val="24"/>
          <w:vertAlign w:val="superscript"/>
        </w:rPr>
        <w:footnoteReference w:id="55"/>
      </w:r>
      <w:r>
        <w:rPr>
          <w:rFonts w:ascii="Arial" w:eastAsia="Arial" w:hAnsi="Arial" w:cs="Arial"/>
          <w:sz w:val="24"/>
          <w:szCs w:val="24"/>
        </w:rPr>
        <w:t xml:space="preserve"> Su fuerza aumenta cuando provienen de medios y autores distintos, coinciden en lo sustancial y no son desmentidas por el afectado. La jurisprudencia 4/2014 calificó como imperfectas las pruebas técnicas.</w:t>
      </w:r>
      <w:r>
        <w:rPr>
          <w:rFonts w:ascii="Arial" w:eastAsia="Arial" w:hAnsi="Arial" w:cs="Arial"/>
          <w:sz w:val="24"/>
          <w:szCs w:val="24"/>
          <w:vertAlign w:val="superscript"/>
        </w:rPr>
        <w:footnoteReference w:id="56"/>
      </w:r>
      <w:r>
        <w:rPr>
          <w:rFonts w:ascii="Arial" w:eastAsia="Arial" w:hAnsi="Arial" w:cs="Arial"/>
          <w:sz w:val="24"/>
          <w:szCs w:val="24"/>
        </w:rPr>
        <w:t xml:space="preserve"> Su imperfección deriva de la facilidad para alterarlas y de la dificultad para detectar la alteración. Por ello, requieren otros elementos que las corroboren. Ambos criterios comparten una lógica común. La independencia de las fuentes y la corroboración externa suplen la debilidad de cada elemento aislado.</w:t>
      </w:r>
    </w:p>
    <w:p w14:paraId="7D190A1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Asimismo, la Sala Superior vinculó la prueba indiciaria con el carácter determinante de las irregularidades. La tesis XXXI/2004 distinguió los factores cualitativo y cuantitativo de la determinancia.</w:t>
      </w:r>
      <w:r>
        <w:rPr>
          <w:rFonts w:ascii="Arial" w:eastAsia="Arial" w:hAnsi="Arial" w:cs="Arial"/>
          <w:sz w:val="24"/>
          <w:szCs w:val="24"/>
          <w:vertAlign w:val="superscript"/>
        </w:rPr>
        <w:footnoteReference w:id="57"/>
      </w:r>
      <w:r>
        <w:rPr>
          <w:rFonts w:ascii="Arial" w:eastAsia="Arial" w:hAnsi="Arial" w:cs="Arial"/>
          <w:sz w:val="24"/>
          <w:szCs w:val="24"/>
        </w:rPr>
        <w:t xml:space="preserve"> El factor cuantitativo atiende al número cierto o racionalmente calculable de votos irregulares. La tesis admitió que ese número puede establecerse mediante prueba directa o indirecta, como la indiciaria. Esta precisión reconoce que la prueba indiciaria puede incidir en la medición del impacto de la irregularidad. No obstante, la jurisprudencia 9/98 impone un contrapeso. El principio de conservación de los actos públicos válidamente celebrados exige acreditar plenamente las causales de nulidad.</w:t>
      </w:r>
      <w:r>
        <w:rPr>
          <w:rFonts w:ascii="Arial" w:eastAsia="Arial" w:hAnsi="Arial" w:cs="Arial"/>
          <w:sz w:val="24"/>
          <w:szCs w:val="24"/>
          <w:vertAlign w:val="superscript"/>
        </w:rPr>
        <w:footnoteReference w:id="58"/>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59"/>
      </w:r>
    </w:p>
    <w:p w14:paraId="44A5B16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Finalmente, la sentencia SUP-JIN-194/2025 y acumulados representa la sistematización más reciente del razonamiento indiciario en la Sala Superior. El caso versó sobre la elección de ministras y ministros de la Suprema Corte de Justicia de la </w:t>
        <w:lastRenderedPageBreak/>
        <w:t>Nación.</w:t>
      </w:r>
      <w:r>
        <w:rPr>
          <w:rFonts w:ascii="Arial" w:eastAsia="Arial" w:hAnsi="Arial" w:cs="Arial"/>
          <w:sz w:val="24"/>
          <w:szCs w:val="24"/>
          <w:vertAlign w:val="superscript"/>
        </w:rPr>
        <w:footnoteReference w:id="60"/>
      </w:r>
      <w:r>
        <w:rPr>
          <w:rFonts w:ascii="Arial" w:eastAsia="Arial" w:hAnsi="Arial" w:cs="Arial"/>
          <w:sz w:val="24"/>
          <w:szCs w:val="24"/>
        </w:rPr>
        <w:t xml:space="preserve"> La Sala reconoció que difícilmente la parte actora podía obtener pruebas directas de cada conducta denunciada. Por ello, admitió la posibilidad de probar mediante indicios y ejercicios inferenciales. Sin embargo, fijó tres requisitos. El primero exige indicios e inferencias con cualidades específicas. Los indicios deben acreditarse con pruebas directas, ser plurales, ser concomitantes al hecho y estar interrelacionados. Las inferencias deben ser razonables y fluir de manera natural, sin conexiones forzadas. El segundo requisito exige un razonamiento pormenorizado que permita reconstruir el ejercicio inferencial en la sentencia. El tercero exige contrastar la conclusión con otras hipótesis para descartarlas.</w:t>
      </w:r>
    </w:p>
    <w:p w14:paraId="2392D4F2"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Al aplicar ese marco, la Sala Superior desestimó la pretensión de nulidad. Concluyó que no existían pruebas directas de los hechos indiciarios.</w:t>
      </w:r>
      <w:r>
        <w:rPr>
          <w:rFonts w:ascii="Arial" w:eastAsia="Arial" w:hAnsi="Arial" w:cs="Arial"/>
          <w:sz w:val="24"/>
          <w:szCs w:val="24"/>
          <w:vertAlign w:val="superscript"/>
        </w:rPr>
        <w:footnoteReference w:id="61"/>
      </w:r>
      <w:r>
        <w:rPr>
          <w:rFonts w:ascii="Arial" w:eastAsia="Arial" w:hAnsi="Arial" w:cs="Arial"/>
          <w:sz w:val="24"/>
          <w:szCs w:val="24"/>
        </w:rPr>
        <w:t xml:space="preserve"> Tampoco existía pluralidad, pues solo había indicio sobre la existencia limitada de los materiales aportados. Faltaban indicios concomitantes que permitieran inferir su difusión, su autoría o su financiamiento. Sin indicios suficientes, no era posible realizar inferencias lógicas. La resolución muestra el grado de desarrollo de la doctrina jurisdiccional. Los requisitos enunciados coinciden con los criterios de solidez descritos por González Lagier. Además, la exigencia de contrastar hipótesis reproduce el criterio de eliminación de alternativas que Mittermaier ya planteaba. Con todo, la sentencia no explicita qué grado de corroboración conjunta basta para tener por probada una hipótesis. Esa omisión es el punto de partida de la crítica que sigue.</w:t>
      </w:r>
    </w:p>
    <w:p w14:paraId="598C0492"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 xml:space="preserve">Esa crítica se articula en cinco objeciones. La primera se dirige contra la fórmula de la valoración conjunta cuando se emplea sin motivación analítica. Igartua advierte que el calificativo conjunta parece eximir de toda glosa.</w:t>
      </w:r>
      <w:r>
        <w:rPr>
          <w:rFonts w:ascii="Arial" w:eastAsia="Arial" w:hAnsi="Arial" w:cs="Arial"/>
          <w:sz w:val="24"/>
          <w:szCs w:val="24"/>
          <w:vertAlign w:val="superscript"/>
        </w:rPr>
        <w:footnoteReference w:id="62"/>
      </w:r>
      <w:r>
        <w:rPr>
          <w:rFonts w:ascii="Arial" w:eastAsia="Arial" w:hAnsi="Arial" w:cs="Arial"/>
          <w:sz w:val="24"/>
          <w:szCs w:val="24"/>
        </w:rPr>
        <w:t xml:space="preserve"> Esa dejación convierte la valoración conjunta en el baluarte de la valoración más subjetiva e incontrolable. El autor describe dos imágenes opuestas. La correcta es la de </w:t>
        <w:lastRenderedPageBreak/>
        <w:t>un ramillete, cuyos elementos siguen siendo distinguibles.</w:t>
      </w:r>
      <w:r>
        <w:rPr>
          <w:rFonts w:ascii="Arial" w:eastAsia="Arial" w:hAnsi="Arial" w:cs="Arial"/>
          <w:sz w:val="24"/>
          <w:szCs w:val="24"/>
          <w:vertAlign w:val="superscript"/>
        </w:rPr>
        <w:footnoteReference w:id="63"/>
      </w:r>
      <w:r>
        <w:rPr>
          <w:rFonts w:ascii="Arial" w:eastAsia="Arial" w:hAnsi="Arial" w:cs="Arial"/>
          <w:sz w:val="24"/>
          <w:szCs w:val="24"/>
        </w:rPr>
        <w:t xml:space="preserve"> La incorrecta es la de un puré, donde todo se funde en una convicción indistinta. Muchas sentencias adoptan la segunda imagen. Cuando ocurre así, el lector no puede saber qué indicio sostuvo qué parte de la conclusión. En consecuencia, la adminiculación deja de ser un método y se convierte en una fórmula de estilo.</w:t>
      </w:r>
    </w:p>
    <w:p w14:paraId="6B983D7D"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crítica atañe al conteo indebido de indicios. La pluralidad puede simularse mediante la fragmentación de un mismo hecho en varios enunciados. Mittermaier ya denunció este riesgo al exigir que cada indicio descansara en una circunstancia independiente.</w:t>
      </w:r>
      <w:r>
        <w:rPr>
          <w:rFonts w:ascii="Arial" w:eastAsia="Arial" w:hAnsi="Arial" w:cs="Arial"/>
          <w:sz w:val="24"/>
          <w:szCs w:val="24"/>
          <w:vertAlign w:val="superscript"/>
        </w:rPr>
        <w:footnoteReference w:id="64"/>
      </w:r>
      <w:r>
        <w:rPr>
          <w:rFonts w:ascii="Arial" w:eastAsia="Arial" w:hAnsi="Arial" w:cs="Arial"/>
          <w:sz w:val="24"/>
          <w:szCs w:val="24"/>
        </w:rPr>
        <w:t xml:space="preserve"> El mismo peligro aparece cuando varias notas periodísticas reproducen una única fuente. En tal caso, la coincidencia expresa repetición y no corroboración. Ferrer Beltrán explica que las pruebas redundantes aportan un rendimiento decreciente.</w:t>
      </w:r>
      <w:r>
        <w:rPr>
          <w:rFonts w:ascii="Arial" w:eastAsia="Arial" w:hAnsi="Arial" w:cs="Arial"/>
          <w:sz w:val="24"/>
          <w:szCs w:val="24"/>
          <w:vertAlign w:val="superscript"/>
        </w:rPr>
        <w:footnoteReference w:id="65"/>
      </w:r>
      <w:r>
        <w:rPr>
          <w:rFonts w:ascii="Arial" w:eastAsia="Arial" w:hAnsi="Arial" w:cs="Arial"/>
          <w:sz w:val="24"/>
          <w:szCs w:val="24"/>
        </w:rPr>
        <w:t xml:space="preserve"> Por lo tanto, sumar indicios dependientes no multiplica la confirmación. Esta advertencia resulta especialmente pertinente en materia electoral, donde abundan pruebas técnicas y periodísticas de origen común.</w:t>
      </w:r>
    </w:p>
    <w:p w14:paraId="4A7BC63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tercera crítica se refiere a la opacidad de las máximas de experiencia. Muchas resoluciones enlazan indicios y conclusiones sin enunciar la regla que autoriza el paso. Esa omisión impide verificar si la máxima está bien fundada o si es un prejuicio. González Lagier recuerda que las máximas de experiencia solo son probables en sentido inferencial.</w:t>
      </w:r>
      <w:r>
        <w:rPr>
          <w:rFonts w:ascii="Arial" w:eastAsia="Arial" w:hAnsi="Arial" w:cs="Arial"/>
          <w:sz w:val="24"/>
          <w:szCs w:val="24"/>
          <w:vertAlign w:val="superscript"/>
        </w:rPr>
        <w:footnoteReference w:id="66"/>
      </w:r>
      <w:r>
        <w:rPr>
          <w:rFonts w:ascii="Arial" w:eastAsia="Arial" w:hAnsi="Arial" w:cs="Arial"/>
          <w:sz w:val="24"/>
          <w:szCs w:val="24"/>
        </w:rPr>
        <w:t xml:space="preserve"> Cuanto menor es la probabilidad causal que expresan, menor es la probabilidad de la hipótesis final. Si la sentencia no explicita la máxima, tampoco explicita esa probabilidad. De esta manera, la inferencia queda inmunizada contra el control. La exigencia de la sentencia 229/1988 del Tribunal Constitucional español, recogida por el tribunal colegiado mexicano, apunta precisamente a este defecto.</w:t>
      </w:r>
      <w:r>
        <w:rPr>
          <w:rFonts w:ascii="Arial" w:eastAsia="Arial" w:hAnsi="Arial" w:cs="Arial"/>
          <w:sz w:val="24"/>
          <w:szCs w:val="24"/>
          <w:vertAlign w:val="superscript"/>
        </w:rPr>
        <w:footnoteReference w:id="67"/>
      </w:r>
    </w:p>
    <w:p w14:paraId="096F214B"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cuarta crítica recae sobre el riesgo inverso, es decir, la rigidez. González Lagier advierte que fijar criterios de valoración por vía jurisprudencial puede instaurar un nuevo sistema de prueba tasada.</w:t>
      </w:r>
      <w:r>
        <w:rPr>
          <w:rFonts w:ascii="Arial" w:eastAsia="Arial" w:hAnsi="Arial" w:cs="Arial"/>
          <w:sz w:val="24"/>
          <w:szCs w:val="24"/>
          <w:vertAlign w:val="superscript"/>
        </w:rPr>
        <w:footnoteReference w:id="68"/>
      </w:r>
      <w:r>
        <w:rPr>
          <w:rFonts w:ascii="Arial" w:eastAsia="Arial" w:hAnsi="Arial" w:cs="Arial"/>
          <w:sz w:val="24"/>
          <w:szCs w:val="24"/>
        </w:rPr>
        <w:t xml:space="preserve"> Ese riesgo aparece si los criterios se aplican como requisitos mecánicos y no como pautas graduales. La historia confirma la advertencia. La ley </w:t>
        <w:lastRenderedPageBreak/>
        <w:t>austriaca de 1833 exigía un número mínimo de indicios.</w:t>
      </w:r>
      <w:r>
        <w:rPr>
          <w:rFonts w:ascii="Arial" w:eastAsia="Arial" w:hAnsi="Arial" w:cs="Arial"/>
          <w:sz w:val="24"/>
          <w:szCs w:val="24"/>
          <w:vertAlign w:val="superscript"/>
        </w:rPr>
        <w:footnoteReference w:id="69"/>
      </w:r>
      <w:r>
        <w:rPr>
          <w:rFonts w:ascii="Arial" w:eastAsia="Arial" w:hAnsi="Arial" w:cs="Arial"/>
          <w:sz w:val="24"/>
          <w:szCs w:val="24"/>
        </w:rPr>
        <w:t xml:space="preserve"> El propio Mittermaier consideró que exigir de manera absoluta indicios anteriores, concomitantes y posteriores obligaría a absolver aun ante una culpabilidad cierta.</w:t>
      </w:r>
      <w:r>
        <w:rPr>
          <w:rFonts w:ascii="Arial" w:eastAsia="Arial" w:hAnsi="Arial" w:cs="Arial"/>
          <w:sz w:val="24"/>
          <w:szCs w:val="24"/>
          <w:vertAlign w:val="superscript"/>
        </w:rPr>
        <w:footnoteReference w:id="70"/>
      </w:r>
      <w:r>
        <w:rPr>
          <w:rFonts w:ascii="Arial" w:eastAsia="Arial" w:hAnsi="Arial" w:cs="Arial"/>
          <w:sz w:val="24"/>
          <w:szCs w:val="24"/>
        </w:rPr>
        <w:t xml:space="preserve"> Por consiguiente, los requisitos de pluralidad, concomitancia e interrelación deben leerse como criterios de solidez. No deben leerse como casillas cuya mera marca garantiza la conclusión.</w:t>
      </w:r>
    </w:p>
    <w:p w14:paraId="075CE569"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La quinta crítica, la más relevante para esta investigación, es la ausencia de un umbral explícito. Los requisitos jurisprudenciales indican cómo construir la inferencia, pero no cuánto debe pesar el conjunto. Igartua lo expresa con claridad al cerrar su análisis de la valoración conjunta.</w:t>
      </w:r>
      <w:r>
        <w:rPr>
          <w:rFonts w:ascii="Arial" w:eastAsia="Arial" w:hAnsi="Arial" w:cs="Arial"/>
          <w:sz w:val="24"/>
          <w:szCs w:val="24"/>
          <w:vertAlign w:val="superscript"/>
        </w:rPr>
        <w:footnoteReference w:id="71"/>
      </w:r>
      <w:r>
        <w:rPr>
          <w:rFonts w:ascii="Arial" w:eastAsia="Arial" w:hAnsi="Arial" w:cs="Arial"/>
          <w:sz w:val="24"/>
          <w:szCs w:val="24"/>
        </w:rPr>
        <w:t xml:space="preserve"> El colofón de esa valoración consiste en determinar el grado de confirmación de la hipótesis. Ese grado se mide aplicando el estándar que corresponda. A diferencia de la valoración individual, aquí no rige el todo o nada. Rige el más o el menos, en función de la probabilidad de la reconstrucción. De ahí que la adminiculación, por sí sola, sea incompleta como criterio de decisión. Requiere un parámetro externo que indique cuándo la probabilidad alcanzada basta.</w:t>
      </w:r>
    </w:p>
    <w:p w14:paraId="12BA6FC7"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La quinta crítica conduce a deslindar la adminiculación del estándar de prueba. Una confusión frecuente consiste en tratar la adminiculación como si fuera un estándar de prueba. La distinción se aclara con la teoría de los momentos de la actividad probatoria. Ferrer Beltrán distingue tres momentos.</w:t>
      </w:r>
      <w:r>
        <w:rPr>
          <w:rFonts w:ascii="Arial" w:eastAsia="Arial" w:hAnsi="Arial" w:cs="Arial"/>
          <w:sz w:val="24"/>
          <w:szCs w:val="24"/>
          <w:vertAlign w:val="superscript"/>
        </w:rPr>
        <w:footnoteReference w:id="72"/>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segundo momento, la valoración asigna a cada hipótesis un grado de confirmación. En el tercero, un estándar de prueba determina si ese grado basta para declararla probada. La adminiculación pertenece al segundo momento. El estándar de prueba pertenece al tercero.</w:t>
      </w:r>
    </w:p>
    <w:p w14:paraId="155EE2AA"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distinción descansa una consecuencia metodológica central. Ferrer Beltrán afirma que el resultado de la valoración no implica por sí solo nada respecto de </w:t>
        <w:lastRenderedPageBreak/>
        <w:t>la decisión.</w:t>
      </w:r>
      <w:r>
        <w:rPr>
          <w:rFonts w:ascii="Arial" w:eastAsia="Arial" w:hAnsi="Arial" w:cs="Arial"/>
          <w:sz w:val="24"/>
          <w:szCs w:val="24"/>
          <w:vertAlign w:val="superscript"/>
        </w:rPr>
        <w:footnoteReference w:id="73"/>
      </w:r>
      <w:r>
        <w:rPr>
          <w:rFonts w:ascii="Arial" w:eastAsia="Arial" w:hAnsi="Arial" w:cs="Arial"/>
          <w:sz w:val="24"/>
          <w:szCs w:val="24"/>
        </w:rPr>
        <w:t xml:space="preserve"> Para decidir es necesaria la intermediación de algún estándar de prueba. Ni siquiera la hipótesis más confirmada debe darse siempre por probada. En el proceso penal, por ejemplo, la hipótesis acusatoria puede tener más apoyo que la de inocencia y aun así no alcanzar el umbral exigido. Además, la elección del estándar es propiamente jurídica.</w:t>
      </w:r>
      <w:r>
        <w:rPr>
          <w:rFonts w:ascii="Arial" w:eastAsia="Arial" w:hAnsi="Arial" w:cs="Arial"/>
          <w:sz w:val="24"/>
          <w:szCs w:val="24"/>
          <w:vertAlign w:val="superscript"/>
        </w:rPr>
        <w:footnoteReference w:id="74"/>
      </w:r>
      <w:r>
        <w:rPr>
          <w:rFonts w:ascii="Arial" w:eastAsia="Arial" w:hAnsi="Arial" w:cs="Arial"/>
          <w:sz w:val="24"/>
          <w:szCs w:val="24"/>
        </w:rPr>
        <w:t xml:space="preserve"> Responde a los valores en juego en cada tipo de proceso. Igartua coincide en que compete al legislador fijar el </w:t>
      </w:r>
      <w:r>
        <w:rPr>
          <w:rFonts w:ascii="Arial" w:eastAsia="Arial" w:hAnsi="Arial" w:cs="Arial"/>
          <w:i/>
          <w:iCs/>
          <w:sz w:val="24"/>
          <w:szCs w:val="24"/>
        </w:rPr>
        <w:t>quantum</w:t>
      </w:r>
      <w:r>
        <w:rPr>
          <w:rFonts w:ascii="Arial" w:eastAsia="Arial" w:hAnsi="Arial" w:cs="Arial"/>
          <w:sz w:val="24"/>
          <w:szCs w:val="24"/>
        </w:rPr>
        <w:t xml:space="preserve"> de prueba exigido.</w:t>
      </w:r>
      <w:r>
        <w:rPr>
          <w:rFonts w:ascii="Arial" w:eastAsia="Arial" w:hAnsi="Arial" w:cs="Arial"/>
          <w:sz w:val="24"/>
          <w:szCs w:val="24"/>
          <w:vertAlign w:val="superscript"/>
        </w:rPr>
        <w:footnoteReference w:id="75"/>
      </w:r>
    </w:p>
    <w:p w14:paraId="742A3E2A" w14:textId="77777777" w:rsidR="00816622" w:rsidRPr="00816622" w:rsidRDefault="00816622" w:rsidP="008166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19"/>
        <w:gridCol w:w="3119"/>
      </w:tblGrid>
      <w:tr w:rsidR="00816622" w:rsidRPr="00816622" w14:paraId="6B4238EC"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9FCA1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Dimensión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19BA49"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Adminiculación</w:t>
            </w:r>
          </w:p>
        </w:tc>
        <w:tc>
          <w:tcPr>
            <w:tcW w:w="311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C771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b/>
                <w:bCs/>
                <w:sz w:val="22"/>
                <w:szCs w:val="22"/>
              </w:rPr>
              <w:t>Estándar de prueba</w:t>
            </w:r>
          </w:p>
        </w:tc>
      </w:tr>
      <w:tr w:rsidR="00816622" w:rsidRPr="00816622" w14:paraId="0451279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EA813"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Momento de la actividad probatoria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D2C1F0"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Valoración de los elementos de juicio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66D04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Adopción de la decisión sobre los hechos</w:t>
            </w:r>
          </w:p>
        </w:tc>
      </w:tr>
      <w:tr w:rsidR="00816622" w:rsidRPr="00816622" w14:paraId="70EC03E7"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6764DA"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Pregunta que responde</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94D91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Cómo se relacionan y corroboran los indicios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9DFC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Cuánta corroboración basta para tener por probada la hipótesis</w:t>
            </w:r>
          </w:p>
        </w:tc>
      </w:tr>
      <w:tr w:rsidR="00816622" w:rsidRPr="00816622" w14:paraId="14A8DBBF"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5EB0ED"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Naturaleza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63F41"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Metodológica y epistemológica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A55B35"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Normativa y político-moral</w:t>
            </w:r>
          </w:p>
        </w:tc>
      </w:tr>
      <w:tr w:rsidR="00816622" w:rsidRPr="00816622" w14:paraId="0EC0866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02D98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Resultado</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609B4F"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Grado de confirmación de cada hipótesis</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332287"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Declaración de hecho probado o no probado</w:t>
            </w:r>
          </w:p>
        </w:tc>
      </w:tr>
      <w:tr w:rsidR="00816622" w:rsidRPr="00816622" w14:paraId="3693ED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3D2B"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Quién lo determina</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457FC"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juzgador, conforme a criterios de solidez inferencial</w:t>
            </w:r>
          </w:p>
        </w:tc>
        <w:tc>
          <w:tcPr>
            <w:tcW w:w="311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055AE" w14:textId="77777777" w:rsidR="00816622" w:rsidRPr="00816622" w:rsidRDefault="00816622" w:rsidP="00816622">
            <w:pPr>
              <w:ind w:left="113" w:hanging="113"/>
              <w:rPr>
                <w:rFonts w:ascii="Arial" w:eastAsia="Arial" w:hAnsi="Arial" w:cs="Arial"/>
                <w:sz w:val="24"/>
                <w:szCs w:val="24"/>
              </w:rPr>
            </w:pPr>
            <w:r>
              <w:rPr>
                <w:rFonts w:ascii="Arial" w:eastAsia="Arial" w:hAnsi="Arial" w:cs="Arial"/>
                <w:sz w:val="22"/>
                <w:szCs w:val="22"/>
              </w:rPr>
              <w:t>El legislador o, en su defecto, la jurisprudencia</w:t>
            </w:r>
          </w:p>
        </w:tc>
      </w:tr>
    </w:tbl>
    <w:p w14:paraId="63FAA4ED" w14:textId="77777777" w:rsidR="00816622" w:rsidRPr="00816622" w:rsidRDefault="00816622" w:rsidP="00816622">
      <w:pPr>
        <w:spacing w:before="60"/>
        <w:rPr>
          <w:rFonts w:ascii="Arial" w:eastAsia="Arial" w:hAnsi="Arial" w:cs="Arial"/>
          <w:sz w:val="24"/>
          <w:szCs w:val="24"/>
        </w:rPr>
      </w:pPr>
      <w:r>
        <w:rPr>
          <w:rFonts w:ascii="Arial" w:eastAsia="Arial" w:hAnsi="Arial" w:cs="Arial"/>
        </w:rPr>
        <w:t>Tabla 3. Deslinde entre adminiculación y estándar de prueba. Elaboración propia con base en Ferrer Beltrán, La valoración racional de la prueba, pp. 41-49, e Igartua Salaverría, Indicios, duda razonable, prueba científica, pp. 39 y 51.</w:t>
      </w:r>
    </w:p>
    <w:p w14:paraId="21960CB0" w14:textId="77777777" w:rsidR="00816622" w:rsidRPr="00816622" w:rsidRDefault="00816622" w:rsidP="00816622">
      <w:pPr>
        <w:spacing w:line="360" w:lineRule="auto"/>
        <w:rPr>
          <w:rFonts w:ascii="Arial" w:eastAsia="Arial" w:hAnsi="Arial" w:cs="Arial"/>
          <w:sz w:val="24"/>
          <w:szCs w:val="24"/>
        </w:rPr>
      </w:pPr>
    </w:p>
    <w:p w14:paraId="147187B1"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contraste con el proceso penal, la materia electoral carece de un estándar de prueba enunciado con claridad. La jurisprudencia exige que las irregularidades estén plenamente acreditadas y que sean determinantes. Sin embargo, la expresión plenamente acreditadas no indica qué grado de confirmación conjunta satisface esa exigencia. La tesis II.1o.P.1 P (11a.) muestra que, en el ámbito penal, el umbral de la duda razonable opera como límite externo del ejercicio inferencial. La sentencia SUP-JIN-194/2025 describe con detalle cómo construir la inferencia. Aun así, no precisa el umbral con el que debe contrastarse el resultado. La consecuencia es una zona de </w:t>
        <w:lastRenderedPageBreak/>
        <w:t>discrecionalidad. En ella, dos tribunales pueden aplicar correctamente la adminiculación y llegar a decisiones opuestas.</w:t>
      </w:r>
    </w:p>
    <w:p w14:paraId="626F5D47"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síntesis, la adminiculación resuelve cómo se construyen y articulan los indicios en el expediente. No resuelve cuánta fuerza epistémica conjunta se necesita para tener por acreditado un hecho. La primera cuestión es metodológica y se rige por criterios de solidez inferencial. La segunda es normativa y se rige por una regla de decisión. Confundirlas produce dos errores simétricos. El primero consiste en creer que una adminiculación correcta garantiza la decisión. El segundo consiste en creer que un estándar exigente dispensa de motivar la inferencia. Esta limitación inherente al método adminiculador justifica el estudio del estándar de prueba. Ese estudio constituye el objeto del apartado 1.2.</w:t>
      </w:r>
    </w:p>
    <w:p w14:paraId="5DAA9FD3" w14:textId="77777777" w:rsidR="00816622" w:rsidRPr="00816622" w:rsidRDefault="00816622" w:rsidP="00816622">
      <w:pPr>
        <w:spacing w:line="360" w:lineRule="auto"/>
        <w:jc w:val="both"/>
        <w:rPr>
          <w:rFonts w:ascii="Arial" w:eastAsia="Arial" w:hAnsi="Arial" w:cs="Arial"/>
          <w:sz w:val="24"/>
          <w:szCs w:val="24"/>
        </w:rPr>
      </w:pPr>
      <w:r>
        <w:rPr>
          <w:rFonts w:ascii="Arial" w:eastAsia="Arial" w:hAnsi="Arial" w:cs="Arial"/>
          <w:sz w:val="24"/>
          <w:szCs w:val="24"/>
        </w:rPr>
        <w:t>Antes de emprender ese estudio, un caso hipotético permite mostrar la operatividad de los criterios expuestos. El caso se construye con fines exclusivamente didácticos. Los hechos no corresponden a ningún expediente real. La hipótesis por probar consiste en que un candidato a presidente municipal utilizó recursos de un programa social para coaccionar el voto durante el periodo de veda. El haz probatorio se integra con cuatro elementos. El primero es una documental pública que acredita la adquisición municipal de paquetes alimentarios con un etiquetado específico. El segundo es un video difundido en redes sociales que muestra la descarga nocturna de cajas semejantes en una bodega particular. El tercero es un informe de geolocalización que ubica dos vehículos oficiales en esa bodega durante el mismo horario. El cuarto es un acta ante fedatario en la que tres vecinos declaran haber recibido ofrecimientos de despensas a cambio del voto.</w:t>
      </w:r>
    </w:p>
    <w:p w14:paraId="75C23BA3"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una valoración individual, cada elemento resulta insuficiente. Conforme a la jurisprudencia 4/2014, el video no puede acreditar por sí solo los hechos que contiene. La documental pública solo acredita un acto administrativo lícito. El informe de geolocalización solo acredita un uso irregular de vehículos. El acta notarial, según el criterio aplicado en el SUP-JRC-487/2000, solo produce indicios. Ninguno de estos elementos, aislado, conduce a la hipótesis. Sin embargo, la valoración conjunta permite </w:t>
        <w:lastRenderedPageBreak/>
        <w:t>examinar sus nexos. Aquí se aplica la secuencia propuesta por Igartua. Debe verificarse si los nexos son incompatibles, compatibles o recíprocamente implicados.</w:t>
      </w:r>
    </w:p>
    <w:p w14:paraId="3776E230" w14:textId="77777777" w:rsidR="00816622" w:rsidRPr="00816622" w:rsidRDefault="00816622" w:rsidP="00816622">
      <w:pPr>
        <w:spacing w:line="360" w:lineRule="auto"/>
        <w:ind w:firstLine="709"/>
        <w:jc w:val="both"/>
        <w:rPr>
          <w:rFonts w:ascii="Arial" w:eastAsia="Arial" w:hAnsi="Arial" w:cs="Arial"/>
          <w:sz w:val="24"/>
          <w:szCs w:val="24"/>
        </w:rPr>
      </w:pPr>
      <w:r>
        <w:rPr>
          <w:rFonts w:ascii="Arial" w:eastAsia="Arial" w:hAnsi="Arial" w:cs="Arial"/>
          <w:sz w:val="24"/>
          <w:szCs w:val="24"/>
        </w:rPr>
        <w:t>A partir de esa secuencia, los nexos del caso resultan recíprocamente implicados. El informe de geolocalización corrobora, desde una fuente independiente, el lugar y la hora que muestra el video. A su vez, las características de las cajas del video coinciden con el etiquetado descrito en la documental pública. Esta coincidencia debilita la hipótesis de que se tratara de mercancía privada. Por su parte, las declaraciones vecinales dotan de sentido a la presencia nocturna de los paquetes durante la veda. Cada elemento proviene de una fuente distinta. Por ello, la pluralidad es real. En términos de González Lagier, se cumplen los criterios de fiabilidad, variedad y pertinencia.</w:t>
      </w:r>
    </w:p>
    <w:p w14:paraId="5195E47E" w14:textId="55DDE79F" w:rsidR="00F45A1B" w:rsidRPr="00943E92" w:rsidRDefault="00816622" w:rsidP="00943E92">
      <w:pPr>
        <w:spacing w:line="360" w:lineRule="auto"/>
        <w:ind w:firstLine="709"/>
        <w:jc w:val="both"/>
        <w:rPr>
          <w:rFonts w:ascii="Arial" w:eastAsia="Arial" w:hAnsi="Arial" w:cs="Arial"/>
          <w:sz w:val="24"/>
          <w:szCs w:val="24"/>
        </w:rPr>
      </w:pPr>
      <w:r>
        <w:rPr>
          <w:rFonts w:ascii="Arial" w:eastAsia="Arial" w:hAnsi="Arial" w:cs="Arial"/>
          <w:sz w:val="24"/>
          <w:szCs w:val="24"/>
        </w:rPr>
        <w:t>No obstante, la corroboración recíproca no basta sin contrastar hipótesis alternativas. La defensa podría alegar una avería mecánica simultánea de ambos vehículos y la manipulación digital del video. La primera explicación no da cuenta de la coincidencia entre los vehículos, las cajas y el horario. La segunda queda debilitada porque la geolocalización confirma de manera independiente lo que el video registra. Si ninguna hipótesis rival explica el conjunto con igual coherencia, la hipótesis de la infracción se presenta como la mejor explicación disponible. Aun así, el análisis no concluye en este punto. Falta determinar si ese grado de confirmación alcanza el umbral exigido para anular una votación o sancionar una conducta. Esa pregunta ya no pertenece a la adminiculación. Pertenece al estándar de prueba que se examina en el apartado siguiente.</w:t>
      </w:r>
    </w:p>
    <w:p w14:paraId="35FB828C" w14:textId="77777777" w:rsidR="00A32EF9" w:rsidRDefault="00E354C7">
      <w:pPr>
        <w:pStyle w:val="Ttulo2"/>
        <w:spacing w:before="300" w:after="180"/>
      </w:pPr>
      <w:bookmarkStart w:id="6" w:name="_Toc240931703"/>
      <w:r>
        <w:rPr>
          <w:b/>
          <w:bCs/>
        </w:rPr>
        <w:t>1.2. La distinción entre valoración de la prueba y estándar de prueba</w:t>
      </w:r>
      <w:bookmarkEnd w:id="6"/>
    </w:p>
    <w:p w14:paraId="2DED8CD9" w14:textId="77777777" w:rsidR="00657C4E" w:rsidRPr="00657C4E" w:rsidRDefault="00657C4E" w:rsidP="00657C4E">
      <w:pPr>
        <w:spacing w:line="360" w:lineRule="auto"/>
        <w:rPr>
          <w:del w:id="950051" w:author="Claude (fusión 1.2)" w:date="2026-09-26T00:00:00Z"/>
          <w:rFonts w:ascii="Arial" w:eastAsia="Arial" w:hAnsi="Arial" w:cs="Arial"/>
          <w:sz w:val="24"/>
          <w:szCs w:val="24"/>
        </w:rPr>
      </w:pPr>
      <w:bookmarkStart w:id="7" w:name="_Toc240931704"/>
    </w:p>
    <w:p w14:paraId="0D4123AC" w14:textId="77777777" w:rsidR="00657C4E" w:rsidRPr="00657C4E" w:rsidRDefault="00657C4E" w:rsidP="00657C4E">
      <w:pPr>
        <w:spacing w:line="360" w:lineRule="auto"/>
        <w:ind w:left="568" w:hanging="284"/>
        <w:outlineLvl w:val="0"/>
        <w:rPr>
          <w:del w:id="950049" w:author="Claude (fusión 1.2)" w:date="2026-09-26T00:00:00Z"/>
          <w:rFonts w:ascii="Arial" w:eastAsia="Arial" w:hAnsi="Arial" w:cs="Arial"/>
          <w:i/>
          <w:iCs/>
          <w:color w:val="000000"/>
          <w:sz w:val="24"/>
          <w:szCs w:val="24"/>
        </w:rPr>
      </w:pPr>
      <w:del w:id="950051" w:author="Claude (fusión 1.2)" w:date="2026-09-26T00:00:00Z">
        <w:r>
          <w:rPr>
            <w:rFonts w:ascii="Arial" w:eastAsia="Arial" w:hAnsi="Arial" w:cs="Arial"/>
            <w:i/>
            <w:iCs/>
            <w:color w:val="000000"/>
            <w:sz w:val="24"/>
            <w:szCs w:val="24"/>
          </w:rPr>
          <w:delText>1.2. La distinción entre valoración de la prueba y estándar de prueba</w:delText>
        </w:r>
      </w:del>
    </w:p>
    <w:p w14:paraId="170231DD" w14:textId="77777777" w:rsidR="00657C4E" w:rsidRPr="00657C4E" w:rsidRDefault="00657C4E" w:rsidP="00657C4E">
      <w:pPr>
        <w:spacing w:line="360" w:lineRule="auto"/>
        <w:rPr>
          <w:del w:id="950048" w:author="Claude (fusión 1.2)" w:date="2026-09-26T00:00:00Z"/>
          <w:rFonts w:ascii="Arial" w:eastAsia="Arial" w:hAnsi="Arial" w:cs="Arial"/>
          <w:sz w:val="24"/>
          <w:szCs w:val="24"/>
        </w:rPr>
      </w:pPr>
    </w:p>
    <w:p w14:paraId="4A3F9D7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El apartado anterior concluyó que la adminiculación explica cómo se construye la inferencia indiciaria, pero no cuánta corroboración basta para decidir. Esa conclusión obliga a examinar una distinción que la cultura jurídica mexicana suele ignorar. Se trata de la diferencia entre valorar la prueba y decidir si lo probado es suficiente. La valoración </w:t>
        <w:lastRenderedPageBreak/>
        <w:t>es una operación epistémica que asigna a cada hipótesis un grado de corroboración. El estándar de prueba es una regla que indica qué grado de corroboración se exige para tener una hipótesis por probada. Ambas figuras responden a preguntas diferentes. La primera pregunta cómo razonar sobre las pruebas. La segunda pregunta cuánto debe pesar el resultado de ese razonamiento. El presente apartado sostiene que su confusión constituye un problema conceptual con efectos prácticos graves en la justicia electoral.</w:t>
      </w:r>
      <w:ins w:id="950053" w:author="Claude (fusión 1.2)" w:date="2026-09-26T00:00:00Z">
        <w:r>
          <w:rPr>
            <w:rFonts w:ascii="Arial" w:eastAsia="Arial" w:hAnsi="Arial" w:cs="Arial"/>
            <w:sz w:val="24"/>
            <w:szCs w:val="24"/>
          </w:rPr>
          <w:t xml:space="preserve"> Para demostrarlo, plantea el problema en la legislación electoral y reconstruye la genealogía de la distinción. Después ubica cada figura en los momentos de la actividad probatoria y explica la naturaleza normativa y las funciones del estándar. Enseguida lo deslinda de la carga de la prueba y de la sana crítica. También critica la convicción del juzgador como criterio de suficiencia. Por último, examina la recepción de la distinción en el derecho mexicano, las consecuencias de ignorarla y los criterios para identificar un auténtico estándar.</w:t>
        </w:r>
      </w:ins>
      <w:r>
        <w:rPr>
          <w:rFonts w:ascii="Arial" w:eastAsia="Arial" w:hAnsi="Arial" w:cs="Arial"/>
          <w:sz w:val="24"/>
          <w:szCs w:val="24"/>
        </w:rPr>
      </w:r>
    </w:p>
    <w:p w14:paraId="058992B7" w14:textId="77777777" w:rsidR="00657C4E" w:rsidRPr="00657C4E" w:rsidRDefault="00657C4E" w:rsidP="00657C4E">
      <w:pPr>
        <w:spacing w:line="360" w:lineRule="auto"/>
        <w:rPr>
          <w:del w:id="950047" w:author="Claude (fusión 1.2)" w:date="2026-09-26T00:00:00Z"/>
          <w:rFonts w:ascii="Arial" w:eastAsia="Arial" w:hAnsi="Arial" w:cs="Arial"/>
          <w:sz w:val="24"/>
          <w:szCs w:val="24"/>
        </w:rPr>
      </w:pPr>
    </w:p>
    <w:p w14:paraId="09CE22D7" w14:textId="77777777" w:rsidR="00657C4E" w:rsidRPr="00657C4E" w:rsidRDefault="00657C4E" w:rsidP="00657C4E">
      <w:pPr>
        <w:spacing w:line="360" w:lineRule="auto"/>
        <w:ind w:left="992" w:hanging="425"/>
        <w:outlineLvl w:val="1"/>
        <w:rPr>
          <w:del w:id="950045" w:author="Claude (fusión 1.2)" w:date="2026-09-26T00:00:00Z"/>
          <w:rFonts w:ascii="Arial" w:eastAsia="Arial" w:hAnsi="Arial" w:cs="Arial"/>
          <w:i/>
          <w:iCs/>
          <w:color w:val="000000"/>
          <w:sz w:val="24"/>
          <w:szCs w:val="24"/>
        </w:rPr>
      </w:pPr>
      <w:del w:id="950047" w:author="Claude (fusión 1.2)" w:date="2026-09-26T00:00:00Z">
        <w:r>
          <w:rPr>
            <w:rFonts w:ascii="Arial" w:eastAsia="Arial" w:hAnsi="Arial" w:cs="Arial"/>
            <w:i/>
            <w:iCs/>
            <w:color w:val="000000"/>
            <w:sz w:val="24"/>
            <w:szCs w:val="24"/>
          </w:rPr>
          <w:delText>1.2.1. Planteamiento del problema. La confusión entre método de valoración y regla de suficiencia</w:delText>
        </w:r>
      </w:del>
    </w:p>
    <w:p w14:paraId="441B59F6" w14:textId="77777777" w:rsidR="00657C4E" w:rsidRPr="00657C4E" w:rsidRDefault="00657C4E" w:rsidP="00657C4E">
      <w:pPr>
        <w:spacing w:line="360" w:lineRule="auto"/>
        <w:rPr>
          <w:del w:id="950044" w:author="Claude (fusión 1.2)" w:date="2026-09-26T00:00:00Z"/>
          <w:rFonts w:ascii="Arial" w:eastAsia="Arial" w:hAnsi="Arial" w:cs="Arial"/>
          <w:sz w:val="24"/>
          <w:szCs w:val="24"/>
        </w:rPr>
      </w:pPr>
    </w:p>
    <w:p w14:paraId="6857139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confusión que se examina puede describirse como una asimilación indebida de dos categorías. Consiste en atribuir a un método de razonamiento la función de un umbral de decisión. Ferrer Beltrán advierte que la necesidad de reglas que fijen el grado de probabilidad suficiente ha sido un tema generalmente olvidado en la cultura jurídica continental.</w:t>
      </w:r>
      <w:r>
        <w:rPr>
          <w:rFonts w:ascii="Arial" w:eastAsia="Arial" w:hAnsi="Arial" w:cs="Arial"/>
          <w:sz w:val="24"/>
          <w:szCs w:val="24"/>
          <w:vertAlign w:val="superscript"/>
        </w:rPr>
        <w:footnoteReference w:id="76"/>
      </w:r>
      <w:r>
        <w:rPr>
          <w:rFonts w:ascii="Arial" w:eastAsia="Arial" w:hAnsi="Arial" w:cs="Arial"/>
          <w:sz w:val="24"/>
          <w:szCs w:val="24"/>
        </w:rPr>
        <w:t xml:space="preserve"> El autor parte de una premisa sencilla. Si el razonamiento probatorio es probabilístico y la certeza racional es inalcanzable, resulta imprescindible contar con reglas que determinen el grado de probabilidad suficiente. A esas reglas las denomina estándares de prueba. Sin ellas, otras reglas de decisión tampoco pueden operar. La carga de la prueba y las presunciones presuponen saber cuándo hay prueba suficiente.</w:t>
      </w:r>
      <w:r>
        <w:rPr>
          <w:rFonts w:ascii="Arial" w:eastAsia="Arial" w:hAnsi="Arial" w:cs="Arial"/>
          <w:sz w:val="24"/>
          <w:szCs w:val="24"/>
          <w:vertAlign w:val="superscript"/>
        </w:rPr>
        <w:footnoteReference w:id="77"/>
      </w:r>
      <w:r>
        <w:rPr>
          <w:rFonts w:ascii="Arial" w:eastAsia="Arial" w:hAnsi="Arial" w:cs="Arial"/>
          <w:sz w:val="24"/>
          <w:szCs w:val="24"/>
        </w:rPr>
        <w:t xml:space="preserve"> Por tanto, la ausencia de estándar constituye un defecto estructural del sistema de decisión.</w:t>
      </w:r>
    </w:p>
    <w:p w14:paraId="6F98B21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legislación electoral mexicana ofrece un ejemplo claro del problema. El artículo 16 de la Ley General del Sistema de Medios de Impugnación en Materia Electoral regula la valoración probatoria en tres párrafos.</w:t>
      </w:r>
      <w:r>
        <w:rPr>
          <w:rFonts w:ascii="Arial" w:eastAsia="Arial" w:hAnsi="Arial" w:cs="Arial"/>
          <w:sz w:val="24"/>
          <w:szCs w:val="24"/>
          <w:vertAlign w:val="superscript"/>
        </w:rPr>
        <w:footnoteReference w:id="78"/>
      </w:r>
      <w:r>
        <w:rPr>
          <w:rFonts w:ascii="Arial" w:eastAsia="Arial" w:hAnsi="Arial" w:cs="Arial"/>
          <w:sz w:val="24"/>
          <w:szCs w:val="24"/>
        </w:rPr>
        <w:t xml:space="preserve"> El párrafo 1 ordena valorar los medios de prueba conforme a las reglas de la lógica, de la sana crítica y de la experiencia. El párrafo 2 concede valor probatorio pleno a las documentales públicas, salvo prueba en contrario. Esta disposición constituye la base normativa de la valoración </w:t>
        <w:lastRenderedPageBreak/>
        <w:t>probatoria en el contencioso electoral. Su estructura merece un examen detenido. El párrafo 3 establece la regla que interesa a esta investigación. Su texto es el siguiente.</w:t>
      </w:r>
    </w:p>
    <w:p w14:paraId="4FF636AA"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Las documentales privadas, las técnicas, las presuncionales, la instrumental de actuaciones, la confesional, la testimonial, los reconocimientos o inspecciones judiciales y las periciales, sólo harán prueba plena cuando a juicio del órgano competente para resolver, los demás elementos que obren en el expediente, las afirmaciones de las partes, la verdad conocida y el recto raciocinio de la relación que guardan entre sí, generen convicción sobre la veracidad de los hechos afirmados.</w:t>
      </w:r>
    </w:p>
    <w:p w14:paraId="339BE4B6"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A partir de esa transcripción, se advierten dos rasgos del diseño legal. El primero es la mezcla de un método con un criterio de suficiencia. El párrafo 1 describe cómo razonar, mientras que el párrafo 3 pretende indicar cuándo lo razonado basta. El segundo rasgo es que ese criterio de suficiencia remite a un estado mental del juzgador. La prueba es plena cuando los elementos generan convicción. La norma no indica qué propiedades debe tener el acervo para merecer esa convicción. Tampoco distingue grados de exigencia según la gravedad de la decisión. En consecuencia, la ley traslada la determinación del umbral al juicio subjetivo de cada órgano resolutor. Esta es la tesis que se desarrolla </w:t>
      </w:r>
      <w:del w:id="950054" w:author="Claude (fusión 1.2)" w:date="2026-09-26T00:00:00Z">
        <w:r>
          <w:rPr>
            <w:rFonts w:ascii="Arial" w:eastAsia="Arial" w:hAnsi="Arial" w:cs="Arial"/>
            <w:sz w:val="24"/>
            <w:szCs w:val="24"/>
          </w:rPr>
          <w:delText xml:space="preserve">en los subapartados siguientes</w:delText>
        </w:r>
      </w:del>
      <w:ins w:id="950055" w:author="Claude (fusión 1.2)" w:date="2026-09-26T00:00:00Z">
        <w:r>
          <w:rPr>
            <w:rFonts w:ascii="Arial" w:eastAsia="Arial" w:hAnsi="Arial" w:cs="Arial"/>
            <w:sz w:val="24"/>
            <w:szCs w:val="24"/>
          </w:rPr>
          <w:t xml:space="preserve">a continuación</w:t>
        </w:r>
      </w:ins>
      <w:r>
        <w:rPr>
          <w:rFonts w:ascii="Arial" w:eastAsia="Arial" w:hAnsi="Arial" w:cs="Arial"/>
          <w:sz w:val="24"/>
          <w:szCs w:val="24"/>
        </w:rPr>
        <w:t xml:space="preserve">.</w:t>
      </w:r>
    </w:p>
    <w:p w14:paraId="7EA1E27F" w14:textId="77777777" w:rsidR="00657C4E" w:rsidRPr="00657C4E" w:rsidRDefault="00657C4E" w:rsidP="00657C4E">
      <w:pPr>
        <w:spacing w:line="360" w:lineRule="auto"/>
        <w:rPr>
          <w:del w:id="950043" w:author="Claude (fusión 1.2)" w:date="2026-09-26T00:00:00Z"/>
          <w:rFonts w:ascii="Arial" w:eastAsia="Arial" w:hAnsi="Arial" w:cs="Arial"/>
          <w:sz w:val="24"/>
          <w:szCs w:val="24"/>
        </w:rPr>
      </w:pPr>
    </w:p>
    <w:p w14:paraId="237B0DD0" w14:textId="77777777" w:rsidR="00657C4E" w:rsidRPr="00657C4E" w:rsidRDefault="00657C4E" w:rsidP="00657C4E">
      <w:pPr>
        <w:spacing w:line="360" w:lineRule="auto"/>
        <w:ind w:left="992" w:hanging="425"/>
        <w:outlineLvl w:val="1"/>
        <w:rPr>
          <w:del w:id="950041" w:author="Claude (fusión 1.2)" w:date="2026-09-26T00:00:00Z"/>
          <w:rFonts w:ascii="Arial" w:eastAsia="Arial" w:hAnsi="Arial" w:cs="Arial"/>
          <w:i/>
          <w:iCs/>
          <w:color w:val="000000"/>
          <w:sz w:val="24"/>
          <w:szCs w:val="24"/>
        </w:rPr>
      </w:pPr>
      <w:del w:id="950043" w:author="Claude (fusión 1.2)" w:date="2026-09-26T00:00:00Z">
        <w:r>
          <w:rPr>
            <w:rFonts w:ascii="Arial" w:eastAsia="Arial" w:hAnsi="Arial" w:cs="Arial"/>
            <w:i/>
            <w:iCs/>
            <w:color w:val="000000"/>
            <w:sz w:val="24"/>
            <w:szCs w:val="24"/>
          </w:rPr>
          <w:delText>1.2.2. Genealogía de la distinción en las tradiciones continental y angloamericana</w:delText>
        </w:r>
      </w:del>
    </w:p>
    <w:p w14:paraId="42CD98CA" w14:textId="77777777" w:rsidR="00657C4E" w:rsidRPr="00657C4E" w:rsidRDefault="00657C4E" w:rsidP="00657C4E">
      <w:pPr>
        <w:spacing w:line="360" w:lineRule="auto"/>
        <w:rPr>
          <w:del w:id="950040" w:author="Claude (fusión 1.2)" w:date="2026-09-26T00:00:00Z"/>
          <w:rFonts w:ascii="Arial" w:eastAsia="Arial" w:hAnsi="Arial" w:cs="Arial"/>
          <w:sz w:val="24"/>
          <w:szCs w:val="24"/>
        </w:rPr>
      </w:pPr>
    </w:p>
    <w:p w14:paraId="646B480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r>
      <w:ins w:id="950057" w:author="Claude (fusión 1.2)" w:date="2026-09-26T00:00:00Z">
        <w:r>
          <w:rPr>
            <w:rFonts w:ascii="Arial" w:eastAsia="Arial" w:hAnsi="Arial" w:cs="Arial"/>
            <w:sz w:val="24"/>
            <w:szCs w:val="24"/>
          </w:rPr>
          <w:t xml:space="preserve">Su desarrollo exige reconstruir primero el origen histórico de la distinción. </w:t>
        </w:r>
      </w:ins>
      <w:r>
        <w:rPr>
          <w:rFonts w:ascii="Arial" w:eastAsia="Arial" w:hAnsi="Arial" w:cs="Arial"/>
          <w:sz w:val="24"/>
          <w:szCs w:val="24"/>
        </w:rPr>
        <w:t xml:space="preserve">La historia de los estándares de prueba comienza, paradójicamente, en el sistema de prueba legal. Nieva Fenoll explica que ese sistema conocía dos niveles de convicción.</w:t>
      </w:r>
      <w:r>
        <w:rPr>
          <w:rFonts w:ascii="Arial" w:eastAsia="Arial" w:hAnsi="Arial" w:cs="Arial"/>
          <w:sz w:val="24"/>
          <w:szCs w:val="24"/>
          <w:vertAlign w:val="superscript"/>
        </w:rPr>
        <w:footnoteReference w:id="79"/>
      </w:r>
      <w:r>
        <w:rPr>
          <w:rFonts w:ascii="Arial" w:eastAsia="Arial" w:hAnsi="Arial" w:cs="Arial"/>
          <w:sz w:val="24"/>
          <w:szCs w:val="24"/>
        </w:rPr>
        <w:t xml:space="preserve"> La </w:t>
      </w:r>
      <w:r>
        <w:rPr>
          <w:rFonts w:ascii="Arial" w:eastAsia="Arial" w:hAnsi="Arial" w:cs="Arial"/>
          <w:i/>
          <w:iCs/>
          <w:sz w:val="24"/>
          <w:szCs w:val="24"/>
        </w:rPr>
        <w:t>probatio plena</w:t>
      </w:r>
      <w:r>
        <w:rPr>
          <w:rFonts w:ascii="Arial" w:eastAsia="Arial" w:hAnsi="Arial" w:cs="Arial"/>
          <w:sz w:val="24"/>
          <w:szCs w:val="24"/>
        </w:rPr>
        <w:t xml:space="preserve"> se alcanzaba con un documento público, con dos testigos presenciales o con el juramento. La </w:t>
      </w:r>
      <w:r>
        <w:rPr>
          <w:rFonts w:ascii="Arial" w:eastAsia="Arial" w:hAnsi="Arial" w:cs="Arial"/>
          <w:i/>
          <w:iCs/>
          <w:sz w:val="24"/>
          <w:szCs w:val="24"/>
        </w:rPr>
        <w:t>semiplena probatio</w:t>
      </w:r>
      <w:r>
        <w:rPr>
          <w:rFonts w:ascii="Arial" w:eastAsia="Arial" w:hAnsi="Arial" w:cs="Arial"/>
          <w:sz w:val="24"/>
          <w:szCs w:val="24"/>
        </w:rPr>
        <w:t xml:space="preserve"> comprendía todo lo demás, incluidos el documento privado y el testigo único. De esta última derivaban los indicios, más tarde estudiados como presunciones. Según el autor, se trató del primer intento de estandarizar la valoración de la prueba. Su propósito era controlar al juez más que ayudarlo. Por ello, la prueba legal fijaba de antemano el resultado probatorio de ciertos </w:t>
        <w:lastRenderedPageBreak/>
        <w:t>medios. Esta característica la distingue de los estándares contemporáneos, como se verá más adelante.</w:t>
      </w:r>
    </w:p>
    <w:p w14:paraId="02B671A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la prueba legal, la Ilustración proclamó el principio de libre convicción. Gascón Abellán sostiene que ese principio tenía un sentido epistemológico preciso.</w:t>
      </w:r>
      <w:r>
        <w:rPr>
          <w:rFonts w:ascii="Arial" w:eastAsia="Arial" w:hAnsi="Arial" w:cs="Arial"/>
          <w:sz w:val="24"/>
          <w:szCs w:val="24"/>
          <w:vertAlign w:val="superscript"/>
        </w:rPr>
        <w:footnoteReference w:id="80"/>
      </w:r>
      <w:r>
        <w:rPr>
          <w:rFonts w:ascii="Arial" w:eastAsia="Arial" w:hAnsi="Arial" w:cs="Arial"/>
          <w:sz w:val="24"/>
          <w:szCs w:val="24"/>
        </w:rPr>
        <w:t xml:space="preserve"> La libre convicción no significaba persuasión libérrima y sin sujeción a pruebas. Significaba que solo al juzgador corresponde decidir si un hecho está probado a la luz del material probatorio. Sin embargo, la praxis procesal posterior transformó ese principio. La libre convicción se convirtió, en palabras de Andrés Ibáñez citadas por la autora, en una especie de momento místico capaz de suplantar a las pruebas.</w:t>
      </w:r>
      <w:r>
        <w:rPr>
          <w:rFonts w:ascii="Arial" w:eastAsia="Arial" w:hAnsi="Arial" w:cs="Arial"/>
          <w:sz w:val="24"/>
          <w:szCs w:val="24"/>
          <w:vertAlign w:val="superscript"/>
        </w:rPr>
        <w:footnoteReference w:id="81"/>
      </w:r>
      <w:r>
        <w:rPr>
          <w:rFonts w:ascii="Arial" w:eastAsia="Arial" w:hAnsi="Arial" w:cs="Arial"/>
          <w:sz w:val="24"/>
          <w:szCs w:val="24"/>
        </w:rPr>
        <w:t xml:space="preserve"> Ferrajoli calificó esa evolución como una de las páginas más amargas de la historia de las instituciones penales. Gascón concluye que la libre convicción debe entenderse solo como un principio metodológico negativo.</w:t>
      </w:r>
      <w:r>
        <w:rPr>
          <w:rFonts w:ascii="Arial" w:eastAsia="Arial" w:hAnsi="Arial" w:cs="Arial"/>
          <w:sz w:val="24"/>
          <w:szCs w:val="24"/>
          <w:vertAlign w:val="superscript"/>
        </w:rPr>
        <w:footnoteReference w:id="82"/>
      </w:r>
      <w:r>
        <w:rPr>
          <w:rFonts w:ascii="Arial" w:eastAsia="Arial" w:hAnsi="Arial" w:cs="Arial"/>
          <w:sz w:val="24"/>
          <w:szCs w:val="24"/>
        </w:rPr>
        <w:t xml:space="preserve"> Es decir, como el rechazo de las pruebas legales, no como la autorización de una valoración sin reglas.</w:t>
      </w:r>
    </w:p>
    <w:p w14:paraId="2C3225D3"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González Lagier documenta la versión extrema de esa libertad en la jurisprudencia española. El Tribunal Supremo llegó a sostener que el juez aprecia la prueba en conciencia, sin más freno que su propia razón y una intención presumida recta.</w:t>
      </w:r>
      <w:r>
        <w:rPr>
          <w:rFonts w:ascii="Arial" w:eastAsia="Arial" w:hAnsi="Arial" w:cs="Arial"/>
          <w:sz w:val="24"/>
          <w:szCs w:val="24"/>
          <w:vertAlign w:val="superscript"/>
        </w:rPr>
        <w:footnoteReference w:id="83"/>
      </w:r>
      <w:r>
        <w:rPr>
          <w:rFonts w:ascii="Arial" w:eastAsia="Arial" w:hAnsi="Arial" w:cs="Arial"/>
          <w:sz w:val="24"/>
          <w:szCs w:val="24"/>
        </w:rPr>
        <w:t xml:space="preserve"> De esa concepción derivaban dos consecuencias. La valoración correspondía exclusivamente al juez de instancia. Además, este no estaba obligado a expresar las razones de su convicción. La convicción, al ser un estado de conciencia, escapaba al control casacional. Por esa vía, la motivación de los hechos perdía todo sentido. Esta genealogía explica por qué el derecho continental no desarrolló reglas explícitas de suficiencia. La convicción del juez ocupó el lugar que debía corresponder a un estándar.</w:t>
      </w:r>
    </w:p>
    <w:p w14:paraId="1AE1DE8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Por su parte, la tradición angloamericana siguió un camino distinto en apariencia. Laudan explica que el estándar de más allá de toda duda razonable surgió de la noción filosófica de certeza moral.</w:t>
      </w:r>
      <w:r>
        <w:rPr>
          <w:rFonts w:ascii="Arial" w:eastAsia="Arial" w:hAnsi="Arial" w:cs="Arial"/>
          <w:sz w:val="24"/>
          <w:szCs w:val="24"/>
          <w:vertAlign w:val="superscript"/>
        </w:rPr>
        <w:footnoteReference w:id="84"/>
      </w:r>
      <w:r>
        <w:rPr>
          <w:rFonts w:ascii="Arial" w:eastAsia="Arial" w:hAnsi="Arial" w:cs="Arial"/>
          <w:sz w:val="24"/>
          <w:szCs w:val="24"/>
        </w:rPr>
        <w:t xml:space="preserve"> Autores como Locke y Wilkins distinguían la certeza moral </w:t>
        <w:lastRenderedPageBreak/>
        <w:t xml:space="preserve">de la certeza matemática. Hacia la década de 1850, el estándar se había generalizado en los sistemas de </w:t>
      </w:r>
      <w:r>
        <w:rPr>
          <w:rFonts w:ascii="Arial" w:eastAsia="Arial" w:hAnsi="Arial" w:cs="Arial"/>
          <w:i/>
          <w:iCs/>
          <w:sz w:val="24"/>
          <w:szCs w:val="24"/>
        </w:rPr>
        <w:t xml:space="preserve">common law</w:t>
      </w:r>
      <w:r>
        <w:rPr>
          <w:rFonts w:ascii="Arial" w:eastAsia="Arial" w:hAnsi="Arial" w:cs="Arial"/>
          <w:sz w:val="24"/>
          <w:szCs w:val="24"/>
        </w:rPr>
        <w:t xml:space="preserve">. La formulación canónica se atribuye al juez Shaw en el caso </w:t>
      </w:r>
      <w:r>
        <w:rPr>
          <w:rFonts w:ascii="Arial" w:eastAsia="Arial" w:hAnsi="Arial" w:cs="Arial"/>
          <w:i/>
          <w:iCs/>
          <w:sz w:val="24"/>
          <w:szCs w:val="24"/>
        </w:rPr>
        <w:t>Commonwealth v. Webster</w:t>
      </w:r>
      <w:r>
        <w:rPr>
          <w:rFonts w:ascii="Arial" w:eastAsia="Arial" w:hAnsi="Arial" w:cs="Arial"/>
          <w:sz w:val="24"/>
          <w:szCs w:val="24"/>
        </w:rPr>
        <w:t xml:space="preserve"> de 1850. En 1970, la Corte Suprema de los Estados Unidos le otorgó rango constitucional en el caso </w:t>
      </w:r>
      <w:r>
        <w:rPr>
          <w:rFonts w:ascii="Arial" w:eastAsia="Arial" w:hAnsi="Arial" w:cs="Arial"/>
          <w:i/>
          <w:iCs/>
          <w:sz w:val="24"/>
          <w:szCs w:val="24"/>
        </w:rPr>
        <w:t>In re Winship</w:t>
      </w:r>
      <w:r>
        <w:rPr>
          <w:rFonts w:ascii="Arial" w:eastAsia="Arial" w:hAnsi="Arial" w:cs="Arial"/>
          <w:sz w:val="24"/>
          <w:szCs w:val="24"/>
        </w:rPr>
        <w:t>.</w:t>
      </w:r>
      <w:r>
        <w:rPr>
          <w:rFonts w:ascii="Arial" w:eastAsia="Arial" w:hAnsi="Arial" w:cs="Arial"/>
          <w:sz w:val="24"/>
          <w:szCs w:val="24"/>
          <w:vertAlign w:val="superscript"/>
        </w:rPr>
        <w:footnoteReference w:id="85"/>
      </w:r>
      <w:r>
        <w:rPr>
          <w:rFonts w:ascii="Arial" w:eastAsia="Arial" w:hAnsi="Arial" w:cs="Arial"/>
          <w:sz w:val="24"/>
          <w:szCs w:val="24"/>
        </w:rPr>
        <w:t xml:space="preserve"> Nieva Fenoll añade que el estándar se utilizó hacia 1780 en el Old Bailey de Londres, según el relato de Whitman.</w:t>
      </w:r>
      <w:r>
        <w:rPr>
          <w:rFonts w:ascii="Arial" w:eastAsia="Arial" w:hAnsi="Arial" w:cs="Arial"/>
          <w:sz w:val="24"/>
          <w:szCs w:val="24"/>
          <w:vertAlign w:val="superscript"/>
        </w:rPr>
        <w:footnoteReference w:id="86"/>
      </w:r>
      <w:r>
        <w:rPr>
          <w:rFonts w:ascii="Arial" w:eastAsia="Arial" w:hAnsi="Arial" w:cs="Arial"/>
          <w:sz w:val="24"/>
          <w:szCs w:val="24"/>
        </w:rPr>
        <w:t xml:space="preserve"> En su origen no se concibió como un estándar máximo, sino como una instrucción para jurados.</w:t>
      </w:r>
    </w:p>
    <w:p w14:paraId="6623C25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Posteriormente, el </w:t>
      </w:r>
      <w:r>
        <w:rPr>
          <w:rFonts w:ascii="Arial" w:eastAsia="Arial" w:hAnsi="Arial" w:cs="Arial"/>
          <w:i/>
          <w:iCs/>
          <w:sz w:val="24"/>
          <w:szCs w:val="24"/>
        </w:rPr>
        <w:t xml:space="preserve">common law</w:t>
      </w:r>
      <w:r>
        <w:rPr>
          <w:rFonts w:ascii="Arial" w:eastAsia="Arial" w:hAnsi="Arial" w:cs="Arial"/>
          <w:sz w:val="24"/>
          <w:szCs w:val="24"/>
        </w:rPr>
        <w:t xml:space="preserve"> diversificó sus fórmulas de suficiencia. Nieva Fenoll describe la aparición de la </w:t>
      </w:r>
      <w:r>
        <w:rPr>
          <w:rFonts w:ascii="Arial" w:eastAsia="Arial" w:hAnsi="Arial" w:cs="Arial"/>
          <w:i/>
          <w:iCs/>
          <w:sz w:val="24"/>
          <w:szCs w:val="24"/>
        </w:rPr>
        <w:t xml:space="preserve">preponderance of evidence</w:t>
      </w:r>
      <w:r>
        <w:rPr>
          <w:rFonts w:ascii="Arial" w:eastAsia="Arial" w:hAnsi="Arial" w:cs="Arial"/>
          <w:sz w:val="24"/>
          <w:szCs w:val="24"/>
        </w:rPr>
        <w:t xml:space="preserve"> o </w:t>
      </w:r>
      <w:r>
        <w:rPr>
          <w:rFonts w:ascii="Arial" w:eastAsia="Arial" w:hAnsi="Arial" w:cs="Arial"/>
          <w:i/>
          <w:iCs/>
          <w:sz w:val="24"/>
          <w:szCs w:val="24"/>
        </w:rPr>
        <w:t xml:space="preserve">balance of probabilities</w:t>
      </w:r>
      <w:r>
        <w:rPr>
          <w:rFonts w:ascii="Arial" w:eastAsia="Arial" w:hAnsi="Arial" w:cs="Arial"/>
          <w:sz w:val="24"/>
          <w:szCs w:val="24"/>
        </w:rPr>
        <w:t xml:space="preserve"> como estándar mínimo del proceso civil.</w:t>
      </w:r>
      <w:r>
        <w:rPr>
          <w:rFonts w:ascii="Arial" w:eastAsia="Arial" w:hAnsi="Arial" w:cs="Arial"/>
          <w:sz w:val="24"/>
          <w:szCs w:val="24"/>
          <w:vertAlign w:val="superscript"/>
        </w:rPr>
        <w:footnoteReference w:id="87"/>
      </w:r>
      <w:r>
        <w:rPr>
          <w:rFonts w:ascii="Arial" w:eastAsia="Arial" w:hAnsi="Arial" w:cs="Arial"/>
          <w:sz w:val="24"/>
          <w:szCs w:val="24"/>
        </w:rPr>
        <w:t xml:space="preserve"> Por encima de ella se situó la </w:t>
      </w:r>
      <w:r>
        <w:rPr>
          <w:rFonts w:ascii="Arial" w:eastAsia="Arial" w:hAnsi="Arial" w:cs="Arial"/>
          <w:i/>
          <w:iCs/>
          <w:sz w:val="24"/>
          <w:szCs w:val="24"/>
        </w:rPr>
        <w:t xml:space="preserve">clear and convincing evidence</w:t>
      </w:r>
      <w:r>
        <w:rPr>
          <w:rFonts w:ascii="Arial" w:eastAsia="Arial" w:hAnsi="Arial" w:cs="Arial"/>
          <w:sz w:val="24"/>
          <w:szCs w:val="24"/>
        </w:rPr>
        <w:t xml:space="preserve">. En el vértice quedó el más allá de toda duda razonable. Para este autor, los tres estándares recuerdan poderosamente a la </w:t>
      </w:r>
      <w:r>
        <w:rPr>
          <w:rFonts w:ascii="Arial" w:eastAsia="Arial" w:hAnsi="Arial" w:cs="Arial"/>
          <w:i/>
          <w:iCs/>
          <w:sz w:val="24"/>
          <w:szCs w:val="24"/>
        </w:rPr>
        <w:t>semiplena probatio</w:t>
      </w:r>
      <w:r>
        <w:rPr>
          <w:rFonts w:ascii="Arial" w:eastAsia="Arial" w:hAnsi="Arial" w:cs="Arial"/>
          <w:sz w:val="24"/>
          <w:szCs w:val="24"/>
        </w:rPr>
        <w:t xml:space="preserve"> y a la </w:t>
      </w:r>
      <w:r>
        <w:rPr>
          <w:rFonts w:ascii="Arial" w:eastAsia="Arial" w:hAnsi="Arial" w:cs="Arial"/>
          <w:i/>
          <w:iCs/>
          <w:sz w:val="24"/>
          <w:szCs w:val="24"/>
        </w:rPr>
        <w:t>probatio plena</w:t>
      </w:r>
      <w:r>
        <w:rPr>
          <w:rFonts w:ascii="Arial" w:eastAsia="Arial" w:hAnsi="Arial" w:cs="Arial"/>
          <w:sz w:val="24"/>
          <w:szCs w:val="24"/>
        </w:rPr>
        <w:t xml:space="preserve">. La doctrina alemana, por su parte, elaboró la noción de </w:t>
      </w:r>
      <w:r>
        <w:rPr>
          <w:rFonts w:ascii="Arial" w:eastAsia="Arial" w:hAnsi="Arial" w:cs="Arial"/>
          <w:i/>
          <w:iCs/>
          <w:sz w:val="24"/>
          <w:szCs w:val="24"/>
        </w:rPr>
        <w:t>Beweismaß</w:t>
      </w:r>
      <w:r>
        <w:rPr>
          <w:rFonts w:ascii="Arial" w:eastAsia="Arial" w:hAnsi="Arial" w:cs="Arial"/>
          <w:sz w:val="24"/>
          <w:szCs w:val="24"/>
        </w:rPr>
        <w:t xml:space="preserve"> o medida de la prueba.</w:t>
      </w:r>
      <w:r>
        <w:rPr>
          <w:rFonts w:ascii="Arial" w:eastAsia="Arial" w:hAnsi="Arial" w:cs="Arial"/>
          <w:sz w:val="24"/>
          <w:szCs w:val="24"/>
          <w:vertAlign w:val="superscript"/>
        </w:rPr>
        <w:footnoteReference w:id="88"/>
      </w:r>
      <w:r>
        <w:rPr>
          <w:rFonts w:ascii="Arial" w:eastAsia="Arial" w:hAnsi="Arial" w:cs="Arial"/>
          <w:sz w:val="24"/>
          <w:szCs w:val="24"/>
        </w:rPr>
        <w:t xml:space="preserve"> Esa doctrina distingue la probabilidad preponderante, el más allá de toda duda razonable y la </w:t>
      </w:r>
      <w:r>
        <w:rPr>
          <w:rFonts w:ascii="Arial" w:eastAsia="Arial" w:hAnsi="Arial" w:cs="Arial"/>
          <w:i/>
          <w:iCs/>
          <w:sz w:val="24"/>
          <w:szCs w:val="24"/>
        </w:rPr>
        <w:t>Glaubhaftmachung</w:t>
      </w:r>
      <w:r>
        <w:rPr>
          <w:rFonts w:ascii="Arial" w:eastAsia="Arial" w:hAnsi="Arial" w:cs="Arial"/>
          <w:sz w:val="24"/>
          <w:szCs w:val="24"/>
        </w:rPr>
        <w:t>, un estándar mínimo para medidas cautelares. De ahí se sigue que ninguna familia jurídica ha sido ajena al problema de la suficiencia.</w:t>
      </w:r>
    </w:p>
    <w:p w14:paraId="04E2FB1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la diferencia entre ambas tradiciones es menor de lo que parece. Ferrer Beltrán sostiene que tres factores empujan a los sistemas angloamericanos hacia la subjetividad continental.</w:t>
      </w:r>
      <w:r>
        <w:rPr>
          <w:rFonts w:ascii="Arial" w:eastAsia="Arial" w:hAnsi="Arial" w:cs="Arial"/>
          <w:sz w:val="24"/>
          <w:szCs w:val="24"/>
          <w:vertAlign w:val="superscript"/>
        </w:rPr>
        <w:footnoteReference w:id="89"/>
      </w:r>
      <w:r>
        <w:rPr>
          <w:rFonts w:ascii="Arial" w:eastAsia="Arial" w:hAnsi="Arial" w:cs="Arial"/>
          <w:sz w:val="24"/>
          <w:szCs w:val="24"/>
        </w:rPr>
        <w:t xml:space="preserve"> El primero es la extrema indeterminación de las fórmulas empleadas. El segundo es la tesis de que esos estándares son flexibles y deben concretarse en cada caso. El tercero es que la jurisprudencia de las altas cortes los concibe como grados de confianza del juzgador en sus propias creencias. Por ello, la incorporación del más allá de toda duda razonable a los países de tradición romano-germánica no ha cambiado mucho las cosas.</w:t>
      </w:r>
      <w:r>
        <w:rPr>
          <w:rFonts w:ascii="Arial" w:eastAsia="Arial" w:hAnsi="Arial" w:cs="Arial"/>
          <w:sz w:val="24"/>
          <w:szCs w:val="24"/>
          <w:vertAlign w:val="superscript"/>
        </w:rPr>
        <w:footnoteReference w:id="90"/>
      </w:r>
      <w:r>
        <w:rPr>
          <w:rFonts w:ascii="Arial" w:eastAsia="Arial" w:hAnsi="Arial" w:cs="Arial"/>
          <w:sz w:val="24"/>
          <w:szCs w:val="24"/>
        </w:rPr>
        <w:t xml:space="preserve"> Sin una definición intersubjetiva de la razonabilidad de la duda, todo queda remitido a la subjetividad del juzgador. En consecuencia, el problema reside en la formulación subjetiva de esas fórmulas.</w:t>
      </w:r>
    </w:p>
    <w:p w14:paraId="12C679E5"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2"/>
        <w:gridCol w:w="2819"/>
        <w:gridCol w:w="3006"/>
        <w:gridCol w:w="1321"/>
      </w:tblGrid>
      <w:tr w:rsidR="00657C4E" w:rsidRPr="00657C4E" w14:paraId="00C05495" w14:textId="77777777" w:rsidTr="00D71922">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3EFA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Ordenamiento</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2DC4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Disposición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BDB4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 de suficiencia que emplea</w:t>
            </w:r>
          </w:p>
        </w:tc>
        <w:tc>
          <w:tcPr>
            <w:tcW w:w="1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7807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Rasgo</w:t>
            </w:r>
          </w:p>
        </w:tc>
      </w:tr>
      <w:tr w:rsidR="00657C4E" w:rsidRPr="00657C4E" w14:paraId="26EEFFE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79961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7FF8E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de Enjuiciamiento Criminal, artículo 741.1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7B8CC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aprecia según su conciencia las pruebas practicadas</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D5962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2FE001A"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D478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Colombia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0D8F0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7.4</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351E5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Convencimiento de la responsabilidad más allá de toda duda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D8DF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43C57201"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56AEF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Chile</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82816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Penal, artículo 340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A76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del tribunal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7EB3D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290797E"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B36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Argentina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85387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y Comercial de la Nación, artículo 386</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4C49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Los jueces forman su convicción conforme a la sana crítica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85A82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555EA5E9"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1BFB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Alemania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5EE9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Procesal Civil, parágrafo 286.1</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4EAF0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tribunal decide según su convicción</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9FA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254F829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0FC9B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Italia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BA44C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de Procedimiento Penal, artículo 530.2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EE45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Absolución si la prueba falta, es insuficiente o contradictoria</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F53D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Vago</w:t>
            </w:r>
          </w:p>
        </w:tc>
      </w:tr>
      <w:tr w:rsidR="00657C4E" w:rsidRPr="00657C4E" w14:paraId="4DF7A4A0"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50998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1F2B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3B5E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de la culpabilidad del procesado</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25C4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r w:rsidR="00657C4E" w:rsidRPr="00657C4E" w14:paraId="68B409BF" w14:textId="77777777" w:rsidTr="00D71922">
        <w:trPr>
          <w:cantSplit/>
        </w:trPr>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735E4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México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F5711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 402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002CE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c>
          <w:tcPr>
            <w:tcW w:w="1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C7D14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Subjetivo</w:t>
            </w:r>
          </w:p>
        </w:tc>
      </w:tr>
    </w:tbl>
    <w:p w14:paraId="5DE6E1B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1. Formulaciones legislativas de la suficiencia probatoria. Elaboración propia con base en Ferrer Beltrán, Prueba sin convicción, pp. 20, 21, 30 y 175, y en el texto vigente de los ordenamientos mexicanos citados.</w:t>
      </w:r>
    </w:p>
    <w:p w14:paraId="7D6F0B70" w14:textId="77777777" w:rsidR="00657C4E" w:rsidRPr="00657C4E" w:rsidRDefault="00657C4E" w:rsidP="00657C4E">
      <w:pPr>
        <w:spacing w:line="360" w:lineRule="auto"/>
        <w:rPr>
          <w:rFonts w:ascii="Arial" w:eastAsia="Arial" w:hAnsi="Arial" w:cs="Arial"/>
          <w:sz w:val="24"/>
          <w:szCs w:val="24"/>
        </w:rPr>
      </w:pPr>
    </w:p>
    <w:p w14:paraId="2816CA9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tabla anterior confirma que la mayoría de las legislaciones enlaza el resultado probatorio con el convencimiento del juzgador. Ferrer Beltrán reúne esos ejemplos para mostrar un mismo patrón.</w:t>
      </w:r>
      <w:r>
        <w:rPr>
          <w:rFonts w:ascii="Arial" w:eastAsia="Arial" w:hAnsi="Arial" w:cs="Arial"/>
          <w:sz w:val="24"/>
          <w:szCs w:val="24"/>
          <w:vertAlign w:val="superscript"/>
        </w:rPr>
        <w:footnoteReference w:id="91"/>
      </w:r>
      <w:r>
        <w:rPr>
          <w:rFonts w:ascii="Arial" w:eastAsia="Arial" w:hAnsi="Arial" w:cs="Arial"/>
          <w:sz w:val="24"/>
          <w:szCs w:val="24"/>
        </w:rPr>
        <w:t xml:space="preserve"> En todos ellos, que un hecho esté probado depende de que el juez quede convencido. El patrón se reproduce incluso en disposiciones que exigen suficiencia sin definirla. El artículo 530 del Código de Procedimiento Penal italiano ordena absolver si la prueba es insuficiente, pero no dice cuándo lo es.</w:t>
      </w:r>
      <w:r>
        <w:rPr>
          <w:rFonts w:ascii="Arial" w:eastAsia="Arial" w:hAnsi="Arial" w:cs="Arial"/>
          <w:sz w:val="24"/>
          <w:szCs w:val="24"/>
          <w:vertAlign w:val="superscript"/>
        </w:rPr>
        <w:footnoteReference w:id="92"/>
      </w:r>
      <w:r>
        <w:rPr>
          <w:rFonts w:ascii="Arial" w:eastAsia="Arial" w:hAnsi="Arial" w:cs="Arial"/>
          <w:sz w:val="24"/>
          <w:szCs w:val="24"/>
        </w:rPr>
        <w:t xml:space="preserve"> El artículo 316 del Código Nacional de Procedimientos Penales mexicano exige indicios razonables para la </w:t>
        <w:lastRenderedPageBreak/>
        <w:t>vinculación a proceso. Tampoco precisa el grado de probabilidad requerido. Ferrer resume ese vicio con una fórmula crítica. El legislador se limita a indicar que la prueba será suficiente cuando sea suficiente.</w:t>
      </w:r>
    </w:p>
    <w:p w14:paraId="0D66C2EC" w14:textId="77777777" w:rsidR="00657C4E" w:rsidRPr="00657C4E" w:rsidRDefault="00657C4E" w:rsidP="00657C4E">
      <w:pPr>
        <w:spacing w:line="360" w:lineRule="auto"/>
        <w:rPr>
          <w:del w:id="950039" w:author="Claude (fusión 1.2)" w:date="2026-09-26T00:00:00Z"/>
          <w:rFonts w:ascii="Arial" w:eastAsia="Arial" w:hAnsi="Arial" w:cs="Arial"/>
          <w:sz w:val="24"/>
          <w:szCs w:val="24"/>
        </w:rPr>
      </w:pPr>
    </w:p>
    <w:p w14:paraId="3A5096D3" w14:textId="77777777" w:rsidR="00657C4E" w:rsidRPr="00657C4E" w:rsidRDefault="00657C4E" w:rsidP="00657C4E">
      <w:pPr>
        <w:spacing w:line="360" w:lineRule="auto"/>
        <w:ind w:left="992" w:hanging="425"/>
        <w:outlineLvl w:val="1"/>
        <w:rPr>
          <w:del w:id="950037" w:author="Claude (fusión 1.2)" w:date="2026-09-26T00:00:00Z"/>
          <w:rFonts w:ascii="Arial" w:eastAsia="Arial" w:hAnsi="Arial" w:cs="Arial"/>
          <w:i/>
          <w:iCs/>
          <w:color w:val="000000"/>
          <w:sz w:val="24"/>
          <w:szCs w:val="24"/>
        </w:rPr>
      </w:pPr>
      <w:del w:id="950039" w:author="Claude (fusión 1.2)" w:date="2026-09-26T00:00:00Z">
        <w:r>
          <w:rPr>
            <w:rFonts w:ascii="Arial" w:eastAsia="Arial" w:hAnsi="Arial" w:cs="Arial"/>
            <w:i/>
            <w:iCs/>
            <w:color w:val="000000"/>
            <w:sz w:val="24"/>
            <w:szCs w:val="24"/>
          </w:rPr>
          <w:delText>1.2.3. Los tres momentos de la actividad probatoria</w:delText>
        </w:r>
      </w:del>
    </w:p>
    <w:p w14:paraId="40B6F43E" w14:textId="77777777" w:rsidR="00657C4E" w:rsidRPr="00657C4E" w:rsidRDefault="00657C4E" w:rsidP="00657C4E">
      <w:pPr>
        <w:spacing w:line="360" w:lineRule="auto"/>
        <w:rPr>
          <w:del w:id="950036" w:author="Claude (fusión 1.2)" w:date="2026-09-26T00:00:00Z"/>
          <w:rFonts w:ascii="Arial" w:eastAsia="Arial" w:hAnsi="Arial" w:cs="Arial"/>
          <w:sz w:val="24"/>
          <w:szCs w:val="24"/>
        </w:rPr>
      </w:pPr>
    </w:p>
    <w:p w14:paraId="45C4D553"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r>
      <w:ins w:id="950059" w:author="Claude (fusión 1.2)" w:date="2026-09-26T00:00:00Z">
        <w:r>
          <w:rPr>
            <w:rFonts w:ascii="Arial" w:eastAsia="Arial" w:hAnsi="Arial" w:cs="Arial"/>
            <w:sz w:val="24"/>
            <w:szCs w:val="24"/>
          </w:rPr>
          <w:t xml:space="preserve">Superar ese vicio exige ubicar cada figura en su lugar. </w:t>
        </w:r>
      </w:ins>
      <w:r>
        <w:rPr>
          <w:rFonts w:ascii="Arial" w:eastAsia="Arial" w:hAnsi="Arial" w:cs="Arial"/>
          <w:sz w:val="24"/>
          <w:szCs w:val="24"/>
        </w:rPr>
        <w:t xml:space="preserve">La distinción entre valoración y estándar se comprende mejor a partir de la teoría de los momentos de la actividad probatoria. Ferrer Beltrán distingue tres momentos lógicamente sucesivos, aunque en la práctica puedan entrelazarse.</w:t>
      </w:r>
      <w:r>
        <w:rPr>
          <w:rFonts w:ascii="Arial" w:eastAsia="Arial" w:hAnsi="Arial" w:cs="Arial"/>
          <w:sz w:val="24"/>
          <w:szCs w:val="24"/>
          <w:vertAlign w:val="superscript"/>
        </w:rPr>
        <w:footnoteReference w:id="93"/>
      </w:r>
      <w:r>
        <w:rPr>
          <w:rFonts w:ascii="Arial" w:eastAsia="Arial" w:hAnsi="Arial" w:cs="Arial"/>
          <w:sz w:val="24"/>
          <w:szCs w:val="24"/>
        </w:rPr>
        <w:t xml:space="preserve"> El primero es la conformación del conjunto de elementos de juicio. El segundo es la valoración de esos elementos. El tercero es la adopción de la decisión sobre los hechos probados. En el primer momento rigen numerosas reglas jurídicas de admisión y exclusión.</w:t>
      </w:r>
      <w:r>
        <w:rPr>
          <w:rFonts w:ascii="Arial" w:eastAsia="Arial" w:hAnsi="Arial" w:cs="Arial"/>
          <w:sz w:val="24"/>
          <w:szCs w:val="24"/>
          <w:vertAlign w:val="superscript"/>
        </w:rPr>
        <w:footnoteReference w:id="94"/>
      </w:r>
      <w:r>
        <w:rPr>
          <w:rFonts w:ascii="Arial" w:eastAsia="Arial" w:hAnsi="Arial" w:cs="Arial"/>
          <w:sz w:val="24"/>
          <w:szCs w:val="24"/>
        </w:rPr>
        <w:t xml:space="preserve"> En el segundo rige, en un sistema de libre valoración, la racionalidad general. En el tercero rigen reglas jurídicas de decisión. Esta secuencia permite ubicar con precisión cada figura del derecho probatorio.</w:t>
      </w:r>
    </w:p>
    <w:p w14:paraId="2B38B31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el segundo momento tiene un contenido específico. El juzgador valora la prueba de manera individual y conjunta.</w:t>
      </w:r>
      <w:r>
        <w:rPr>
          <w:rFonts w:ascii="Arial" w:eastAsia="Arial" w:hAnsi="Arial" w:cs="Arial"/>
          <w:sz w:val="24"/>
          <w:szCs w:val="24"/>
          <w:vertAlign w:val="superscript"/>
        </w:rPr>
        <w:footnoteReference w:id="95"/>
      </w:r>
      <w:r>
        <w:rPr>
          <w:rFonts w:ascii="Arial" w:eastAsia="Arial" w:hAnsi="Arial" w:cs="Arial"/>
          <w:sz w:val="24"/>
          <w:szCs w:val="24"/>
        </w:rPr>
        <w:t xml:space="preserve"> La valoración individual analiza la fiabilidad de cada prueba. La valoración conjunta relaciona las pruebas con las hipótesis y determina qué grado de corroboración aporta a cada una. Ferrer precisa que ese resultado es siempre contextual.</w:t>
      </w:r>
      <w:r>
        <w:rPr>
          <w:rFonts w:ascii="Arial" w:eastAsia="Arial" w:hAnsi="Arial" w:cs="Arial"/>
          <w:sz w:val="24"/>
          <w:szCs w:val="24"/>
          <w:vertAlign w:val="superscript"/>
        </w:rPr>
        <w:footnoteReference w:id="96"/>
      </w:r>
      <w:r>
        <w:rPr>
          <w:rFonts w:ascii="Arial" w:eastAsia="Arial" w:hAnsi="Arial" w:cs="Arial"/>
          <w:sz w:val="24"/>
          <w:szCs w:val="24"/>
        </w:rPr>
        <w:t xml:space="preserve"> Si cambia el conjunto de elementos, el resultado puede ser otro. Además, la libre valoración es libre solo porque no está sujeta a normas que predeterminen su resultado. La operación permanece sometida a los criterios generales de la lógica y la racionalidad. Aquí se sitúa la adminiculación analizada en el apartado 1.1.</w:t>
      </w:r>
    </w:p>
    <w:p w14:paraId="393B15F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Sobre esa base, el tercer momento añade algo que la valoración no puede proporcionar. Ferrer sostiene que la valoración nunca basta para tomar una decisión </w:t>
        <w:lastRenderedPageBreak/>
        <w:t>sobre los hechos.</w:t>
      </w:r>
      <w:r>
        <w:rPr>
          <w:rFonts w:ascii="Arial" w:eastAsia="Arial" w:hAnsi="Arial" w:cs="Arial"/>
          <w:sz w:val="24"/>
          <w:szCs w:val="24"/>
          <w:vertAlign w:val="superscript"/>
        </w:rPr>
        <w:footnoteReference w:id="97"/>
      </w:r>
      <w:r>
        <w:rPr>
          <w:rFonts w:ascii="Arial" w:eastAsia="Arial" w:hAnsi="Arial" w:cs="Arial"/>
          <w:sz w:val="24"/>
          <w:szCs w:val="24"/>
        </w:rPr>
        <w:t xml:space="preserve"> Se necesita un criterio que determine si el grado de corroboración alcanzado es suficiente. En este sentido, afirma que las pruebas subdeterminan la decisión probatoria. La decisión ya no está gobernada solo por la epistemología, sino también por reglas jurídicas. Esas reglas son de tres tipos, a saber, cargas de la prueba, presunciones y estándares de prueba. El resultado de la valoración no implica por sí solo nada respecto de la decisión.</w:t>
      </w:r>
      <w:r>
        <w:rPr>
          <w:rFonts w:ascii="Arial" w:eastAsia="Arial" w:hAnsi="Arial" w:cs="Arial"/>
          <w:sz w:val="24"/>
          <w:szCs w:val="24"/>
          <w:vertAlign w:val="superscript"/>
        </w:rPr>
        <w:footnoteReference w:id="98"/>
      </w:r>
      <w:r>
        <w:rPr>
          <w:rFonts w:ascii="Arial" w:eastAsia="Arial" w:hAnsi="Arial" w:cs="Arial"/>
          <w:sz w:val="24"/>
          <w:szCs w:val="24"/>
        </w:rPr>
        <w:t xml:space="preserve"> Ni siquiera la hipótesis más confirmada debe darse siempre por probada. Todo depende del estándar aplicable.</w:t>
      </w:r>
    </w:p>
    <w:p w14:paraId="2AC7007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De lo anterior se desprende que valoración y estándar no compiten entre sí, sino que se suceden. La valoración responde a la pregunta por el grado de apoyo empírico de cada hipótesis. El estándar responde a la pregunta por la suficiencia de ese apoyo para decidir. Ferrer recuerda que Tuzet ha mostrado la confusión habitual entre criterios de valoración y estándares de prueba.</w:t>
      </w:r>
      <w:r>
        <w:rPr>
          <w:rFonts w:ascii="Arial" w:eastAsia="Arial" w:hAnsi="Arial" w:cs="Arial"/>
          <w:sz w:val="24"/>
          <w:szCs w:val="24"/>
          <w:vertAlign w:val="superscript"/>
        </w:rPr>
        <w:footnoteReference w:id="99"/>
      </w:r>
      <w:r>
        <w:rPr>
          <w:rFonts w:ascii="Arial" w:eastAsia="Arial" w:hAnsi="Arial" w:cs="Arial"/>
          <w:sz w:val="24"/>
          <w:szCs w:val="24"/>
        </w:rPr>
        <w:t xml:space="preserve"> Esa confusión aparece incluso en la jurisprudencia del Tribunal Europeo de Derechos Humanos. Dicho tribunal ha tratado repetidamente el más allá de toda duda razonable como criterio de valoración. En el ámbito penal mexicano, un tribunal colegiado ha trazado correctamente la separación.</w:t>
      </w:r>
      <w:r>
        <w:rPr>
          <w:rFonts w:ascii="Arial" w:eastAsia="Arial" w:hAnsi="Arial" w:cs="Arial"/>
          <w:sz w:val="24"/>
          <w:szCs w:val="24"/>
          <w:vertAlign w:val="superscript"/>
        </w:rPr>
        <w:footnoteReference w:id="100"/>
      </w:r>
      <w:r>
        <w:rPr>
          <w:rFonts w:ascii="Arial" w:eastAsia="Arial" w:hAnsi="Arial" w:cs="Arial"/>
          <w:sz w:val="24"/>
          <w:szCs w:val="24"/>
        </w:rPr>
        <w:t xml:space="preserve"> Sostuvo que el ejercicio inferencial es válido, pero que su resultado debe satisfacer el umbral de la duda razonable. La inferencia y el umbral quedan así en planos distintos.</w:t>
      </w:r>
    </w:p>
    <w:p w14:paraId="2F6AD876"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400"/>
        <w:gridCol w:w="2300"/>
        <w:gridCol w:w="2238"/>
      </w:tblGrid>
      <w:tr w:rsidR="00657C4E" w:rsidRPr="00657C4E" w14:paraId="68739054"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FEF5E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Momento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02D040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Pregunta que responde</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012BB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Reglas que lo gobiernan</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9F789F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Figuras que le pertenecen</w:t>
            </w:r>
          </w:p>
        </w:tc>
      </w:tr>
      <w:tr w:rsidR="00657C4E" w:rsidRPr="00657C4E" w14:paraId="33F1209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74E60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Conformación del acervo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AA13A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elementos de juicio ingresan al proceso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C1D2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admisión y exclusión, plazos y relevancia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AEAB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Ofrecimiento, admisión y desahogo de pruebas</w:t>
            </w:r>
          </w:p>
        </w:tc>
      </w:tr>
      <w:tr w:rsidR="00657C4E" w:rsidRPr="00657C4E" w14:paraId="5D60EC2F"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7C533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Valoración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904ED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Qué grado de corroboración aportan las pruebas a cada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2CCE3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generales de la racionalidad, la lógica y la experiencia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EF0A0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Sana crítica, valoración individual y conjunta, adminiculación</w:t>
            </w:r>
          </w:p>
        </w:tc>
      </w:tr>
      <w:tr w:rsidR="00657C4E" w:rsidRPr="00657C4E" w14:paraId="7C924F1B"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51BD0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lastRenderedPageBreak/>
              <w:t>Decisión</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CCF22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Si ese grado basta para tener por probada una hipótesis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73C39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Reglas jurídicas de decisión de naturaleza política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3AC3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Estándares de prueba, cargas de la prueba y presunciones</w:t>
            </w:r>
          </w:p>
        </w:tc>
      </w:tr>
    </w:tbl>
    <w:p w14:paraId="13F1C78E"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2. Los tres momentos de la actividad probatoria. Elaboración propia con base en Ferrer Beltrán, La prueba es libertad, pero no tanto, pp. 24-28, y Prueba sin convicción, pp. 22-24.</w:t>
      </w:r>
    </w:p>
    <w:p w14:paraId="3D815918" w14:textId="77777777" w:rsidR="00657C4E" w:rsidRPr="00657C4E" w:rsidRDefault="00657C4E" w:rsidP="00657C4E">
      <w:pPr>
        <w:spacing w:line="360" w:lineRule="auto"/>
        <w:rPr>
          <w:rFonts w:ascii="Arial" w:eastAsia="Arial" w:hAnsi="Arial" w:cs="Arial"/>
          <w:sz w:val="24"/>
          <w:szCs w:val="24"/>
        </w:rPr>
      </w:pPr>
    </w:p>
    <w:p w14:paraId="2643C4A3" w14:textId="77777777" w:rsidR="00657C4E" w:rsidRPr="00657C4E" w:rsidRDefault="00657C4E" w:rsidP="00657C4E">
      <w:pPr>
        <w:spacing w:line="360" w:lineRule="auto"/>
        <w:rPr>
          <w:del w:id="950035" w:author="Claude (fusión 1.2)" w:date="2026-09-26T00:00:00Z"/>
          <w:rFonts w:ascii="Arial" w:eastAsia="Arial" w:hAnsi="Arial" w:cs="Arial"/>
          <w:sz w:val="24"/>
          <w:szCs w:val="24"/>
        </w:rPr>
      </w:pPr>
    </w:p>
    <w:p w14:paraId="10DB6FAB" w14:textId="77777777" w:rsidR="00657C4E" w:rsidRPr="00657C4E" w:rsidRDefault="00657C4E" w:rsidP="00657C4E">
      <w:pPr>
        <w:spacing w:line="360" w:lineRule="auto"/>
        <w:ind w:left="992" w:hanging="425"/>
        <w:outlineLvl w:val="1"/>
        <w:rPr>
          <w:del w:id="950033" w:author="Claude (fusión 1.2)" w:date="2026-09-26T00:00:00Z"/>
          <w:rFonts w:ascii="Arial" w:eastAsia="Arial" w:hAnsi="Arial" w:cs="Arial"/>
          <w:i/>
          <w:iCs/>
          <w:color w:val="000000"/>
          <w:sz w:val="24"/>
          <w:szCs w:val="24"/>
        </w:rPr>
      </w:pPr>
      <w:del w:id="950035" w:author="Claude (fusión 1.2)" w:date="2026-09-26T00:00:00Z">
        <w:r>
          <w:rPr>
            <w:rFonts w:ascii="Arial" w:eastAsia="Arial" w:hAnsi="Arial" w:cs="Arial"/>
            <w:i/>
            <w:iCs/>
            <w:color w:val="000000"/>
            <w:sz w:val="24"/>
            <w:szCs w:val="24"/>
          </w:rPr>
          <w:delText>1.2.4. Naturaleza normativa del estándar de prueba</w:delText>
        </w:r>
      </w:del>
    </w:p>
    <w:p w14:paraId="4D57AD6A" w14:textId="77777777" w:rsidR="00657C4E" w:rsidRPr="00657C4E" w:rsidRDefault="00657C4E" w:rsidP="00657C4E">
      <w:pPr>
        <w:spacing w:line="360" w:lineRule="auto"/>
        <w:rPr>
          <w:del w:id="950032" w:author="Claude (fusión 1.2)" w:date="2026-09-26T00:00:00Z"/>
          <w:rFonts w:ascii="Arial" w:eastAsia="Arial" w:hAnsi="Arial" w:cs="Arial"/>
          <w:sz w:val="24"/>
          <w:szCs w:val="24"/>
        </w:rPr>
      </w:pPr>
    </w:p>
    <w:p w14:paraId="37A4A17C"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r>
      <w:ins w:id="950061" w:author="Claude (fusión 1.2)" w:date="2026-09-26T00:00:00Z">
        <w:r>
          <w:rPr>
            <w:rFonts w:ascii="Arial" w:eastAsia="Arial" w:hAnsi="Arial" w:cs="Arial"/>
            <w:sz w:val="24"/>
            <w:szCs w:val="24"/>
          </w:rPr>
          <w:t xml:space="preserve">Si el estándar pertenece al momento de la decisión, debe precisarse quién fija su nivel. </w:t>
        </w:r>
      </w:ins>
      <w:r>
        <w:rPr>
          <w:rFonts w:ascii="Arial" w:eastAsia="Arial" w:hAnsi="Arial" w:cs="Arial"/>
          <w:sz w:val="24"/>
          <w:szCs w:val="24"/>
        </w:rPr>
        <w:t xml:space="preserve">La tesis central de la epistemología jurídica contemporánea sobre este punto es que la epistemología no fija el umbral de suficiencia. Carmen Vázquez lo formula con precisión.</w:t>
      </w:r>
      <w:r>
        <w:rPr>
          <w:rFonts w:ascii="Arial" w:eastAsia="Arial" w:hAnsi="Arial" w:cs="Arial"/>
          <w:sz w:val="24"/>
          <w:szCs w:val="24"/>
          <w:vertAlign w:val="superscript"/>
        </w:rPr>
        <w:footnoteReference w:id="101"/>
      </w:r>
      <w:r>
        <w:rPr>
          <w:rFonts w:ascii="Arial" w:eastAsia="Arial" w:hAnsi="Arial" w:cs="Arial"/>
          <w:sz w:val="24"/>
          <w:szCs w:val="24"/>
        </w:rPr>
        <w:t xml:space="preserve"> El estándar de prueba presupone una decisión de política pública sobre el beneficio de la duda que se concede a cada parte. Con ello decide también la distribución de errores que se busca en el proceso. A la epistemología solo le corresponde la construcción del estándar. No le corresponde determinar el grado mínimo exigible. Epistemológicamente puede decirse el cómo, pero no el cuánto. La misma autora exige que ese grado sea conocido previamente por las partes. Más precisamente, debería estar establecido en la legislación.</w:t>
      </w:r>
    </w:p>
    <w:p w14:paraId="41D3F40E"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la misma línea, Ferrer Beltrán sostiene que la decisión sobre el umbral no es en absoluto epistemológica. Retoma a Stein para afirmar que se trata de una decisión política.</w:t>
      </w:r>
      <w:r>
        <w:rPr>
          <w:rFonts w:ascii="Arial" w:eastAsia="Arial" w:hAnsi="Arial" w:cs="Arial"/>
          <w:sz w:val="24"/>
          <w:szCs w:val="24"/>
          <w:vertAlign w:val="superscript"/>
        </w:rPr>
        <w:footnoteReference w:id="102"/>
      </w:r>
      <w:r>
        <w:rPr>
          <w:rFonts w:ascii="Arial" w:eastAsia="Arial" w:hAnsi="Arial" w:cs="Arial"/>
          <w:sz w:val="24"/>
          <w:szCs w:val="24"/>
        </w:rPr>
        <w:t xml:space="preserve"> La epistemología puede ayudar a formular correctamente el estándar elegido. Sin embargo, no dice nada sobre cuál es el nivel adecuado. Ferrer añade una observación comparativa ilustrativa. La farmacología exige estándares más elevados que la historia, no por razones epistemológicas, sino por el costo del error. La única particularidad del derecho es que dispone de mecanismos institucionales para adoptar esa decisión. Por ello, el autor concluye que el debido proceso exige que el legislador </w:t>
        <w:lastRenderedPageBreak/>
        <w:t>determine el umbral para cada tipo de casos.</w:t>
      </w:r>
      <w:r>
        <w:rPr>
          <w:rFonts w:ascii="Arial" w:eastAsia="Arial" w:hAnsi="Arial" w:cs="Arial"/>
          <w:sz w:val="24"/>
          <w:szCs w:val="24"/>
          <w:vertAlign w:val="superscript"/>
        </w:rPr>
        <w:footnoteReference w:id="103"/>
      </w:r>
      <w:r>
        <w:rPr>
          <w:rFonts w:ascii="Arial" w:eastAsia="Arial" w:hAnsi="Arial" w:cs="Arial"/>
          <w:sz w:val="24"/>
          <w:szCs w:val="24"/>
        </w:rPr>
        <w:t xml:space="preserve"> El debido proceso no impone un umbral determinado, sino la existencia de uno.</w:t>
      </w:r>
    </w:p>
    <w:p w14:paraId="7B46870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Esta naturaleza normativa se explica por la función de distribuir el riesgo del error. Toda decisión sobre hechos se adopta en condiciones de incertidumbre. Ferrer distingue dos errores materiales posibles.</w:t>
      </w:r>
      <w:r>
        <w:rPr>
          <w:rFonts w:ascii="Arial" w:eastAsia="Arial" w:hAnsi="Arial" w:cs="Arial"/>
          <w:sz w:val="24"/>
          <w:szCs w:val="24"/>
          <w:vertAlign w:val="superscript"/>
        </w:rPr>
        <w:footnoteReference w:id="104"/>
      </w:r>
      <w:r>
        <w:rPr>
          <w:rFonts w:ascii="Arial" w:eastAsia="Arial" w:hAnsi="Arial" w:cs="Arial"/>
          <w:sz w:val="24"/>
          <w:szCs w:val="24"/>
        </w:rPr>
        <w:t xml:space="preserve"> Hay un falso positivo cuando se declara probada una hipótesis falsa. Hay un falso negativo cuando se declara no probada una hipótesis verdadera. Ambos errores pueden producirse aunque el razonamiento del juez sea correcto a la luz de las pruebas disponibles. Laudan denomina doctrina de distribución del error al conjunto de figuras que protegen al acusado.</w:t>
      </w:r>
      <w:r>
        <w:rPr>
          <w:rFonts w:ascii="Arial" w:eastAsia="Arial" w:hAnsi="Arial" w:cs="Arial"/>
          <w:sz w:val="24"/>
          <w:szCs w:val="24"/>
          <w:vertAlign w:val="superscript"/>
        </w:rPr>
        <w:footnoteReference w:id="105"/>
      </w:r>
      <w:r>
        <w:rPr>
          <w:rFonts w:ascii="Arial" w:eastAsia="Arial" w:hAnsi="Arial" w:cs="Arial"/>
          <w:sz w:val="24"/>
          <w:szCs w:val="24"/>
        </w:rPr>
        <w:t xml:space="preserve"> Entre ellas incluye el estándar de prueba, la presunción de inocencia, el beneficio de la duda y la carga de la prueba. Según este autor, ninguna de ellas está diseñada para reducir errores, sino para distribuirlos.</w:t>
      </w:r>
    </w:p>
    <w:p w14:paraId="5BB76F2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Ahora bien, la relación entre estándar y errores suele malentenderse. Ferrer identifica tres equívocos frecuentes.</w:t>
      </w:r>
      <w:r>
        <w:rPr>
          <w:rFonts w:ascii="Arial" w:eastAsia="Arial" w:hAnsi="Arial" w:cs="Arial"/>
          <w:sz w:val="24"/>
          <w:szCs w:val="24"/>
          <w:vertAlign w:val="superscript"/>
        </w:rPr>
        <w:footnoteReference w:id="106"/>
      </w:r>
      <w:r>
        <w:rPr>
          <w:rFonts w:ascii="Arial" w:eastAsia="Arial" w:hAnsi="Arial" w:cs="Arial"/>
          <w:sz w:val="24"/>
          <w:szCs w:val="24"/>
        </w:rPr>
        <w:t xml:space="preserve"> El primero sostiene que un estándar más exigente reduce el número total de errores. En realidad, elevar el umbral disminuye las condenas falsas, pero puede aumentar en mayor medida las absoluciones falsas. El segundo equívoco sostiene que la preponderancia de la prueba minimiza siempre los errores. Esa relación es contingente y depende de factores como el tipo de casos y la desigualdad entre las partes. El tercer equívoco sostiene que elevar el estándar es la mejor manera de reducir condenas falsas. Ferrer distingue dos estrategias distintas.</w:t>
      </w:r>
      <w:r>
        <w:rPr>
          <w:rFonts w:ascii="Arial" w:eastAsia="Arial" w:hAnsi="Arial" w:cs="Arial"/>
          <w:sz w:val="24"/>
          <w:szCs w:val="24"/>
          <w:vertAlign w:val="superscript"/>
        </w:rPr>
        <w:footnoteReference w:id="107"/>
      </w:r>
      <w:r>
        <w:rPr>
          <w:rFonts w:ascii="Arial" w:eastAsia="Arial" w:hAnsi="Arial" w:cs="Arial"/>
          <w:sz w:val="24"/>
          <w:szCs w:val="24"/>
        </w:rPr>
        <w:t xml:space="preserve"> La reducción de errores depende de enriquecer el acervo probatorio. La distribución de errores, en cambio, obedece a preferencias morales o políticas y corresponde al estándar.</w:t>
      </w:r>
    </w:p>
    <w:p w14:paraId="2731554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este panorama, cabría pensar que la filosofía moral podría fijar el umbral correcto. Laudan rechaza esa posibilidad.</w:t>
      </w:r>
      <w:r>
        <w:rPr>
          <w:rFonts w:ascii="Arial" w:eastAsia="Arial" w:hAnsi="Arial" w:cs="Arial"/>
          <w:sz w:val="24"/>
          <w:szCs w:val="24"/>
          <w:vertAlign w:val="superscript"/>
        </w:rPr>
        <w:footnoteReference w:id="108"/>
      </w:r>
      <w:r>
        <w:rPr>
          <w:rFonts w:ascii="Arial" w:eastAsia="Arial" w:hAnsi="Arial" w:cs="Arial"/>
          <w:sz w:val="24"/>
          <w:szCs w:val="24"/>
        </w:rPr>
        <w:t xml:space="preserve"> Las teorías deontológicas pueden afirmar que una condena falsa es peor que una absolución falsa. Sin embargo, no pueden determinar cuánto peor es. Laudan ilustra el problema con la llamada ratio de Blackstone. </w:t>
        <w:lastRenderedPageBreak/>
        <w:t>Maimónides proponía una proporción de mil a uno, Franklin de cien a uno, Hale de cinco a uno y Voltaire de dos a uno. Esas estimaciones difieren en un factor de quinientos.</w:t>
      </w:r>
      <w:r>
        <w:rPr>
          <w:rFonts w:ascii="Arial" w:eastAsia="Arial" w:hAnsi="Arial" w:cs="Arial"/>
          <w:sz w:val="24"/>
          <w:szCs w:val="24"/>
          <w:vertAlign w:val="superscript"/>
        </w:rPr>
        <w:footnoteReference w:id="109"/>
      </w:r>
      <w:r>
        <w:rPr>
          <w:rFonts w:ascii="Arial" w:eastAsia="Arial" w:hAnsi="Arial" w:cs="Arial"/>
          <w:sz w:val="24"/>
          <w:szCs w:val="24"/>
        </w:rPr>
        <w:t xml:space="preserve"> Ninguna fue defendida con argumentos, sino presentada como evidente. En consecuencia, la fijación del umbral requiere una decisión institucional explícita y no una intuición moral de cada juzgador.</w:t>
      </w:r>
    </w:p>
    <w:p w14:paraId="2AA1AAFC" w14:textId="77777777" w:rsidR="00657C4E" w:rsidRPr="00657C4E" w:rsidRDefault="00657C4E" w:rsidP="00657C4E">
      <w:pPr>
        <w:spacing w:line="360" w:lineRule="auto"/>
        <w:rPr>
          <w:del w:id="950031" w:author="Claude (fusión 1.2)" w:date="2026-09-26T00:00:00Z"/>
          <w:rFonts w:ascii="Arial" w:eastAsia="Arial" w:hAnsi="Arial" w:cs="Arial"/>
          <w:sz w:val="24"/>
          <w:szCs w:val="24"/>
        </w:rPr>
      </w:pPr>
    </w:p>
    <w:p w14:paraId="17295ABE" w14:textId="77777777" w:rsidR="00657C4E" w:rsidRPr="00657C4E" w:rsidRDefault="00657C4E" w:rsidP="00657C4E">
      <w:pPr>
        <w:spacing w:line="360" w:lineRule="auto"/>
        <w:ind w:left="992" w:hanging="425"/>
        <w:outlineLvl w:val="1"/>
        <w:rPr>
          <w:del w:id="950029" w:author="Claude (fusión 1.2)" w:date="2026-09-26T00:00:00Z"/>
          <w:rFonts w:ascii="Arial" w:eastAsia="Arial" w:hAnsi="Arial" w:cs="Arial"/>
          <w:i/>
          <w:iCs/>
          <w:color w:val="000000"/>
          <w:sz w:val="24"/>
          <w:szCs w:val="24"/>
        </w:rPr>
      </w:pPr>
      <w:del w:id="950031" w:author="Claude (fusión 1.2)" w:date="2026-09-26T00:00:00Z">
        <w:r>
          <w:rPr>
            <w:rFonts w:ascii="Arial" w:eastAsia="Arial" w:hAnsi="Arial" w:cs="Arial"/>
            <w:i/>
            <w:iCs/>
            <w:color w:val="000000"/>
            <w:sz w:val="24"/>
            <w:szCs w:val="24"/>
          </w:rPr>
          <w:delText>1.2.5. Funciones de los estándares de prueba y su diferencia con la prueba tasada</w:delText>
        </w:r>
      </w:del>
    </w:p>
    <w:p w14:paraId="288AF2A8" w14:textId="77777777" w:rsidR="00657C4E" w:rsidRPr="00657C4E" w:rsidRDefault="00657C4E" w:rsidP="00657C4E">
      <w:pPr>
        <w:spacing w:line="360" w:lineRule="auto"/>
        <w:rPr>
          <w:del w:id="950028" w:author="Claude (fusión 1.2)" w:date="2026-09-26T00:00:00Z"/>
          <w:rFonts w:ascii="Arial" w:eastAsia="Arial" w:hAnsi="Arial" w:cs="Arial"/>
          <w:sz w:val="24"/>
          <w:szCs w:val="24"/>
        </w:rPr>
      </w:pPr>
    </w:p>
    <w:p w14:paraId="758BE361"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Los estándares de prueba no se reducen a distribuir el riesgo del error. Ferrer Beltrán les atribuye tres funciones.</w:t>
      </w:r>
      <w:r>
        <w:rPr>
          <w:rFonts w:ascii="Arial" w:eastAsia="Arial" w:hAnsi="Arial" w:cs="Arial"/>
          <w:sz w:val="24"/>
          <w:szCs w:val="24"/>
          <w:vertAlign w:val="superscript"/>
        </w:rPr>
        <w:footnoteReference w:id="110"/>
      </w:r>
      <w:r>
        <w:rPr>
          <w:rFonts w:ascii="Arial" w:eastAsia="Arial" w:hAnsi="Arial" w:cs="Arial"/>
          <w:sz w:val="24"/>
          <w:szCs w:val="24"/>
        </w:rPr>
        <w:t xml:space="preserve"> La primera consiste en aportar los criterios de justificación de la decisión sobre la suficiencia probatoria. La segunda consiste en servir de garantía para las partes. La tercera consiste en distribuir el riesgo del error. Las dos primeras funciones se cumplen por la sola existencia de un estándar bien formulado.</w:t>
      </w:r>
      <w:r>
        <w:rPr>
          <w:rFonts w:ascii="Arial" w:eastAsia="Arial" w:hAnsi="Arial" w:cs="Arial"/>
          <w:sz w:val="24"/>
          <w:szCs w:val="24"/>
          <w:vertAlign w:val="superscript"/>
        </w:rPr>
        <w:footnoteReference w:id="111"/>
      </w:r>
      <w:r>
        <w:rPr>
          <w:rFonts w:ascii="Arial" w:eastAsia="Arial" w:hAnsi="Arial" w:cs="Arial"/>
          <w:sz w:val="24"/>
          <w:szCs w:val="24"/>
        </w:rPr>
        <w:t xml:space="preserve"> La tercera depende del nivel concreto de exigencia que se fije. El autor critica que la doctrina anglosajona se haya concentrado casi solo en la tercera función. Ese énfasis oscurece que disponer de estándares es parte sustancial del debido proceso.</w:t>
      </w:r>
    </w:p>
    <w:p w14:paraId="129F03F7"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Respecto de la función justificativa, Ferrer retoma a Gascón Abellán. Los estándares cumplen una función heurística y una función justificativa.</w:t>
      </w:r>
      <w:r>
        <w:rPr>
          <w:rFonts w:ascii="Arial" w:eastAsia="Arial" w:hAnsi="Arial" w:cs="Arial"/>
          <w:sz w:val="24"/>
          <w:szCs w:val="24"/>
          <w:vertAlign w:val="superscript"/>
        </w:rPr>
        <w:footnoteReference w:id="112"/>
      </w:r>
      <w:r>
        <w:rPr>
          <w:rFonts w:ascii="Arial" w:eastAsia="Arial" w:hAnsi="Arial" w:cs="Arial"/>
          <w:sz w:val="24"/>
          <w:szCs w:val="24"/>
        </w:rPr>
        <w:t xml:space="preserve"> La función heurística orienta al juez sobre los criterios relevantes al valorar. La función justificativa provee el umbral a partir del cual una hipótesis puede considerarse probada. Sin esos criterios, la obligación de motivar resulta de imposible cumplimiento. El juez no podría justificar que una hipótesis supera o no el umbral exigido. Respecto de la función de garantía, el estándar permite a las partes decidir su estrategia probatoria.</w:t>
      </w:r>
      <w:r>
        <w:rPr>
          <w:rFonts w:ascii="Arial" w:eastAsia="Arial" w:hAnsi="Arial" w:cs="Arial"/>
          <w:sz w:val="24"/>
          <w:szCs w:val="24"/>
          <w:vertAlign w:val="superscript"/>
        </w:rPr>
        <w:footnoteReference w:id="113"/>
      </w:r>
      <w:r>
        <w:rPr>
          <w:rFonts w:ascii="Arial" w:eastAsia="Arial" w:hAnsi="Arial" w:cs="Arial"/>
          <w:sz w:val="24"/>
          <w:szCs w:val="24"/>
        </w:rPr>
        <w:t xml:space="preserve"> También permite controlar la decisión mediante los recursos. La indeterminación del umbral vacía de contenido el derecho al recurso en materia de hechos.</w:t>
      </w:r>
    </w:p>
    <w:p w14:paraId="7967DAC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Un argumento recurrente contra los estándares los asimila a la prueba tasada. Nieva Fenoll sostiene esa tesis de manera explícita.</w:t>
      </w:r>
      <w:r>
        <w:rPr>
          <w:rFonts w:ascii="Arial" w:eastAsia="Arial" w:hAnsi="Arial" w:cs="Arial"/>
          <w:sz w:val="24"/>
          <w:szCs w:val="24"/>
          <w:vertAlign w:val="superscript"/>
        </w:rPr>
        <w:footnoteReference w:id="114"/>
      </w:r>
      <w:r>
        <w:rPr>
          <w:rFonts w:ascii="Arial" w:eastAsia="Arial" w:hAnsi="Arial" w:cs="Arial"/>
          <w:sz w:val="24"/>
          <w:szCs w:val="24"/>
        </w:rPr>
        <w:t xml:space="preserve"> Para él, carga de la prueba y estándares provienen del antiguo sistema de valoración legal. En un sistema de libre valoración, los estándares serían simples remedos de la </w:t>
      </w:r>
      <w:r>
        <w:rPr>
          <w:rFonts w:ascii="Arial" w:eastAsia="Arial" w:hAnsi="Arial" w:cs="Arial"/>
          <w:i/>
          <w:iCs/>
          <w:sz w:val="24"/>
          <w:szCs w:val="24"/>
        </w:rPr>
        <w:t>probatio plena</w:t>
      </w:r>
      <w:r>
        <w:rPr>
          <w:rFonts w:ascii="Arial" w:eastAsia="Arial" w:hAnsi="Arial" w:cs="Arial"/>
          <w:sz w:val="24"/>
          <w:szCs w:val="24"/>
        </w:rPr>
        <w:t xml:space="preserve"> y la </w:t>
      </w:r>
      <w:r>
        <w:rPr>
          <w:rFonts w:ascii="Arial" w:eastAsia="Arial" w:hAnsi="Arial" w:cs="Arial"/>
          <w:i/>
          <w:iCs/>
          <w:sz w:val="24"/>
          <w:szCs w:val="24"/>
        </w:rPr>
        <w:t>semiplena probatio</w:t>
      </w:r>
      <w:r>
        <w:rPr>
          <w:rFonts w:ascii="Arial" w:eastAsia="Arial" w:hAnsi="Arial" w:cs="Arial"/>
          <w:sz w:val="24"/>
          <w:szCs w:val="24"/>
        </w:rPr>
        <w:t>. Además, resultarían imposibles de objetivar. El autor añade que la preponderancia de la prueba no ayuda al juez, pues solo describe su labor cotidiana.</w:t>
      </w:r>
      <w:r>
        <w:rPr>
          <w:rFonts w:ascii="Arial" w:eastAsia="Arial" w:hAnsi="Arial" w:cs="Arial"/>
          <w:sz w:val="24"/>
          <w:szCs w:val="24"/>
          <w:vertAlign w:val="superscript"/>
        </w:rPr>
        <w:footnoteReference w:id="115"/>
      </w:r>
      <w:r>
        <w:rPr>
          <w:rFonts w:ascii="Arial" w:eastAsia="Arial" w:hAnsi="Arial" w:cs="Arial"/>
          <w:sz w:val="24"/>
          <w:szCs w:val="24"/>
        </w:rPr>
        <w:t xml:space="preserve"> También advierte que los estándares se pensaron sobre todo para jurados que no motivan.</w:t>
      </w:r>
      <w:r>
        <w:rPr>
          <w:rFonts w:ascii="Arial" w:eastAsia="Arial" w:hAnsi="Arial" w:cs="Arial"/>
          <w:sz w:val="24"/>
          <w:szCs w:val="24"/>
          <w:vertAlign w:val="superscript"/>
        </w:rPr>
        <w:footnoteReference w:id="116"/>
      </w:r>
      <w:r>
        <w:rPr>
          <w:rFonts w:ascii="Arial" w:eastAsia="Arial" w:hAnsi="Arial" w:cs="Arial"/>
          <w:sz w:val="24"/>
          <w:szCs w:val="24"/>
        </w:rPr>
        <w:t xml:space="preserve"> Esta posición merece consideración, porque cuestiona la premisa de esta investigación.</w:t>
      </w:r>
    </w:p>
    <w:p w14:paraId="2041833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No obstante, Ferrer Beltrán ofrece una réplica conceptual a esa objeción. El origen histórico de una institución nada dice acerca de su necesidad conceptual.</w:t>
      </w:r>
      <w:r>
        <w:rPr>
          <w:rFonts w:ascii="Arial" w:eastAsia="Arial" w:hAnsi="Arial" w:cs="Arial"/>
          <w:sz w:val="24"/>
          <w:szCs w:val="24"/>
          <w:vertAlign w:val="superscript"/>
        </w:rPr>
        <w:footnoteReference w:id="117"/>
      </w:r>
      <w:r>
        <w:rPr>
          <w:rFonts w:ascii="Arial" w:eastAsia="Arial" w:hAnsi="Arial" w:cs="Arial"/>
          <w:sz w:val="24"/>
          <w:szCs w:val="24"/>
        </w:rPr>
        <w:t xml:space="preserve"> Si no es posible alcanzar certezas racionales, es imprescindible determinar qué grado de probabilidad basta. Esa labor no puede realizarla la valoración, que solo mide el grado de corroboración. Además, prueba tasada y estándares son modos de regulación incompatibles.</w:t>
      </w:r>
      <w:r>
        <w:rPr>
          <w:rFonts w:ascii="Arial" w:eastAsia="Arial" w:hAnsi="Arial" w:cs="Arial"/>
          <w:sz w:val="24"/>
          <w:szCs w:val="24"/>
          <w:vertAlign w:val="superscript"/>
        </w:rPr>
        <w:footnoteReference w:id="118"/>
      </w:r>
      <w:r>
        <w:rPr>
          <w:rFonts w:ascii="Arial" w:eastAsia="Arial" w:hAnsi="Arial" w:cs="Arial"/>
          <w:sz w:val="24"/>
          <w:szCs w:val="24"/>
        </w:rPr>
        <w:t xml:space="preserve"> La prueba tasada impone un resultado probatorio a partir de la presencia de ciertos medios y evita todo razonamiento del juez. El estándar, por el contrario, presupone ese razonamiento. Vázquez coincide en que el estándar no fija a priori el valor de pruebas concretas, sino que opera sobre el conjunto para la decisión final.</w:t>
      </w:r>
      <w:r>
        <w:rPr>
          <w:rFonts w:ascii="Arial" w:eastAsia="Arial" w:hAnsi="Arial" w:cs="Arial"/>
          <w:sz w:val="24"/>
          <w:szCs w:val="24"/>
          <w:vertAlign w:val="superscript"/>
        </w:rPr>
        <w:footnoteReference w:id="119"/>
      </w:r>
      <w:r>
        <w:rPr>
          <w:rFonts w:ascii="Arial" w:eastAsia="Arial" w:hAnsi="Arial" w:cs="Arial"/>
          <w:sz w:val="24"/>
          <w:szCs w:val="24"/>
        </w:rPr>
        <w:t xml:space="preserve"> Por tanto, el estándar completa la libre valoración sin restaurar la prueba legal.</w:t>
      </w:r>
    </w:p>
    <w:p w14:paraId="0C5313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Para ilustrar esa complementariedad, Ferrer retoma una analogía de Anderson, Schum y Twining. Los profesores valoran libremente la calidad de cada examen.</w:t>
      </w:r>
      <w:r>
        <w:rPr>
          <w:rFonts w:ascii="Arial" w:eastAsia="Arial" w:hAnsi="Arial" w:cs="Arial"/>
          <w:sz w:val="24"/>
          <w:szCs w:val="24"/>
          <w:vertAlign w:val="superscript"/>
        </w:rPr>
        <w:footnoteReference w:id="120"/>
      </w:r>
      <w:r>
        <w:rPr>
          <w:rFonts w:ascii="Arial" w:eastAsia="Arial" w:hAnsi="Arial" w:cs="Arial"/>
          <w:sz w:val="24"/>
          <w:szCs w:val="24"/>
        </w:rPr>
        <w:t xml:space="preserve"> Sin embargo, la calificación mínima para aprobar está fijada de antemano y es igual para todos. Si cada profesor pudiera fijar también la nota mínima, los estudiantes quedarían en total inseguridad jurídica. Nadie sostiene que esa regla general afecte la libre valoración de los exámenes. Del mismo modo, los estándares son a la decisión </w:t>
        <w:lastRenderedPageBreak/>
        <w:t>probatoria lo que la nota mínima es a la evaluación. La valoración sigue siendo tarea del juez en el caso concreto. El umbral, en cambio, expresa una política pública previa. Esta analogía resume la distinción que articula todo el presente apartado.</w:t>
      </w:r>
    </w:p>
    <w:p w14:paraId="6A170C70" w14:textId="77777777" w:rsidR="00657C4E" w:rsidRPr="00657C4E" w:rsidRDefault="00657C4E" w:rsidP="00657C4E">
      <w:pPr>
        <w:spacing w:line="360" w:lineRule="auto"/>
        <w:rPr>
          <w:del w:id="950027" w:author="Claude (fusión 1.2)" w:date="2026-09-26T00:00:00Z"/>
          <w:rFonts w:ascii="Arial" w:eastAsia="Arial" w:hAnsi="Arial" w:cs="Arial"/>
          <w:sz w:val="24"/>
          <w:szCs w:val="24"/>
        </w:rPr>
      </w:pPr>
    </w:p>
    <w:p w14:paraId="114524BE" w14:textId="77777777" w:rsidR="00657C4E" w:rsidRPr="00657C4E" w:rsidRDefault="00657C4E" w:rsidP="00657C4E">
      <w:pPr>
        <w:spacing w:line="360" w:lineRule="auto"/>
        <w:ind w:left="992" w:hanging="425"/>
        <w:outlineLvl w:val="1"/>
        <w:rPr>
          <w:del w:id="950025" w:author="Claude (fusión 1.2)" w:date="2026-09-26T00:00:00Z"/>
          <w:rFonts w:ascii="Arial" w:eastAsia="Arial" w:hAnsi="Arial" w:cs="Arial"/>
          <w:i/>
          <w:iCs/>
          <w:color w:val="000000"/>
          <w:sz w:val="24"/>
          <w:szCs w:val="24"/>
        </w:rPr>
      </w:pPr>
      <w:del w:id="950027" w:author="Claude (fusión 1.2)" w:date="2026-09-26T00:00:00Z">
        <w:r>
          <w:rPr>
            <w:rFonts w:ascii="Arial" w:eastAsia="Arial" w:hAnsi="Arial" w:cs="Arial"/>
            <w:i/>
            <w:iCs/>
            <w:color w:val="000000"/>
            <w:sz w:val="24"/>
            <w:szCs w:val="24"/>
          </w:rPr>
          <w:delText>1.2.6. Deslinde entre estándar de prueba y carga de la prueba</w:delText>
        </w:r>
      </w:del>
    </w:p>
    <w:p w14:paraId="249F50C3" w14:textId="77777777" w:rsidR="00657C4E" w:rsidRPr="00657C4E" w:rsidRDefault="00657C4E" w:rsidP="00657C4E">
      <w:pPr>
        <w:spacing w:line="360" w:lineRule="auto"/>
        <w:rPr>
          <w:del w:id="950024" w:author="Claude (fusión 1.2)" w:date="2026-09-26T00:00:00Z"/>
          <w:rFonts w:ascii="Arial" w:eastAsia="Arial" w:hAnsi="Arial" w:cs="Arial"/>
          <w:sz w:val="24"/>
          <w:szCs w:val="24"/>
        </w:rPr>
      </w:pPr>
    </w:p>
    <w:p w14:paraId="0EEA041D"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w:t>
      </w:r>
      <w:ins w:id="950063" w:author="Claude (fusión 1.2)" w:date="2026-09-26T00:00:00Z">
        <w:r>
          <w:rPr>
            <w:rFonts w:ascii="Arial" w:eastAsia="Arial" w:hAnsi="Arial" w:cs="Arial"/>
            <w:sz w:val="24"/>
            <w:szCs w:val="24"/>
          </w:rPr>
          <w:t xml:space="preserve">distinción debe trazarse también frente a otras reglas de decisión. La </w:t>
        </w:r>
      </w:ins>
      <w:r>
        <w:rPr>
          <w:rFonts w:ascii="Arial" w:eastAsia="Arial" w:hAnsi="Arial" w:cs="Arial"/>
          <w:sz w:val="24"/>
          <w:szCs w:val="24"/>
        </w:rPr>
        <w:t xml:space="preserve">carga de la prueba suele invocarse como si resolviera la suficiencia probatoria. En materia electoral, el artículo 15, párrafo 2, de la Ley General de Medios establece que el que afirma está obligado a probar.</w:t>
      </w:r>
      <w:r>
        <w:rPr>
          <w:rFonts w:ascii="Arial" w:eastAsia="Arial" w:hAnsi="Arial" w:cs="Arial"/>
          <w:sz w:val="24"/>
          <w:szCs w:val="24"/>
          <w:vertAlign w:val="superscript"/>
        </w:rPr>
        <w:footnoteReference w:id="121"/>
      </w:r>
      <w:r>
        <w:rPr>
          <w:rFonts w:ascii="Arial" w:eastAsia="Arial" w:hAnsi="Arial" w:cs="Arial"/>
          <w:sz w:val="24"/>
          <w:szCs w:val="24"/>
        </w:rPr>
        <w:t xml:space="preserve"> También lo está el que niega, cuando su negación envuelve la afirmación expresa de un hecho. Esta regla indica quién debe aportar la prueba y quién soporta las consecuencias de su falta. Sin embargo, no indica cuándo la prueba aportada es suficiente. Ferrer Beltrán explica que la carga de la prueba determina quién pierde si no hay prueba suficiente de ninguna hipótesis.</w:t>
      </w:r>
      <w:r>
        <w:rPr>
          <w:rFonts w:ascii="Arial" w:eastAsia="Arial" w:hAnsi="Arial" w:cs="Arial"/>
          <w:sz w:val="24"/>
          <w:szCs w:val="24"/>
          <w:vertAlign w:val="superscript"/>
        </w:rPr>
        <w:footnoteReference w:id="122"/>
      </w:r>
      <w:r>
        <w:rPr>
          <w:rFonts w:ascii="Arial" w:eastAsia="Arial" w:hAnsi="Arial" w:cs="Arial"/>
          <w:sz w:val="24"/>
          <w:szCs w:val="24"/>
        </w:rPr>
        <w:t xml:space="preserve"> Para aplicarla es necesario conocer previamente cuándo hay prueba suficiente. En consecuencia, la carga presupone el estándar y no puede sustituirlo.</w:t>
      </w:r>
    </w:p>
    <w:p w14:paraId="42AC73A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Dentro de este marco, ambas figuras se relacionan en la distribución del riesgo del error. Ferrer advierte que el riesgo de error nunca es del todo simétrico por efecto de la carga de la prueba.</w:t>
      </w:r>
      <w:r>
        <w:rPr>
          <w:rFonts w:ascii="Arial" w:eastAsia="Arial" w:hAnsi="Arial" w:cs="Arial"/>
          <w:sz w:val="24"/>
          <w:szCs w:val="24"/>
          <w:vertAlign w:val="superscript"/>
        </w:rPr>
        <w:footnoteReference w:id="123"/>
      </w:r>
      <w:r>
        <w:rPr>
          <w:rFonts w:ascii="Arial" w:eastAsia="Arial" w:hAnsi="Arial" w:cs="Arial"/>
          <w:sz w:val="24"/>
          <w:szCs w:val="24"/>
        </w:rPr>
        <w:t xml:space="preserve"> Si ninguna hipótesis alcanza el umbral, el caso se resuelve a favor de una de las partes. La parte que tiene la carga soporta, por ello, un mayor riesgo. Laudan incluye la carga de la prueba entre los mecanismos de distribución del error.</w:t>
      </w:r>
      <w:r>
        <w:rPr>
          <w:rFonts w:ascii="Arial" w:eastAsia="Arial" w:hAnsi="Arial" w:cs="Arial"/>
          <w:sz w:val="24"/>
          <w:szCs w:val="24"/>
          <w:vertAlign w:val="superscript"/>
        </w:rPr>
        <w:footnoteReference w:id="124"/>
      </w:r>
      <w:r>
        <w:rPr>
          <w:rFonts w:ascii="Arial" w:eastAsia="Arial" w:hAnsi="Arial" w:cs="Arial"/>
          <w:sz w:val="24"/>
          <w:szCs w:val="24"/>
        </w:rPr>
        <w:t xml:space="preserve"> Sin embargo, la carga actúa como regla de clausura, mientras que el estándar actúa como umbral. La primera opera cuando nadie alcanzó la suficiencia. El segundo define qué significa alcanzarla.</w:t>
      </w:r>
    </w:p>
    <w:p w14:paraId="6CDD7A1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Por su parte, Nieva Fenoll sostiene una tesis más radical sobre la carga objetiva. En su opinión, el concepto termina identificándose con la valoración de la prueba.</w:t>
      </w:r>
      <w:r>
        <w:rPr>
          <w:rFonts w:ascii="Arial" w:eastAsia="Arial" w:hAnsi="Arial" w:cs="Arial"/>
          <w:sz w:val="24"/>
          <w:szCs w:val="24"/>
          <w:vertAlign w:val="superscript"/>
        </w:rPr>
        <w:footnoteReference w:id="125"/>
      </w:r>
      <w:r>
        <w:rPr>
          <w:rFonts w:ascii="Arial" w:eastAsia="Arial" w:hAnsi="Arial" w:cs="Arial"/>
          <w:sz w:val="24"/>
          <w:szCs w:val="24"/>
        </w:rPr>
        <w:t xml:space="preserve"> Bajo la carga objetiva se describiría, en realidad, el nivel de convicción del juez. Por ello, el concepto resultaría redundante. Esta posición confirma, desde un ángulo distinto, que la </w:t>
        <w:lastRenderedPageBreak/>
        <w:t>carga no puede entenderse sin un criterio de suficiencia. Donde Nieva ve redundancia, Ferrer ve dependencia lógica. Para esta investigación, la segunda lectura resulta más útil. Permite distinguir la regla que asigna el riesgo de la regla que mide la suficiencia.</w:t>
      </w:r>
    </w:p>
    <w:p w14:paraId="07A2064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En la práctica jurisdiccional electoral, la confusión entre carga y estándar aparece con claridad. En el recurso SUP-REC-1388/2018, la Sala Superior invocó la presunción de determinancia prevista para diferencias menores al cinco por ciento. Como la diferencia entre el primero y el segundo lugar era de 11.11 por ciento, atribuyó la carga de acreditar la determinancia a quien pretendía la nulidad.</w:t>
      </w:r>
      <w:r>
        <w:rPr>
          <w:rFonts w:ascii="Arial" w:eastAsia="Arial" w:hAnsi="Arial" w:cs="Arial"/>
          <w:sz w:val="24"/>
          <w:szCs w:val="24"/>
          <w:vertAlign w:val="superscript"/>
        </w:rPr>
        <w:footnoteReference w:id="126"/>
      </w:r>
      <w:r>
        <w:rPr>
          <w:rFonts w:ascii="Arial" w:eastAsia="Arial" w:hAnsi="Arial" w:cs="Arial"/>
          <w:sz w:val="24"/>
          <w:szCs w:val="24"/>
        </w:rPr>
        <w:t xml:space="preserve"> Esa presunción es una regla de distribución de la carga, pues exige prueba en contrario para desvirtuarla. La misma sentencia afirmó que el estándar probatorio para analizar la determinancia en casos de violencia política debía ser mínimo.</w:t>
      </w:r>
      <w:r>
        <w:rPr>
          <w:rFonts w:ascii="Arial" w:eastAsia="Arial" w:hAnsi="Arial" w:cs="Arial"/>
          <w:sz w:val="24"/>
          <w:szCs w:val="24"/>
          <w:vertAlign w:val="superscript"/>
        </w:rPr>
        <w:footnoteReference w:id="127"/>
      </w:r>
      <w:r>
        <w:rPr>
          <w:rFonts w:ascii="Arial" w:eastAsia="Arial" w:hAnsi="Arial" w:cs="Arial"/>
          <w:sz w:val="24"/>
          <w:szCs w:val="24"/>
        </w:rPr>
        <w:t xml:space="preserve"> Sin embargo, concluyó que no había forma de conocer la trascendencia de los hechos y que debía regir la presunción de validez.</w:t>
      </w:r>
      <w:r>
        <w:rPr>
          <w:rFonts w:ascii="Arial" w:eastAsia="Arial" w:hAnsi="Arial" w:cs="Arial"/>
          <w:sz w:val="24"/>
          <w:szCs w:val="24"/>
          <w:vertAlign w:val="superscript"/>
        </w:rPr>
        <w:footnoteReference w:id="128"/>
      </w:r>
      <w:r>
        <w:rPr>
          <w:rFonts w:ascii="Arial" w:eastAsia="Arial" w:hAnsi="Arial" w:cs="Arial"/>
          <w:sz w:val="24"/>
          <w:szCs w:val="24"/>
        </w:rPr>
        <w:t xml:space="preserve"> En su voto razonado, el magistrado Reyes Rodríguez Mondragón sostuvo que exigir al denunciante la carga de acreditar la trascendencia fijaba un estándar prácticamente imposible.</w:t>
      </w:r>
      <w:r>
        <w:rPr>
          <w:rFonts w:ascii="Arial" w:eastAsia="Arial" w:hAnsi="Arial" w:cs="Arial"/>
          <w:sz w:val="24"/>
          <w:szCs w:val="24"/>
          <w:vertAlign w:val="superscript"/>
        </w:rPr>
        <w:footnoteReference w:id="129"/>
      </w:r>
      <w:r>
        <w:rPr>
          <w:rFonts w:ascii="Arial" w:eastAsia="Arial" w:hAnsi="Arial" w:cs="Arial"/>
          <w:sz w:val="24"/>
          <w:szCs w:val="24"/>
        </w:rPr>
        <w:t xml:space="preserve"> El voto identifica un problema real, pero lo describe con categorías intercambiables. Carga y estándar aparecen como una sola exigencia.</w:t>
      </w:r>
    </w:p>
    <w:p w14:paraId="6DD76233"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69"/>
        <w:gridCol w:w="3269"/>
      </w:tblGrid>
      <w:tr w:rsidR="00657C4E" w:rsidRPr="00657C4E" w14:paraId="058CD9FF" w14:textId="77777777" w:rsidTr="00D71922">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ADF364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Criterio</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0318C5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Carga de la prueba</w:t>
            </w:r>
          </w:p>
        </w:tc>
        <w:tc>
          <w:tcPr>
            <w:tcW w:w="3269"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E2DE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Estándar de prueba</w:t>
            </w:r>
          </w:p>
        </w:tc>
      </w:tr>
      <w:tr w:rsidR="00657C4E" w:rsidRPr="00657C4E" w14:paraId="3FC076A7"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93BBF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Pregunta que responde</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9ED2A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Quién debe probar y quién pierde si nadie alcanza la 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A43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 xml:space="preserve">Cuándo un hecho debe darse por suficientemente acreditado</w:t>
            </w:r>
          </w:p>
        </w:tc>
      </w:tr>
      <w:tr w:rsidR="00657C4E" w:rsidRPr="00657C4E" w14:paraId="7A8F0F6B"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94AB0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Destinatario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71F48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Las partes y, como regla de juicio, el juzgador</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BE8F6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El juzgador</w:t>
            </w:r>
          </w:p>
        </w:tc>
      </w:tr>
      <w:tr w:rsidR="00657C4E" w:rsidRPr="00657C4E" w14:paraId="0B48B5F5"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4F68E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Momento de operación</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77D7C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distribuir la actividad probatoria y al cerrar la decisión ante la insuficiencia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9CFAA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Al decidir sobre los hechos, después de la valoración</w:t>
            </w:r>
          </w:p>
        </w:tc>
      </w:tr>
      <w:tr w:rsidR="00657C4E" w:rsidRPr="00657C4E" w14:paraId="0BF35C03"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79310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Relación lógica</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5A95C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Presupone un umbral de suficiencia conocido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11B5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 presupuesto de la carga y de las presunciones iuris tantum</w:t>
            </w:r>
          </w:p>
        </w:tc>
      </w:tr>
      <w:tr w:rsidR="00657C4E" w:rsidRPr="00657C4E" w14:paraId="5653AFCE" w14:textId="77777777" w:rsidTr="00D71922">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1D8C6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Ejemplo en materia electoral</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0E0F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Artículo 15, párrafo 2, de la Ley General de Medios y presunción de determinancia menor al cinco por ciento</w:t>
            </w:r>
          </w:p>
        </w:tc>
        <w:tc>
          <w:tcPr>
            <w:tcW w:w="3269"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2C2B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Ausente como regla explícita. Sustituido por la convicción y por la plena acreditación</w:t>
            </w:r>
          </w:p>
        </w:tc>
      </w:tr>
    </w:tbl>
    <w:p w14:paraId="638C51D1" w14:textId="77777777" w:rsidR="00657C4E" w:rsidRPr="00657C4E" w:rsidRDefault="00657C4E" w:rsidP="00657C4E">
      <w:pPr>
        <w:spacing w:before="60"/>
        <w:rPr>
          <w:rFonts w:ascii="Arial" w:eastAsia="Arial" w:hAnsi="Arial" w:cs="Arial"/>
          <w:sz w:val="24"/>
          <w:szCs w:val="24"/>
        </w:rPr>
      </w:pPr>
      <w:r>
        <w:rPr>
          <w:rFonts w:ascii="Arial" w:eastAsia="Arial" w:hAnsi="Arial" w:cs="Arial"/>
        </w:rPr>
        <w:lastRenderedPageBreak/>
        <w:t>Tabla 3. Deslinde entre carga de la prueba y estándar de prueba. Elaboración propia con base en Ferrer Beltrán, Prueba sin convicción, pp. 19, 114 y 142, y en la Ley General del Sistema de Medios de Impugnación en Materia Electoral.</w:t>
      </w:r>
    </w:p>
    <w:p w14:paraId="192BB2EB" w14:textId="77777777" w:rsidR="00657C4E" w:rsidRPr="00657C4E" w:rsidRDefault="00657C4E" w:rsidP="00657C4E">
      <w:pPr>
        <w:spacing w:line="360" w:lineRule="auto"/>
        <w:rPr>
          <w:rFonts w:ascii="Arial" w:eastAsia="Arial" w:hAnsi="Arial" w:cs="Arial"/>
          <w:sz w:val="24"/>
          <w:szCs w:val="24"/>
        </w:rPr>
      </w:pPr>
    </w:p>
    <w:p w14:paraId="3C7B9BBE" w14:textId="77777777" w:rsidR="00657C4E" w:rsidRPr="00657C4E" w:rsidRDefault="00657C4E" w:rsidP="00657C4E">
      <w:pPr>
        <w:spacing w:line="360" w:lineRule="auto"/>
        <w:rPr>
          <w:del w:id="950023" w:author="Claude (fusión 1.2)" w:date="2026-09-26T00:00:00Z"/>
          <w:rFonts w:ascii="Arial" w:eastAsia="Arial" w:hAnsi="Arial" w:cs="Arial"/>
          <w:sz w:val="24"/>
          <w:szCs w:val="24"/>
        </w:rPr>
      </w:pPr>
    </w:p>
    <w:p w14:paraId="6D128E9A" w14:textId="77777777" w:rsidR="00657C4E" w:rsidRPr="00657C4E" w:rsidRDefault="00657C4E" w:rsidP="00657C4E">
      <w:pPr>
        <w:spacing w:line="360" w:lineRule="auto"/>
        <w:ind w:left="992" w:hanging="425"/>
        <w:outlineLvl w:val="1"/>
        <w:rPr>
          <w:del w:id="950021" w:author="Claude (fusión 1.2)" w:date="2026-09-26T00:00:00Z"/>
          <w:rFonts w:ascii="Arial" w:eastAsia="Arial" w:hAnsi="Arial" w:cs="Arial"/>
          <w:i/>
          <w:iCs/>
          <w:color w:val="000000"/>
          <w:sz w:val="24"/>
          <w:szCs w:val="24"/>
        </w:rPr>
      </w:pPr>
      <w:del w:id="950023" w:author="Claude (fusión 1.2)" w:date="2026-09-26T00:00:00Z">
        <w:r>
          <w:rPr>
            <w:rFonts w:ascii="Arial" w:eastAsia="Arial" w:hAnsi="Arial" w:cs="Arial"/>
            <w:i/>
            <w:iCs/>
            <w:color w:val="000000"/>
            <w:sz w:val="24"/>
            <w:szCs w:val="24"/>
          </w:rPr>
          <w:delText>1.2.7. La sana crítica como método de valoración y no como estándar</w:delText>
        </w:r>
      </w:del>
    </w:p>
    <w:p w14:paraId="7BF5AE31" w14:textId="77777777" w:rsidR="00657C4E" w:rsidRPr="00657C4E" w:rsidRDefault="00657C4E" w:rsidP="00657C4E">
      <w:pPr>
        <w:spacing w:line="360" w:lineRule="auto"/>
        <w:rPr>
          <w:del w:id="950020" w:author="Claude (fusión 1.2)" w:date="2026-09-26T00:00:00Z"/>
          <w:rFonts w:ascii="Arial" w:eastAsia="Arial" w:hAnsi="Arial" w:cs="Arial"/>
          <w:sz w:val="24"/>
          <w:szCs w:val="24"/>
        </w:rPr>
      </w:pPr>
    </w:p>
    <w:p w14:paraId="1B287E9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r>
      <w:ins w:id="950065" w:author="Claude (fusión 1.2)" w:date="2026-09-26T00:00:00Z">
        <w:r>
          <w:rPr>
            <w:rFonts w:ascii="Arial" w:eastAsia="Arial" w:hAnsi="Arial" w:cs="Arial"/>
            <w:sz w:val="24"/>
            <w:szCs w:val="24"/>
          </w:rPr>
          <w:t xml:space="preserve">Una confusión semejante afecta a la sana crítica. </w:t>
        </w:r>
      </w:ins>
      <w:r>
        <w:rPr>
          <w:rFonts w:ascii="Arial" w:eastAsia="Arial" w:hAnsi="Arial" w:cs="Arial"/>
          <w:sz w:val="24"/>
          <w:szCs w:val="24"/>
        </w:rPr>
        <w:t xml:space="preserve">La sana crítica constituye una fórmula de valoración, no un criterio de suficiencia. Así lo muestra su propio contenido. El artículo 16, párrafo 1, de la Ley General de Medios la enuncia junto a las reglas de la lógica y de la experiencia. El Código Nacional de Procedimientos Penales utiliza una fórmula análoga. Su artículo 259 ordena valorar las pruebas de manera libre y lógica.</w:t>
      </w:r>
      <w:r>
        <w:rPr>
          <w:rFonts w:ascii="Arial" w:eastAsia="Arial" w:hAnsi="Arial" w:cs="Arial"/>
          <w:sz w:val="24"/>
          <w:szCs w:val="24"/>
          <w:vertAlign w:val="superscript"/>
        </w:rPr>
        <w:footnoteReference w:id="130"/>
      </w:r>
      <w:r>
        <w:rPr>
          <w:rFonts w:ascii="Arial" w:eastAsia="Arial" w:hAnsi="Arial" w:cs="Arial"/>
          <w:sz w:val="24"/>
          <w:szCs w:val="24"/>
        </w:rPr>
        <w:t xml:space="preserve"> Su artículo 265 exige justificar el valor otorgado a cada prueba con base en una apreciación conjunta, integral y armónica. Ninguna de estas disposiciones indica cuánta corroboración basta para decidir. Todas describen cómo debe razonar el juzgador.</w:t>
      </w:r>
    </w:p>
    <w:p w14:paraId="7B8C68B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este orden de ideas, la sana crítica funciona como una exigencia de racionalidad en el segundo momento de la actividad probatoria. González Lagier advierte que las referencias legales a la lógica, a la sana crítica y a la experiencia son sumamente vagas.</w:t>
      </w:r>
      <w:r>
        <w:rPr>
          <w:rFonts w:ascii="Arial" w:eastAsia="Arial" w:hAnsi="Arial" w:cs="Arial"/>
          <w:sz w:val="24"/>
          <w:szCs w:val="24"/>
          <w:vertAlign w:val="superscript"/>
        </w:rPr>
        <w:footnoteReference w:id="131"/>
      </w:r>
      <w:r>
        <w:rPr>
          <w:rFonts w:ascii="Arial" w:eastAsia="Arial" w:hAnsi="Arial" w:cs="Arial"/>
          <w:sz w:val="24"/>
          <w:szCs w:val="24"/>
        </w:rPr>
        <w:t xml:space="preserve"> Por ello propone concretarlas mediante criterios de solidez inferencial. Esos criterios permiten evaluar la fiabilidad de los datos, la fundamentación de las máximas y la eliminación de hipótesis rivales. Sin embargo, incluso una aplicación impecable de esos criterios solo arroja un grado de confirmación. La sana crítica prohíbe saltos ilógicos, prejuicios y generalizaciones apresuradas. No obstante, no dice si tres indicios concordantes bastan para anular una elección. Esa respuesta pertenece al estándar.</w:t>
      </w:r>
    </w:p>
    <w:p w14:paraId="549B730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 partir de estas afirmaciones, puede formularse con claridad la diferencia funcional. La sana crítica rige el procedimiento intelectivo del juzgador. El estándar rige la suficiencia del resultado de ese procedimiento. La primera es un método y el segundo es una regla de decisión. Ferrer Beltrán lo expresa al señalar que el estándar presupone el razonamiento probatorio del juez.</w:t>
      </w:r>
      <w:r>
        <w:rPr>
          <w:rFonts w:ascii="Arial" w:eastAsia="Arial" w:hAnsi="Arial" w:cs="Arial"/>
          <w:sz w:val="24"/>
          <w:szCs w:val="24"/>
          <w:vertAlign w:val="superscript"/>
        </w:rPr>
        <w:footnoteReference w:id="132"/>
      </w:r>
      <w:r>
        <w:rPr>
          <w:rFonts w:ascii="Arial" w:eastAsia="Arial" w:hAnsi="Arial" w:cs="Arial"/>
          <w:sz w:val="24"/>
          <w:szCs w:val="24"/>
        </w:rPr>
        <w:t xml:space="preserve"> Primero se valora la prueba y se determina el </w:t>
        <w:lastRenderedPageBreak/>
        <w:t>grado de corroboración de cada hipótesis. Solo después procede aplicar el estándar para decidir si ese grado basta. Por consiguiente, afirmar que un tribunal valora conforme a la sana crítica nada informa sobre el umbral aplicable.</w:t>
      </w:r>
    </w:p>
    <w:p w14:paraId="6A99A9BD"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Frente a esa conclusión, podría objetarse que la preponderancia de la prueba se deriva directamente de la valoración racional. Bayón sostuvo, según la reconstrucción de Ferrer, que un sistema indiferente a la distribución del error podría tener por probada la hipótesis más confirmada.</w:t>
      </w:r>
      <w:r>
        <w:rPr>
          <w:rFonts w:ascii="Arial" w:eastAsia="Arial" w:hAnsi="Arial" w:cs="Arial"/>
          <w:sz w:val="24"/>
          <w:szCs w:val="24"/>
          <w:vertAlign w:val="superscript"/>
        </w:rPr>
        <w:footnoteReference w:id="133"/>
      </w:r>
      <w:r>
        <w:rPr>
          <w:rFonts w:ascii="Arial" w:eastAsia="Arial" w:hAnsi="Arial" w:cs="Arial"/>
          <w:sz w:val="24"/>
          <w:szCs w:val="24"/>
        </w:rPr>
        <w:t xml:space="preserve"> Ferrer rechaza el argumento por dos razones. La primera es que tener por probada la hipótesis más confirmada ya supone un estándar por defecto. La segunda es que la preponderancia tampoco es un criterio unívoco. Debe precisarse qué hipótesis se comparan y si se exige un mínimo de peso probatorio. Ninguna de esas preguntas puede responderse con criterios de valoración. En síntesis, incluso el estándar más modesto es una regla jurídica distinta del método.</w:t>
      </w:r>
    </w:p>
    <w:p w14:paraId="2411A6B5" w14:textId="77777777" w:rsidR="00657C4E" w:rsidRPr="00657C4E" w:rsidRDefault="00657C4E" w:rsidP="00657C4E">
      <w:pPr>
        <w:spacing w:line="360" w:lineRule="auto"/>
        <w:rPr>
          <w:del w:id="950019" w:author="Claude (fusión 1.2)" w:date="2026-09-26T00:00:00Z"/>
          <w:rFonts w:ascii="Arial" w:eastAsia="Arial" w:hAnsi="Arial" w:cs="Arial"/>
          <w:sz w:val="24"/>
          <w:szCs w:val="24"/>
        </w:rPr>
      </w:pPr>
    </w:p>
    <w:p w14:paraId="54352892" w14:textId="77777777" w:rsidR="00657C4E" w:rsidRPr="00657C4E" w:rsidRDefault="00657C4E" w:rsidP="00657C4E">
      <w:pPr>
        <w:spacing w:line="360" w:lineRule="auto"/>
        <w:ind w:left="992" w:hanging="425"/>
        <w:outlineLvl w:val="1"/>
        <w:rPr>
          <w:del w:id="950017" w:author="Claude (fusión 1.2)" w:date="2026-09-26T00:00:00Z"/>
          <w:rFonts w:ascii="Arial" w:eastAsia="Arial" w:hAnsi="Arial" w:cs="Arial"/>
          <w:i/>
          <w:iCs/>
          <w:color w:val="000000"/>
          <w:sz w:val="24"/>
          <w:szCs w:val="24"/>
        </w:rPr>
      </w:pPr>
      <w:del w:id="950019" w:author="Claude (fusión 1.2)" w:date="2026-09-26T00:00:00Z">
        <w:r>
          <w:rPr>
            <w:rFonts w:ascii="Arial" w:eastAsia="Arial" w:hAnsi="Arial" w:cs="Arial"/>
            <w:i/>
            <w:iCs/>
            <w:color w:val="000000"/>
            <w:sz w:val="24"/>
            <w:szCs w:val="24"/>
          </w:rPr>
          <w:delText>1.2.8. Crítica a los estados mentales del juzgador como criterio de suficiencia</w:delText>
        </w:r>
      </w:del>
    </w:p>
    <w:p w14:paraId="1662596F" w14:textId="77777777" w:rsidR="00657C4E" w:rsidRPr="00657C4E" w:rsidRDefault="00657C4E" w:rsidP="00657C4E">
      <w:pPr>
        <w:spacing w:line="360" w:lineRule="auto"/>
        <w:rPr>
          <w:del w:id="950016" w:author="Claude (fusión 1.2)" w:date="2026-09-26T00:00:00Z"/>
          <w:rFonts w:ascii="Arial" w:eastAsia="Arial" w:hAnsi="Arial" w:cs="Arial"/>
          <w:sz w:val="24"/>
          <w:szCs w:val="24"/>
        </w:rPr>
      </w:pPr>
    </w:p>
    <w:p w14:paraId="560DBC7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La apelación a la convicción del juzgador como criterio de suficiencia es la manifestación más visible de la confusión examinada. Ferrer Beltrán ofrece tres razones independientes para rechazarla.</w:t>
      </w:r>
      <w:r>
        <w:rPr>
          <w:rFonts w:ascii="Arial" w:eastAsia="Arial" w:hAnsi="Arial" w:cs="Arial"/>
          <w:sz w:val="24"/>
          <w:szCs w:val="24"/>
          <w:vertAlign w:val="superscript"/>
        </w:rPr>
        <w:footnoteReference w:id="134"/>
      </w:r>
      <w:r>
        <w:rPr>
          <w:rFonts w:ascii="Arial" w:eastAsia="Arial" w:hAnsi="Arial" w:cs="Arial"/>
          <w:sz w:val="24"/>
          <w:szCs w:val="24"/>
        </w:rPr>
        <w:t xml:space="preserve"> La primera es que los juzgadores deciden con frecuencia en contra de sus propias creencias. Un juez puede creer que el acusado cometió el hecho y, aun así, considerar insuficiente la prueba. La segunda es que tener una creencia no posee capacidad justificativa alguna. La tercera es que las creencias son involuntarias. Si no se decide creer, tampoco puede justificarse el acto de creer. En consecuencia, un criterio basado en la creencia hace imposible la justificación de la decisión.</w:t>
      </w:r>
    </w:p>
    <w:p w14:paraId="6804AD9F"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Sobre esa base, Ferrer extrae una consecuencia constitucional. Si el estándar consiste en que el juzgador crea que el hecho ocurrió, no tiene sentido exigirle una justificación.</w:t>
      </w:r>
      <w:r>
        <w:rPr>
          <w:rFonts w:ascii="Arial" w:eastAsia="Arial" w:hAnsi="Arial" w:cs="Arial"/>
          <w:sz w:val="24"/>
          <w:szCs w:val="24"/>
          <w:vertAlign w:val="superscript"/>
        </w:rPr>
        <w:footnoteReference w:id="135"/>
      </w:r>
      <w:r>
        <w:rPr>
          <w:rFonts w:ascii="Arial" w:eastAsia="Arial" w:hAnsi="Arial" w:cs="Arial"/>
          <w:sz w:val="24"/>
          <w:szCs w:val="24"/>
        </w:rPr>
        <w:t xml:space="preserve"> La concepción subjetivista de la prueba, por ello, nunca ha requerido la motivación de las decisiones probatorias. Esa concepción es incompatible con el derecho al debido proceso, que incluye el deber de motivar.</w:t>
      </w:r>
      <w:r>
        <w:rPr>
          <w:rFonts w:ascii="Arial" w:eastAsia="Arial" w:hAnsi="Arial" w:cs="Arial"/>
          <w:sz w:val="24"/>
          <w:szCs w:val="24"/>
          <w:vertAlign w:val="superscript"/>
        </w:rPr>
        <w:footnoteReference w:id="136"/>
      </w:r>
      <w:r>
        <w:rPr>
          <w:rFonts w:ascii="Arial" w:eastAsia="Arial" w:hAnsi="Arial" w:cs="Arial"/>
          <w:sz w:val="24"/>
          <w:szCs w:val="24"/>
        </w:rPr>
        <w:t xml:space="preserve"> El respeto a ese derecho exige </w:t>
        <w:lastRenderedPageBreak/>
        <w:t>estándares formulados con criterios intersubjetivamente controlables. Esos criterios deben referirse a la capacidad justificativa de las pruebas sobre las hipótesis. En el derecho mexicano, el artículo 16 constitucional exige que todo acto de molestia se funde y motive.</w:t>
      </w:r>
      <w:r>
        <w:rPr>
          <w:rFonts w:ascii="Arial" w:eastAsia="Arial" w:hAnsi="Arial" w:cs="Arial"/>
          <w:sz w:val="24"/>
          <w:szCs w:val="24"/>
          <w:vertAlign w:val="superscript"/>
        </w:rPr>
        <w:footnoteReference w:id="137"/>
      </w:r>
      <w:r>
        <w:rPr>
          <w:rFonts w:ascii="Arial" w:eastAsia="Arial" w:hAnsi="Arial" w:cs="Arial"/>
          <w:sz w:val="24"/>
          <w:szCs w:val="24"/>
        </w:rPr>
        <w:t xml:space="preserve"> Esa exigencia resulta inalcanzable si la suficiencia depende de un estado psicológico.</w:t>
      </w:r>
    </w:p>
    <w:p w14:paraId="16859F08"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congruencia con lo anterior, Laudan formula una crítica paralela desde la tradición angloamericana. Observa que casi todas las glosas del más allá de toda duda razonable se definen por el estado mental del jurado.</w:t>
      </w:r>
      <w:r>
        <w:rPr>
          <w:rFonts w:ascii="Arial" w:eastAsia="Arial" w:hAnsi="Arial" w:cs="Arial"/>
          <w:sz w:val="24"/>
          <w:szCs w:val="24"/>
          <w:vertAlign w:val="superscript"/>
        </w:rPr>
        <w:footnoteReference w:id="138"/>
      </w:r>
      <w:r>
        <w:rPr>
          <w:rFonts w:ascii="Arial" w:eastAsia="Arial" w:hAnsi="Arial" w:cs="Arial"/>
          <w:sz w:val="24"/>
          <w:szCs w:val="24"/>
        </w:rPr>
        <w:t xml:space="preserve"> Firme convicción, certeza moral o conciencia satisfecha son las fórmulas habituales. Laudan compara esa práctica con la de un matemático que diera por demostrado un teorema porque lo cree sin vacilar.</w:t>
      </w:r>
      <w:r>
        <w:rPr>
          <w:rFonts w:ascii="Arial" w:eastAsia="Arial" w:hAnsi="Arial" w:cs="Arial"/>
          <w:sz w:val="24"/>
          <w:szCs w:val="24"/>
          <w:vertAlign w:val="superscript"/>
        </w:rPr>
        <w:footnoteReference w:id="139"/>
      </w:r>
      <w:r>
        <w:rPr>
          <w:rFonts w:ascii="Arial" w:eastAsia="Arial" w:hAnsi="Arial" w:cs="Arial"/>
          <w:sz w:val="24"/>
          <w:szCs w:val="24"/>
        </w:rPr>
        <w:t xml:space="preserve"> Lo que establece un teorema es la solidez de la prueba y no la confianza de su descubridor. Por ello, sostiene que la pregunta relevante no es si los jurados están convencidos. La pregunta es si la prueba debería convencer por el nivel de apoyo que ofrece a la hipótesis.</w:t>
      </w:r>
      <w:r>
        <w:rPr>
          <w:rFonts w:ascii="Arial" w:eastAsia="Arial" w:hAnsi="Arial" w:cs="Arial"/>
          <w:sz w:val="24"/>
          <w:szCs w:val="24"/>
          <w:vertAlign w:val="superscript"/>
        </w:rPr>
        <w:footnoteReference w:id="140"/>
      </w:r>
      <w:r>
        <w:rPr>
          <w:rFonts w:ascii="Arial" w:eastAsia="Arial" w:hAnsi="Arial" w:cs="Arial"/>
          <w:sz w:val="24"/>
          <w:szCs w:val="24"/>
        </w:rPr>
        <w:t xml:space="preserve"> Se trata de una relación entre enunciados y no de un estado psicológico.</w:t>
      </w:r>
    </w:p>
    <w:p w14:paraId="1F32A97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Aunado a lo anterior, Laudan invierte el orden lógico que presupone el modelo subjetivo. En la ciencia, la confianza racional en una hipótesis sigue a su prueba.</w:t>
      </w:r>
      <w:r>
        <w:rPr>
          <w:rFonts w:ascii="Arial" w:eastAsia="Arial" w:hAnsi="Arial" w:cs="Arial"/>
          <w:sz w:val="24"/>
          <w:szCs w:val="24"/>
          <w:vertAlign w:val="superscript"/>
        </w:rPr>
        <w:footnoteReference w:id="141"/>
      </w:r>
      <w:r>
        <w:rPr>
          <w:rFonts w:ascii="Arial" w:eastAsia="Arial" w:hAnsi="Arial" w:cs="Arial"/>
          <w:sz w:val="24"/>
          <w:szCs w:val="24"/>
        </w:rPr>
        <w:t xml:space="preserve"> En el derecho penal, en cambio, la confianza precede, certifica e incluso constituye la prueba. Un estándar genuino no depende de la confianza subjetiva, sino que indica si esa confianza está justificada. Laudan califica el modelo vigente como un pretexto para condenar o absolver, más que como un estándar.</w:t>
      </w:r>
      <w:r>
        <w:rPr>
          <w:rFonts w:ascii="Arial" w:eastAsia="Arial" w:hAnsi="Arial" w:cs="Arial"/>
          <w:sz w:val="24"/>
          <w:szCs w:val="24"/>
          <w:vertAlign w:val="superscript"/>
        </w:rPr>
        <w:footnoteReference w:id="142"/>
      </w:r>
      <w:r>
        <w:rPr>
          <w:rFonts w:ascii="Arial" w:eastAsia="Arial" w:hAnsi="Arial" w:cs="Arial"/>
          <w:sz w:val="24"/>
          <w:szCs w:val="24"/>
        </w:rPr>
        <w:t xml:space="preserve"> A modo de ejemplo, propone fórmulas que atienden a las propiedades del caso. Una de ellas exige prueba inculpatoria difícil de explicar si el acusado fuera inocente y la ausencia de prueba exculpatoria difícil de explicar si fuera culpable.</w:t>
      </w:r>
      <w:r>
        <w:rPr>
          <w:rFonts w:ascii="Arial" w:eastAsia="Arial" w:hAnsi="Arial" w:cs="Arial"/>
          <w:sz w:val="24"/>
          <w:szCs w:val="24"/>
          <w:vertAlign w:val="superscript"/>
        </w:rPr>
        <w:footnoteReference w:id="143"/>
      </w:r>
      <w:r>
        <w:rPr>
          <w:rFonts w:ascii="Arial" w:eastAsia="Arial" w:hAnsi="Arial" w:cs="Arial"/>
          <w:sz w:val="24"/>
          <w:szCs w:val="24"/>
        </w:rPr>
        <w:t xml:space="preserve"> Laudan no suscribe esas fórmulas, pero las utiliza para mostrar que un estándar objetivo es posible.</w:t>
      </w:r>
    </w:p>
    <w:p w14:paraId="759BC62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Por último, la crítica se refuerza desde la epistemología de González Lagier. La doctrina de la íntima convicción solo sería defendible si descansara en una teoría del conocimiento adecuada.</w:t>
      </w:r>
      <w:r>
        <w:rPr>
          <w:rFonts w:ascii="Arial" w:eastAsia="Arial" w:hAnsi="Arial" w:cs="Arial"/>
          <w:sz w:val="24"/>
          <w:szCs w:val="24"/>
          <w:vertAlign w:val="superscript"/>
        </w:rPr>
        <w:footnoteReference w:id="144"/>
      </w:r>
      <w:r>
        <w:rPr>
          <w:rFonts w:ascii="Arial" w:eastAsia="Arial" w:hAnsi="Arial" w:cs="Arial"/>
          <w:sz w:val="24"/>
          <w:szCs w:val="24"/>
        </w:rPr>
        <w:t xml:space="preserve"> Esa teoría sostendría que el método más fiable consiste en que el sujeto quede convencido, sea cual sea su razonamiento. Tal postura tiene consecuencias asombrosas, como admitir conocimiento fiable en contra del principio de no contradicción. El autor descarta las tres justificaciones posibles de esa tesis. Los hechos no impactan directamente en la conciencia del juez. Sí existen criterios de racionalidad para controlar el razonamiento. Además, el juez no razona de manera distinta que el historiador o el científico una vez examinadas las pruebas. Taruffo, citado por Ferrer, resume la objeción al señalar que la intensidad del convencimiento no garantiza la verdad de su objeto.</w:t>
      </w:r>
      <w:r>
        <w:rPr>
          <w:rFonts w:ascii="Arial" w:eastAsia="Arial" w:hAnsi="Arial" w:cs="Arial"/>
          <w:sz w:val="24"/>
          <w:szCs w:val="24"/>
          <w:vertAlign w:val="superscript"/>
        </w:rPr>
        <w:footnoteReference w:id="145"/>
      </w:r>
    </w:p>
    <w:p w14:paraId="740D4EB5" w14:textId="77777777" w:rsidR="00657C4E" w:rsidRPr="00657C4E" w:rsidRDefault="00657C4E" w:rsidP="00657C4E">
      <w:pPr>
        <w:spacing w:line="360" w:lineRule="auto"/>
        <w:rPr>
          <w:del w:id="950015" w:author="Claude (fusión 1.2)" w:date="2026-09-26T00:00:00Z"/>
          <w:rFonts w:ascii="Arial" w:eastAsia="Arial" w:hAnsi="Arial" w:cs="Arial"/>
          <w:sz w:val="24"/>
          <w:szCs w:val="24"/>
        </w:rPr>
      </w:pPr>
    </w:p>
    <w:p w14:paraId="3D916ADE" w14:textId="77777777" w:rsidR="00657C4E" w:rsidRPr="00657C4E" w:rsidRDefault="00657C4E" w:rsidP="00657C4E">
      <w:pPr>
        <w:spacing w:line="360" w:lineRule="auto"/>
        <w:ind w:left="992" w:hanging="425"/>
        <w:outlineLvl w:val="1"/>
        <w:rPr>
          <w:del w:id="950013" w:author="Claude (fusión 1.2)" w:date="2026-09-26T00:00:00Z"/>
          <w:rFonts w:ascii="Arial" w:eastAsia="Arial" w:hAnsi="Arial" w:cs="Arial"/>
          <w:i/>
          <w:iCs/>
          <w:color w:val="000000"/>
          <w:sz w:val="24"/>
          <w:szCs w:val="24"/>
        </w:rPr>
      </w:pPr>
      <w:del w:id="950015" w:author="Claude (fusión 1.2)" w:date="2026-09-26T00:00:00Z">
        <w:r>
          <w:rPr>
            <w:rFonts w:ascii="Arial" w:eastAsia="Arial" w:hAnsi="Arial" w:cs="Arial"/>
            <w:i/>
            <w:iCs/>
            <w:color w:val="000000"/>
            <w:sz w:val="24"/>
            <w:szCs w:val="24"/>
          </w:rPr>
          <w:delText>1.2.9. Recepción de la distinción en el derecho mexicano</w:delText>
        </w:r>
      </w:del>
    </w:p>
    <w:p w14:paraId="0EBD9CE5" w14:textId="77777777" w:rsidR="00657C4E" w:rsidRPr="00657C4E" w:rsidRDefault="00657C4E" w:rsidP="00657C4E">
      <w:pPr>
        <w:spacing w:line="360" w:lineRule="auto"/>
        <w:rPr>
          <w:del w:id="950012" w:author="Claude (fusión 1.2)" w:date="2026-09-26T00:00:00Z"/>
          <w:rFonts w:ascii="Arial" w:eastAsia="Arial" w:hAnsi="Arial" w:cs="Arial"/>
          <w:sz w:val="24"/>
          <w:szCs w:val="24"/>
        </w:rPr>
      </w:pPr>
    </w:p>
    <w:p w14:paraId="1B38B34B"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r>
      <w:del w:id="950066" w:author="Claude (fusión 1.2)" w:date="2026-09-26T00:00:00Z">
        <w:r>
          <w:rPr>
            <w:rFonts w:ascii="Arial" w:eastAsia="Arial" w:hAnsi="Arial" w:cs="Arial"/>
            <w:sz w:val="24"/>
            <w:szCs w:val="24"/>
          </w:rPr>
          <w:delText xml:space="preserve">El derecho mexicano</w:delText>
        </w:r>
      </w:del>
      <w:ins w:id="950067" w:author="Claude (fusión 1.2)" w:date="2026-09-26T00:00:00Z">
        <w:r>
          <w:rPr>
            <w:rFonts w:ascii="Arial" w:eastAsia="Arial" w:hAnsi="Arial" w:cs="Arial"/>
            <w:sz w:val="24"/>
            <w:szCs w:val="24"/>
          </w:rPr>
          <w:t xml:space="preserve">Las críticas anteriores permiten examinar cómo ha recibido la distinción el derecho mexicano. Este</w:t>
        </w:r>
      </w:ins>
      <w:r>
        <w:rPr>
          <w:rFonts w:ascii="Arial" w:eastAsia="Arial" w:hAnsi="Arial" w:cs="Arial"/>
          <w:sz w:val="24"/>
          <w:szCs w:val="24"/>
        </w:rPr>
        <w:t xml:space="preserve"> incorporó el lenguaje del estándar de prueba sin abandonar la referencia a la convicción. La Constitución federal ordena, en su artículo 20, apartado A, fracción VIII, que el juez solo condene cuando exista convicción de la culpabilidad del procesado.</w:t>
      </w:r>
      <w:r>
        <w:rPr>
          <w:rFonts w:ascii="Arial" w:eastAsia="Arial" w:hAnsi="Arial" w:cs="Arial"/>
          <w:sz w:val="24"/>
          <w:szCs w:val="24"/>
          <w:vertAlign w:val="superscript"/>
        </w:rPr>
        <w:footnoteReference w:id="146"/>
      </w:r>
      <w:r>
        <w:rPr>
          <w:rFonts w:ascii="Arial" w:eastAsia="Arial" w:hAnsi="Arial" w:cs="Arial"/>
          <w:sz w:val="24"/>
          <w:szCs w:val="24"/>
        </w:rPr>
        <w:t xml:space="preserve"> El apartado B, fracción I, reconoce el derecho a que se presuma la inocencia mientras no se declare la responsabilidad mediante sentencia. El Código Nacional de Procedimientos Penales reproduce esa combinación en dos preceptos. Su artículo 359 permite condenar solo si se llega a la convicción de la culpabilidad más allá de toda duda razonable.</w:t>
      </w:r>
      <w:r>
        <w:rPr>
          <w:rFonts w:ascii="Arial" w:eastAsia="Arial" w:hAnsi="Arial" w:cs="Arial"/>
          <w:sz w:val="24"/>
          <w:szCs w:val="24"/>
          <w:vertAlign w:val="superscript"/>
        </w:rPr>
        <w:footnoteReference w:id="147"/>
      </w:r>
      <w:r>
        <w:rPr>
          <w:rFonts w:ascii="Arial" w:eastAsia="Arial" w:hAnsi="Arial" w:cs="Arial"/>
          <w:sz w:val="24"/>
          <w:szCs w:val="24"/>
        </w:rPr>
        <w:t xml:space="preserve"> Esta doble referencia a la convicción y a la duda merece un examen cuidadoso. La transcripción del precepto permite apreciar su estructura. Su artículo 402 dispone lo siguiente en su tercer párrafo.</w:t>
      </w:r>
    </w:p>
    <w:p w14:paraId="6942FD44" w14:textId="77777777" w:rsidR="00657C4E" w:rsidRPr="00657C4E" w:rsidRDefault="00657C4E" w:rsidP="00657C4E">
      <w:pPr>
        <w:spacing w:before="120" w:after="120" w:line="360" w:lineRule="auto"/>
        <w:ind w:left="709"/>
        <w:jc w:val="both"/>
        <w:rPr>
          <w:rFonts w:ascii="Arial" w:eastAsia="Arial" w:hAnsi="Arial" w:cs="Arial"/>
          <w:sz w:val="24"/>
          <w:szCs w:val="24"/>
        </w:rPr>
      </w:pPr>
      <w:r>
        <w:rPr>
          <w:rFonts w:ascii="Arial" w:eastAsia="Arial" w:hAnsi="Arial" w:cs="Arial"/>
          <w:sz w:val="22"/>
          <w:szCs w:val="22"/>
        </w:rPr>
        <w:t>Nadie podrá ser condenado, sino cuando el Tribunal que lo juzgue adquiera la convicción más allá de toda duda razonable, de que el acusado es responsable de la comisión del hecho por el que siguió el juicio. La duda siempre favorece al acusado.</w:t>
      </w:r>
    </w:p>
    <w:p w14:paraId="49FAFC4F"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lastRenderedPageBreak/>
        <w:t>De la lectura de ambos preceptos se advierte una tensión interna. El legislador adoptó la fórmula angloamericana de la duda razonable, pero la subordinó a la convicción del tribunal. Ferrer Beltrán incluye expresamente el artículo 20 constitucional y el artículo 402 del código nacional entre los ejemplos de estándares subjetivos.</w:t>
      </w:r>
      <w:r>
        <w:rPr>
          <w:rFonts w:ascii="Arial" w:eastAsia="Arial" w:hAnsi="Arial" w:cs="Arial"/>
          <w:sz w:val="24"/>
          <w:szCs w:val="24"/>
          <w:vertAlign w:val="superscript"/>
        </w:rPr>
        <w:footnoteReference w:id="148"/>
      </w:r>
      <w:r>
        <w:rPr>
          <w:rFonts w:ascii="Arial" w:eastAsia="Arial" w:hAnsi="Arial" w:cs="Arial"/>
          <w:sz w:val="24"/>
          <w:szCs w:val="24"/>
        </w:rPr>
        <w:t xml:space="preserve"> Nieva Fenoll, por su parte, cita el artículo 359 como muestra de la difusión del estándar en América Latina.</w:t>
      </w:r>
      <w:r>
        <w:rPr>
          <w:rFonts w:ascii="Arial" w:eastAsia="Arial" w:hAnsi="Arial" w:cs="Arial"/>
          <w:sz w:val="24"/>
          <w:szCs w:val="24"/>
          <w:vertAlign w:val="superscript"/>
        </w:rPr>
        <w:footnoteReference w:id="149"/>
      </w:r>
      <w:r>
        <w:rPr>
          <w:rFonts w:ascii="Arial" w:eastAsia="Arial" w:hAnsi="Arial" w:cs="Arial"/>
          <w:sz w:val="24"/>
          <w:szCs w:val="24"/>
        </w:rPr>
        <w:t xml:space="preserve"> Al mismo tiempo, esos preceptos exigen una motivación que permita reproducir el razonamiento. Esta exigencia apunta a una concepción racional de la prueba. Sin embargo, el umbral sigue definido por un estado mental. Por tanto, el derecho penal mexicano ocupa una posición intermedia e inestable.</w:t>
      </w:r>
    </w:p>
    <w:p w14:paraId="3CAE3E0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Esa ambivalencia se refleja también en la doctrina nacional reciente. Martínez-Garza reporta que la Suprema Corte ha sostenido que la duda razonable opera como estándar objetivo de valoración probatoria.</w:t>
      </w:r>
      <w:r>
        <w:rPr>
          <w:rFonts w:ascii="Arial" w:eastAsia="Arial" w:hAnsi="Arial" w:cs="Arial"/>
          <w:sz w:val="24"/>
          <w:szCs w:val="24"/>
          <w:vertAlign w:val="superscript"/>
        </w:rPr>
        <w:footnoteReference w:id="150"/>
      </w:r>
      <w:r>
        <w:rPr>
          <w:rFonts w:ascii="Arial" w:eastAsia="Arial" w:hAnsi="Arial" w:cs="Arial"/>
          <w:sz w:val="24"/>
          <w:szCs w:val="24"/>
        </w:rPr>
        <w:t xml:space="preserve"> Sin embargo, el mismo autor define la duda razonable como una labor intelectual netamente subjetiva del juzgador.</w:t>
      </w:r>
      <w:r>
        <w:rPr>
          <w:rFonts w:ascii="Arial" w:eastAsia="Arial" w:hAnsi="Arial" w:cs="Arial"/>
          <w:sz w:val="24"/>
          <w:szCs w:val="24"/>
          <w:vertAlign w:val="superscript"/>
        </w:rPr>
        <w:footnoteReference w:id="151"/>
      </w:r>
      <w:r>
        <w:rPr>
          <w:rFonts w:ascii="Arial" w:eastAsia="Arial" w:hAnsi="Arial" w:cs="Arial"/>
          <w:sz w:val="24"/>
          <w:szCs w:val="24"/>
        </w:rPr>
        <w:t xml:space="preserve"> A la vez, enumera entre sus características una naturaleza objetiva, ajena a las percepciones personales del juez.</w:t>
      </w:r>
      <w:r>
        <w:rPr>
          <w:rFonts w:ascii="Arial" w:eastAsia="Arial" w:hAnsi="Arial" w:cs="Arial"/>
          <w:sz w:val="24"/>
          <w:szCs w:val="24"/>
          <w:vertAlign w:val="superscript"/>
        </w:rPr>
        <w:footnoteReference w:id="152"/>
      </w:r>
      <w:r>
        <w:rPr>
          <w:rFonts w:ascii="Arial" w:eastAsia="Arial" w:hAnsi="Arial" w:cs="Arial"/>
          <w:sz w:val="24"/>
          <w:szCs w:val="24"/>
        </w:rPr>
        <w:t xml:space="preserve"> La coexistencia de ambas caracterizaciones no es un defecto aislado del autor. Refleja la dificultad de la cultura jurídica mexicana para separar el método del umbral. Además, la expresión estándar objetivo de valoración reproduce la confusión señalada por Tuzet. Un estándar es una regla de decisión posterior a la valoración.</w:t>
      </w:r>
    </w:p>
    <w:p w14:paraId="038EC939"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En materia electoral, la situación es todavía más indeterminada. La Constitución federal ordena que las violaciones graves, dolosas y determinantes que causan la nulidad se acrediten de manera objetiva y material.</w:t>
      </w:r>
      <w:r>
        <w:rPr>
          <w:rFonts w:ascii="Arial" w:eastAsia="Arial" w:hAnsi="Arial" w:cs="Arial"/>
          <w:sz w:val="24"/>
          <w:szCs w:val="24"/>
          <w:vertAlign w:val="superscript"/>
        </w:rPr>
        <w:footnoteReference w:id="153"/>
      </w:r>
      <w:r>
        <w:rPr>
          <w:rFonts w:ascii="Arial" w:eastAsia="Arial" w:hAnsi="Arial" w:cs="Arial"/>
          <w:sz w:val="24"/>
          <w:szCs w:val="24"/>
        </w:rPr>
        <w:t xml:space="preserve"> La misma disposición presume la determinancia cuando la diferencia entre el primero y el segundo lugar es menor al cinco por ciento. La Ley General de Medios reitera esa fórmula en su artículo 78 bis.</w:t>
      </w:r>
      <w:r>
        <w:rPr>
          <w:rFonts w:ascii="Arial" w:eastAsia="Arial" w:hAnsi="Arial" w:cs="Arial"/>
          <w:sz w:val="24"/>
          <w:szCs w:val="24"/>
          <w:vertAlign w:val="superscript"/>
        </w:rPr>
        <w:footnoteReference w:id="154"/>
      </w:r>
      <w:r>
        <w:rPr>
          <w:rFonts w:ascii="Arial" w:eastAsia="Arial" w:hAnsi="Arial" w:cs="Arial"/>
          <w:sz w:val="24"/>
          <w:szCs w:val="24"/>
        </w:rPr>
        <w:t xml:space="preserve"> Otros preceptos exigen irregularidades plenamente acreditadas. Así ocurre en la causal </w:t>
        <w:lastRenderedPageBreak/>
        <w:t>genérica de nulidad de casilla, en la nulidad de elecciones judiciales y en la de diputaciones y senadurías. La expresión acreditarse de manera objetiva y material excluye, al menos en su letra, un criterio puramente psicológico. No obstante, ninguna de estas fórmulas indica qué grado de corroboración conjunta satisface la plena acreditación.</w:t>
      </w:r>
    </w:p>
    <w:p w14:paraId="17CA3D0B"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Ante ese vacío, la jurisprudencia electoral ha fijado la exigencia de manera casuística. La jurisprudencia 44/2024 exige que las violaciones sustanciales estén plenamente acreditadas.</w:t>
      </w:r>
      <w:r>
        <w:rPr>
          <w:rFonts w:ascii="Arial" w:eastAsia="Arial" w:hAnsi="Arial" w:cs="Arial"/>
          <w:sz w:val="24"/>
          <w:szCs w:val="24"/>
          <w:vertAlign w:val="superscript"/>
        </w:rPr>
        <w:footnoteReference w:id="155"/>
      </w:r>
      <w:r>
        <w:rPr>
          <w:rFonts w:ascii="Arial" w:eastAsia="Arial" w:hAnsi="Arial" w:cs="Arial"/>
          <w:sz w:val="24"/>
          <w:szCs w:val="24"/>
        </w:rPr>
        <w:t xml:space="preserve"> En la sentencia SUP-JIN-194/2025, la parte actora solicitó que sus pruebas se valoraran bajo un estándar flexible.</w:t>
      </w:r>
      <w:r>
        <w:rPr>
          <w:rFonts w:ascii="Arial" w:eastAsia="Arial" w:hAnsi="Arial" w:cs="Arial"/>
          <w:sz w:val="24"/>
          <w:szCs w:val="24"/>
          <w:vertAlign w:val="superscript"/>
        </w:rPr>
        <w:footnoteReference w:id="156"/>
      </w:r>
      <w:r>
        <w:rPr>
          <w:rFonts w:ascii="Arial" w:eastAsia="Arial" w:hAnsi="Arial" w:cs="Arial"/>
          <w:sz w:val="24"/>
          <w:szCs w:val="24"/>
        </w:rPr>
        <w:t xml:space="preserve"> Adujo que era imposible demostrar de manera directa las irregularidades. La Sala Superior respondió que la nulidad es la consecuencia más extrema y lesiva, pues desconoce la voluntad popular.</w:t>
      </w:r>
      <w:r>
        <w:rPr>
          <w:rFonts w:ascii="Arial" w:eastAsia="Arial" w:hAnsi="Arial" w:cs="Arial"/>
          <w:sz w:val="24"/>
          <w:szCs w:val="24"/>
          <w:vertAlign w:val="superscript"/>
        </w:rPr>
        <w:footnoteReference w:id="157"/>
      </w:r>
      <w:r>
        <w:rPr>
          <w:rFonts w:ascii="Arial" w:eastAsia="Arial" w:hAnsi="Arial" w:cs="Arial"/>
          <w:sz w:val="24"/>
          <w:szCs w:val="24"/>
        </w:rPr>
        <w:t xml:space="preserve"> Por ello exigió la plena acreditación de los hechos. Ese razonamiento es, en sustancia, una decisión sobre la distribución del riesgo del error. La Sala prefirió tolerar una nulidad no declarada antes que anular una elección válida.</w:t>
      </w:r>
    </w:p>
    <w:p w14:paraId="44947E5A"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todo, esa decisión política no se explicitó como tal. En la misma sentencia, la Sala Superior se refirió a la escuela de libre investigación o libre convencimiento que se desprende de la Ley General de Medios.</w:t>
      </w:r>
      <w:r>
        <w:rPr>
          <w:rFonts w:ascii="Arial" w:eastAsia="Arial" w:hAnsi="Arial" w:cs="Arial"/>
          <w:sz w:val="24"/>
          <w:szCs w:val="24"/>
          <w:vertAlign w:val="superscript"/>
        </w:rPr>
        <w:footnoteReference w:id="158"/>
      </w:r>
      <w:r>
        <w:rPr>
          <w:rFonts w:ascii="Arial" w:eastAsia="Arial" w:hAnsi="Arial" w:cs="Arial"/>
          <w:sz w:val="24"/>
          <w:szCs w:val="24"/>
        </w:rPr>
        <w:t xml:space="preserve"> Enseguida afirmó que debía guiarse por reglas lógicas y criterios que permitan una formulación racional y controlable. La sentencia combina, así, el vocabulario de la convicción con el de la racionalidad. Por su parte, en el SUP-REC-1388/2018 la Sala había afirmado que el estándar para acreditar la determinancia en casos de violencia política debía ser mínimo.</w:t>
      </w:r>
      <w:r>
        <w:rPr>
          <w:rFonts w:ascii="Arial" w:eastAsia="Arial" w:hAnsi="Arial" w:cs="Arial"/>
          <w:sz w:val="24"/>
          <w:szCs w:val="24"/>
          <w:vertAlign w:val="superscript"/>
        </w:rPr>
        <w:footnoteReference w:id="159"/>
      </w:r>
      <w:r>
        <w:rPr>
          <w:rFonts w:ascii="Arial" w:eastAsia="Arial" w:hAnsi="Arial" w:cs="Arial"/>
          <w:sz w:val="24"/>
          <w:szCs w:val="24"/>
        </w:rPr>
        <w:t xml:space="preserve"> Ambos pronunciamientos pueden ser razonables en su contexto. Sin embargo, muestran que el nivel de exigencia se determina caso por caso. Ferrer advierte que ese particularismo no es epistémico, sino una decisión político-moral adoptada sin reglas previas.</w:t>
      </w:r>
      <w:r>
        <w:rPr>
          <w:rFonts w:ascii="Arial" w:eastAsia="Arial" w:hAnsi="Arial" w:cs="Arial"/>
          <w:sz w:val="24"/>
          <w:szCs w:val="24"/>
          <w:vertAlign w:val="superscript"/>
        </w:rPr>
        <w:footnoteReference w:id="160"/>
      </w:r>
    </w:p>
    <w:p w14:paraId="0FC014BF" w14:textId="77777777" w:rsidR="00657C4E" w:rsidRPr="00657C4E" w:rsidRDefault="00657C4E" w:rsidP="00657C4E">
      <w:pPr>
        <w:spacing w:line="360" w:lineRule="auto"/>
        <w:rPr>
          <w:del w:id="950011" w:author="Claude (fusión 1.2)" w:date="2026-09-26T00:00:00Z"/>
          <w:rFonts w:ascii="Arial" w:eastAsia="Arial" w:hAnsi="Arial" w:cs="Arial"/>
          <w:sz w:val="24"/>
          <w:szCs w:val="24"/>
        </w:rPr>
      </w:pPr>
    </w:p>
    <w:p w14:paraId="56E892E4" w14:textId="77777777" w:rsidR="00657C4E" w:rsidRPr="00657C4E" w:rsidRDefault="00657C4E" w:rsidP="00657C4E">
      <w:pPr>
        <w:spacing w:line="360" w:lineRule="auto"/>
        <w:ind w:left="992" w:hanging="425"/>
        <w:outlineLvl w:val="1"/>
        <w:rPr>
          <w:del w:id="950009" w:author="Claude (fusión 1.2)" w:date="2026-09-26T00:00:00Z"/>
          <w:rFonts w:ascii="Arial" w:eastAsia="Arial" w:hAnsi="Arial" w:cs="Arial"/>
          <w:i/>
          <w:iCs/>
          <w:color w:val="000000"/>
          <w:sz w:val="24"/>
          <w:szCs w:val="24"/>
        </w:rPr>
      </w:pPr>
      <w:del w:id="950011" w:author="Claude (fusión 1.2)" w:date="2026-09-26T00:00:00Z">
        <w:r>
          <w:rPr>
            <w:rFonts w:ascii="Arial" w:eastAsia="Arial" w:hAnsi="Arial" w:cs="Arial"/>
            <w:i/>
            <w:iCs/>
            <w:color w:val="000000"/>
            <w:sz w:val="24"/>
            <w:szCs w:val="24"/>
          </w:rPr>
          <w:lastRenderedPageBreak/>
          <w:delText>1.2.10. Consecuencias prácticas de no distinguir ambas figuras</w:delText>
        </w:r>
      </w:del>
    </w:p>
    <w:p w14:paraId="335814D0" w14:textId="77777777" w:rsidR="00657C4E" w:rsidRPr="00657C4E" w:rsidRDefault="00657C4E" w:rsidP="00657C4E">
      <w:pPr>
        <w:spacing w:line="360" w:lineRule="auto"/>
        <w:rPr>
          <w:del w:id="950008" w:author="Claude (fusión 1.2)" w:date="2026-09-26T00:00:00Z"/>
          <w:rFonts w:ascii="Arial" w:eastAsia="Arial" w:hAnsi="Arial" w:cs="Arial"/>
          <w:sz w:val="24"/>
          <w:szCs w:val="24"/>
        </w:rPr>
      </w:pPr>
    </w:p>
    <w:p w14:paraId="55233D30"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 xml:space="preserve">La confusión entre valoración y estándar no es una cuestión meramente teórica. Su primera consecuencia es la imprevisibilidad de las decisiones. Ferrer Beltrán, siguiendo a Nance, advierte que sin estándares predeterminados se afectan la predecibilidad y la seguridad jurídica.</w:t>
      </w:r>
      <w:r>
        <w:rPr>
          <w:rFonts w:ascii="Arial" w:eastAsia="Arial" w:hAnsi="Arial" w:cs="Arial"/>
          <w:sz w:val="24"/>
          <w:szCs w:val="24"/>
          <w:vertAlign w:val="superscript"/>
        </w:rPr>
        <w:footnoteReference w:id="161"/>
      </w:r>
      <w:r>
        <w:rPr>
          <w:rFonts w:ascii="Arial" w:eastAsia="Arial" w:hAnsi="Arial" w:cs="Arial"/>
          <w:sz w:val="24"/>
          <w:szCs w:val="24"/>
        </w:rPr>
        <w:t xml:space="preserve"> Incluso decae el Estado de derecho, pues ninguna norma sustantiva ni ninguna carga tendría sentido si la suficiencia quedara a discreción del juzgador. En materia electoral, esa imprevisibilidad afecta a partidos, candidaturas y autoridades administrativas. Ninguno de ellos puede saber de antemano cuánta prueba necesita para sostener una pretensión de nulidad. Además, la misma prueba puede resultar suficiente para un órgano e insuficiente para otro. Ambos órganos pueden afirmar, al mismo tiempo, que aplicaron la sana crítica.</w:t>
      </w:r>
    </w:p>
    <w:p w14:paraId="43EF3B2C"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segunda consecuencia afecta el control de las decisiones. Ferrer explica que los estándares permiten a las partes argumentar errores en la identificación o en la aplicación del umbral.</w:t>
      </w:r>
      <w:r>
        <w:rPr>
          <w:rFonts w:ascii="Arial" w:eastAsia="Arial" w:hAnsi="Arial" w:cs="Arial"/>
          <w:sz w:val="24"/>
          <w:szCs w:val="24"/>
          <w:vertAlign w:val="superscript"/>
        </w:rPr>
        <w:footnoteReference w:id="162"/>
      </w:r>
      <w:r>
        <w:rPr>
          <w:rFonts w:ascii="Arial" w:eastAsia="Arial" w:hAnsi="Arial" w:cs="Arial"/>
          <w:sz w:val="24"/>
          <w:szCs w:val="24"/>
        </w:rPr>
        <w:t xml:space="preserve"> Sin un umbral conocido, ese tipo de alegaciones no es posible. La revisión en segunda instancia se reduce entonces a detectar arbitrariedades evidentes. El tribunal revisor no puede verificar si el acervo superaba una exigencia predeterminada. Ferrer recuerda que, bajo la concepción subjetivista, un tribunal superior solo podría afirmar que su creencia es otra y manda más.</w:t>
      </w:r>
      <w:r>
        <w:rPr>
          <w:rFonts w:ascii="Arial" w:eastAsia="Arial" w:hAnsi="Arial" w:cs="Arial"/>
          <w:sz w:val="24"/>
          <w:szCs w:val="24"/>
          <w:vertAlign w:val="superscript"/>
        </w:rPr>
        <w:footnoteReference w:id="163"/>
      </w:r>
      <w:r>
        <w:rPr>
          <w:rFonts w:ascii="Arial" w:eastAsia="Arial" w:hAnsi="Arial" w:cs="Arial"/>
          <w:sz w:val="24"/>
          <w:szCs w:val="24"/>
        </w:rPr>
        <w:t xml:space="preserve"> En el sistema electoral mexicano, donde la Sala Superior revisa a las Salas Regionales y a los tribunales locales, esta consecuencia es especialmente relevante. La uniformidad de criterios depende de la existencia de reglas de suficiencia comunes.</w:t>
      </w:r>
    </w:p>
    <w:p w14:paraId="4BBDCD91"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La tercera consecuencia recae sobre la presunción de validez de los actos electorales. La jurisprudencia 9/98 consagra el principio de conservación de los actos públicos válidamente celebrados.</w:t>
      </w:r>
      <w:r>
        <w:rPr>
          <w:rFonts w:ascii="Arial" w:eastAsia="Arial" w:hAnsi="Arial" w:cs="Arial"/>
          <w:sz w:val="24"/>
          <w:szCs w:val="24"/>
          <w:vertAlign w:val="superscript"/>
        </w:rPr>
        <w:footnoteReference w:id="164"/>
      </w:r>
      <w:r>
        <w:rPr>
          <w:rFonts w:ascii="Arial" w:eastAsia="Arial" w:hAnsi="Arial" w:cs="Arial"/>
          <w:sz w:val="24"/>
          <w:szCs w:val="24"/>
        </w:rPr>
        <w:t xml:space="preserve"> Ese principio funciona como una presunción que solo se derrota con prueba suficiente. Ferrer advierte que toda presunción </w:t>
      </w:r>
      <w:r>
        <w:rPr>
          <w:rFonts w:ascii="Arial" w:eastAsia="Arial" w:hAnsi="Arial" w:cs="Arial"/>
          <w:i/>
          <w:iCs/>
          <w:sz w:val="24"/>
          <w:szCs w:val="24"/>
        </w:rPr>
        <w:t>iuris tantum</w:t>
      </w:r>
      <w:r>
        <w:rPr>
          <w:rFonts w:ascii="Arial" w:eastAsia="Arial" w:hAnsi="Arial" w:cs="Arial"/>
          <w:sz w:val="24"/>
          <w:szCs w:val="24"/>
        </w:rPr>
        <w:t xml:space="preserve"> </w:t>
        <w:lastRenderedPageBreak/>
        <w:t>presupone un umbral conocido de derrota.</w:t>
      </w:r>
      <w:r>
        <w:rPr>
          <w:rFonts w:ascii="Arial" w:eastAsia="Arial" w:hAnsi="Arial" w:cs="Arial"/>
          <w:sz w:val="24"/>
          <w:szCs w:val="24"/>
          <w:vertAlign w:val="superscript"/>
        </w:rPr>
        <w:footnoteReference w:id="165"/>
      </w:r>
      <w:r>
        <w:rPr>
          <w:rFonts w:ascii="Arial" w:eastAsia="Arial" w:hAnsi="Arial" w:cs="Arial"/>
          <w:sz w:val="24"/>
          <w:szCs w:val="24"/>
        </w:rPr>
        <w:t xml:space="preserve"> Si el umbral no existe, la presunción opera con fuerza variable según el órgano que la aplique. En algunos casos puede volverse prácticamente inderrotable. En otros puede ceder ante indicios débiles. En ambos supuestos se afecta la igualdad en la aplicación de la ley.</w:t>
      </w:r>
    </w:p>
    <w:p w14:paraId="4B841190" w14:textId="77777777" w:rsidR="00657C4E" w:rsidRPr="00657C4E" w:rsidRDefault="00657C4E" w:rsidP="00657C4E">
      <w:pPr>
        <w:spacing w:line="360" w:lineRule="auto"/>
        <w:rPr>
          <w:del w:id="950007" w:author="Claude (fusión 1.2)" w:date="2026-09-26T00:00:00Z"/>
          <w:rFonts w:ascii="Arial" w:eastAsia="Arial" w:hAnsi="Arial" w:cs="Arial"/>
          <w:sz w:val="24"/>
          <w:szCs w:val="24"/>
        </w:rPr>
      </w:pPr>
    </w:p>
    <w:p w14:paraId="24A28BA5" w14:textId="77777777" w:rsidR="00657C4E" w:rsidRPr="00657C4E" w:rsidRDefault="00657C4E" w:rsidP="00657C4E">
      <w:pPr>
        <w:spacing w:line="360" w:lineRule="auto"/>
        <w:ind w:left="992" w:hanging="425"/>
        <w:outlineLvl w:val="1"/>
        <w:rPr>
          <w:del w:id="950005" w:author="Claude (fusión 1.2)" w:date="2026-09-26T00:00:00Z"/>
          <w:rFonts w:ascii="Arial" w:eastAsia="Arial" w:hAnsi="Arial" w:cs="Arial"/>
          <w:i/>
          <w:iCs/>
          <w:color w:val="000000"/>
          <w:sz w:val="24"/>
          <w:szCs w:val="24"/>
        </w:rPr>
      </w:pPr>
      <w:del w:id="950007" w:author="Claude (fusión 1.2)" w:date="2026-09-26T00:00:00Z">
        <w:r>
          <w:rPr>
            <w:rFonts w:ascii="Arial" w:eastAsia="Arial" w:hAnsi="Arial" w:cs="Arial"/>
            <w:i/>
            <w:iCs/>
            <w:color w:val="000000"/>
            <w:sz w:val="24"/>
            <w:szCs w:val="24"/>
          </w:rPr>
          <w:delText>1.2.11. Criterios para identificar si una norma contiene un auténtico estándar de prueba</w:delText>
        </w:r>
      </w:del>
    </w:p>
    <w:p w14:paraId="0AD3F39D" w14:textId="77777777" w:rsidR="00657C4E" w:rsidRPr="00657C4E" w:rsidRDefault="00657C4E" w:rsidP="00657C4E">
      <w:pPr>
        <w:spacing w:line="360" w:lineRule="auto"/>
        <w:rPr>
          <w:del w:id="950004" w:author="Claude (fusión 1.2)" w:date="2026-09-26T00:00:00Z"/>
          <w:rFonts w:ascii="Arial" w:eastAsia="Arial" w:hAnsi="Arial" w:cs="Arial"/>
          <w:sz w:val="24"/>
          <w:szCs w:val="24"/>
        </w:rPr>
      </w:pPr>
    </w:p>
    <w:p w14:paraId="00358A2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A partir del análisis precedente, pueden formularse criterios para diagnosticar si una disposición establece un estándar de prueba. El punto de partida son los requisitos metodológicos propuestos por Ferrer Beltrán.</w:t>
      </w:r>
      <w:r>
        <w:rPr>
          <w:rFonts w:ascii="Arial" w:eastAsia="Arial" w:hAnsi="Arial" w:cs="Arial"/>
          <w:sz w:val="24"/>
          <w:szCs w:val="24"/>
          <w:vertAlign w:val="superscript"/>
        </w:rPr>
        <w:footnoteReference w:id="166"/>
      </w:r>
      <w:r>
        <w:rPr>
          <w:rFonts w:ascii="Arial" w:eastAsia="Arial" w:hAnsi="Arial" w:cs="Arial"/>
          <w:sz w:val="24"/>
          <w:szCs w:val="24"/>
        </w:rPr>
        <w:t xml:space="preserve"> Un estándar debe apelar a criterios relativos a la capacidad justificativa del acervo probatorio respecto de las hipótesis. También debe ser capaz de fijar un umbral a partir del cual una hipótesis se considera probada. Además, debe emplear criterios cualitativos propios de la probabilidad no matemática. Finalmente, un mismo proceso requiere estándares distintos y progresivos para sus diversas decisiones. El primer requisito excluye toda fórmula que remita a estados mentales del juzgador.</w:t>
      </w:r>
      <w:r>
        <w:rPr>
          <w:rFonts w:ascii="Arial" w:eastAsia="Arial" w:hAnsi="Arial" w:cs="Arial"/>
          <w:sz w:val="24"/>
          <w:szCs w:val="24"/>
          <w:vertAlign w:val="superscript"/>
        </w:rPr>
        <w:footnoteReference w:id="167"/>
      </w:r>
      <w:r>
        <w:rPr>
          <w:rFonts w:ascii="Arial" w:eastAsia="Arial" w:hAnsi="Arial" w:cs="Arial"/>
          <w:sz w:val="24"/>
          <w:szCs w:val="24"/>
        </w:rPr>
        <w:t xml:space="preserve"> El examen detallado de estos requisitos corresponde al apartado 1.3.</w:t>
      </w:r>
    </w:p>
    <w:p w14:paraId="2100E164"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Con fines exclusivamente diagnósticos, estos requisitos pueden convertirse en preguntas de control. La primera pregunta es si la norma describe cómo razonar o cuándo decidir. La segunda es si el criterio de decisión alude a propiedades del acervo o a estados del juzgador. La tercera es si la norma indica una relación de corroboración entre hipótesis rivales. La cuarta es si la norma distingue su exigencia de la regla de carga que opera en caso de insuficiencia. La tabla siguiente aplica esas preguntas a las disposiciones analizadas. Su resultado es una interpretación propia de esta investigación. No pretende sustituir el análisis doctrinal, sino ordenarlo.</w:t>
      </w:r>
    </w:p>
    <w:p w14:paraId="39D38528" w14:textId="77777777" w:rsidR="00657C4E" w:rsidRPr="00657C4E" w:rsidRDefault="00657C4E" w:rsidP="00657C4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900"/>
        <w:gridCol w:w="1750"/>
        <w:gridCol w:w="1688"/>
      </w:tblGrid>
      <w:tr w:rsidR="00657C4E" w:rsidRPr="00657C4E" w14:paraId="079743D9" w14:textId="77777777" w:rsidTr="00D71922">
        <w:trPr>
          <w:cantSplit/>
          <w:tblHeader/>
        </w:trPr>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2A830DE"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lastRenderedPageBreak/>
              <w:t>Disposición</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67664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Describe método o decisión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CA888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Alude al acervo o al estado mental</w:t>
            </w:r>
          </w:p>
        </w:tc>
        <w:tc>
          <w:tcPr>
            <w:tcW w:w="175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AE4ADB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Define un umbral</w:t>
            </w:r>
          </w:p>
        </w:tc>
        <w:tc>
          <w:tcPr>
            <w:tcW w:w="168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E98B7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b/>
                <w:bCs/>
                <w:sz w:val="22"/>
                <w:szCs w:val="22"/>
              </w:rPr>
              <w:t>Diagnóstico</w:t>
            </w:r>
          </w:p>
        </w:tc>
      </w:tr>
      <w:tr w:rsidR="00657C4E" w:rsidRPr="00657C4E" w14:paraId="6718A50A"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128E7C"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0FCC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Método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D81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554DE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9AD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valoración</w:t>
            </w:r>
          </w:p>
        </w:tc>
      </w:tr>
      <w:tr w:rsidR="00657C4E" w:rsidRPr="00657C4E" w14:paraId="5B4FE533"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805F2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CF31E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Mezcla ambos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B84B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 pues exige convicción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EAFE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0FFC54"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22E7AD68"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18C8B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artículos 75.1.k, 77 Ter y 78</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D80F1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C872B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E5FCF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26A72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Fórmula vaga de suficiencia</w:t>
            </w:r>
          </w:p>
        </w:tc>
      </w:tr>
      <w:tr w:rsidR="00657C4E" w:rsidRPr="00657C4E" w14:paraId="5C00232C"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43CA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41, base VI, y Ley General de Medios, artículo 78 bis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C6E22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DDC63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Acervo, pues exige acreditación objetiva y material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09BE43"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D4F678"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Exigencia de objetividad sin umbral</w:t>
            </w:r>
          </w:p>
        </w:tc>
      </w:tr>
      <w:tr w:rsidR="00657C4E" w:rsidRPr="00657C4E" w14:paraId="29B65C92"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523710"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Código Nacional de Procedimientos Penales, artículos 359 y 402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171FC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29F8C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Ambos, pues combina convicción y duda razonable</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39663F"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Parcialmente</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14601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Umbral subordinado a la convicción</w:t>
            </w:r>
          </w:p>
        </w:tc>
      </w:tr>
      <w:tr w:rsidR="00657C4E" w:rsidRPr="00657C4E" w14:paraId="1EFD0D34"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A123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Constitución federal, artículo 20, apartado A, fracción VIII</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68FB1B"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Decisión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7606B6"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Estado mental</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EC4E07"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A618D"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Criterio subjetivo de suficiencia</w:t>
            </w:r>
          </w:p>
        </w:tc>
      </w:tr>
      <w:tr w:rsidR="00657C4E" w:rsidRPr="00657C4E" w14:paraId="515979A9" w14:textId="77777777" w:rsidTr="00D71922">
        <w:trPr>
          <w:cantSplit/>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F05975"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Ley General de Medios, artículo 15.2</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A4C7FA"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Distribución del riesgo</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98A001"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 aplica</w:t>
            </w:r>
          </w:p>
        </w:tc>
        <w:tc>
          <w:tcPr>
            <w:tcW w:w="175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F2C92"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No</w:t>
            </w:r>
          </w:p>
        </w:tc>
        <w:tc>
          <w:tcPr>
            <w:tcW w:w="168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9D8739" w14:textId="77777777" w:rsidR="00657C4E" w:rsidRPr="00657C4E" w:rsidRDefault="00657C4E" w:rsidP="00657C4E">
            <w:pPr>
              <w:ind w:left="113" w:hanging="113"/>
              <w:rPr>
                <w:rFonts w:ascii="Arial" w:eastAsia="Arial" w:hAnsi="Arial" w:cs="Arial"/>
                <w:sz w:val="24"/>
                <w:szCs w:val="24"/>
              </w:rPr>
            </w:pPr>
            <w:r>
              <w:rPr>
                <w:rFonts w:ascii="Arial" w:eastAsia="Arial" w:hAnsi="Arial" w:cs="Arial"/>
                <w:sz w:val="22"/>
                <w:szCs w:val="22"/>
              </w:rPr>
              <w:t>Regla de carga, no estándar</w:t>
            </w:r>
          </w:p>
        </w:tc>
      </w:tr>
    </w:tbl>
    <w:p w14:paraId="709D2E12" w14:textId="77777777" w:rsidR="00657C4E" w:rsidRPr="00657C4E" w:rsidRDefault="00657C4E" w:rsidP="00657C4E">
      <w:pPr>
        <w:spacing w:before="60"/>
        <w:rPr>
          <w:rFonts w:ascii="Arial" w:eastAsia="Arial" w:hAnsi="Arial" w:cs="Arial"/>
          <w:sz w:val="24"/>
          <w:szCs w:val="24"/>
        </w:rPr>
      </w:pPr>
      <w:r>
        <w:rPr>
          <w:rFonts w:ascii="Arial" w:eastAsia="Arial" w:hAnsi="Arial" w:cs="Arial"/>
        </w:rPr>
        <w:t>Tabla 4. Diagnóstico de disposiciones mexicanas conforme a los requisitos de un estándar de prueba. Elaboración propia con base en los requisitos propuestos por Ferrer Beltrán, Prueba sin convicción, p. 29.</w:t>
      </w:r>
    </w:p>
    <w:p w14:paraId="58FD5509" w14:textId="77777777" w:rsidR="00657C4E" w:rsidRPr="00657C4E" w:rsidRDefault="00657C4E" w:rsidP="00657C4E">
      <w:pPr>
        <w:spacing w:line="360" w:lineRule="auto"/>
        <w:rPr>
          <w:rFonts w:ascii="Arial" w:eastAsia="Arial" w:hAnsi="Arial" w:cs="Arial"/>
          <w:sz w:val="24"/>
          <w:szCs w:val="24"/>
        </w:rPr>
      </w:pPr>
    </w:p>
    <w:p w14:paraId="09B414B6" w14:textId="77777777" w:rsidR="00657C4E" w:rsidRPr="00657C4E" w:rsidRDefault="00657C4E" w:rsidP="00657C4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estos criterios arroja un resultado consistente. Ninguna de las disposiciones analizadas satisface plenamente las exigencias de un estándar de prueba. Las normas penales adoptan una fórmula de umbral, pero la subordinan a la convicción. Las normas electorales utilizan expresiones como plenamente acreditadas o de manera objetiva y material, que no remiten a un estado mental. Sin embargo, tampoco precisan el grado de corroboración exigido. El artículo 16 de la Ley General de Medios mezcla método y suficiencia y remite esta última a la convicción. Esta conclusión no descalifica </w:t>
        <w:lastRenderedPageBreak/>
        <w:t>las decisiones concretas de los tribunales. Señala, más bien, un déficit del diseño normativo. De ahí se sigue que el sistema electoral mexicano carece de un estándar de prueba en sentido estricto.</w:t>
      </w:r>
    </w:p>
    <w:p w14:paraId="5C8B46CF" w14:textId="77777777" w:rsidR="00657C4E" w:rsidRPr="00657C4E" w:rsidRDefault="00657C4E" w:rsidP="00657C4E">
      <w:pPr>
        <w:spacing w:line="360" w:lineRule="auto"/>
        <w:rPr>
          <w:del w:id="950003" w:author="Claude (fusión 1.2)" w:date="2026-09-26T00:00:00Z"/>
          <w:rFonts w:ascii="Arial" w:eastAsia="Arial" w:hAnsi="Arial" w:cs="Arial"/>
          <w:sz w:val="24"/>
          <w:szCs w:val="24"/>
        </w:rPr>
      </w:pPr>
    </w:p>
    <w:p w14:paraId="662851FB" w14:textId="62039A76" w:rsidR="00657C4E" w:rsidRPr="00657C4E" w:rsidRDefault="00657C4E" w:rsidP="00657C4E">
      <w:pPr>
        <w:spacing w:line="360" w:lineRule="auto"/>
        <w:ind w:left="992" w:hanging="425"/>
        <w:outlineLvl w:val="1"/>
        <w:rPr>
          <w:del w:id="950001" w:author="Claude (fusión 1.2)" w:date="2026-09-26T00:00:00Z"/>
          <w:rFonts w:ascii="Arial" w:eastAsia="Arial" w:hAnsi="Arial" w:cs="Arial"/>
          <w:i/>
          <w:iCs/>
          <w:color w:val="000000"/>
          <w:sz w:val="24"/>
          <w:szCs w:val="24"/>
        </w:rPr>
      </w:pPr>
      <w:del w:id="950003" w:author="Claude (fusión 1.2)" w:date="2026-09-26T00:00:00Z">
        <w:r>
          <w:rPr>
            <w:rFonts w:ascii="Arial" w:eastAsia="Arial" w:hAnsi="Arial" w:cs="Arial"/>
            <w:i/>
            <w:iCs/>
            <w:color w:val="000000"/>
            <w:sz w:val="24"/>
            <w:szCs w:val="24"/>
          </w:rPr>
          <w:delText>1.2. Transición hacia el apartado 1.3</w:delText>
        </w:r>
      </w:del>
    </w:p>
    <w:p w14:paraId="33DE01C5" w14:textId="77777777" w:rsidR="00657C4E" w:rsidRPr="00657C4E" w:rsidRDefault="00657C4E" w:rsidP="00657C4E">
      <w:pPr>
        <w:spacing w:line="360" w:lineRule="auto"/>
        <w:rPr>
          <w:del w:id="950000" w:author="Claude (fusión 1.2)" w:date="2026-09-26T00:00:00Z"/>
          <w:rFonts w:ascii="Arial" w:eastAsia="Arial" w:hAnsi="Arial" w:cs="Arial"/>
          <w:sz w:val="24"/>
          <w:szCs w:val="24"/>
        </w:rPr>
      </w:pPr>
    </w:p>
    <w:p w14:paraId="66F6B882" w14:textId="77777777" w:rsidR="00657C4E" w:rsidRPr="00657C4E" w:rsidRDefault="00657C4E" w:rsidP="00657C4E">
      <w:pPr>
        <w:spacing w:line="360" w:lineRule="auto"/>
        <w:jc w:val="both"/>
        <w:rPr>
          <w:rFonts w:ascii="Arial" w:eastAsia="Arial" w:hAnsi="Arial" w:cs="Arial"/>
          <w:sz w:val="24"/>
          <w:szCs w:val="24"/>
        </w:rPr>
      </w:pPr>
      <w:r>
        <w:rPr>
          <w:rFonts w:ascii="Arial" w:eastAsia="Arial" w:hAnsi="Arial" w:cs="Arial"/>
          <w:sz w:val="24"/>
          <w:szCs w:val="24"/>
        </w:rPr>
        <w:t>En síntesis, la valoración de la prueba y el estándar de prueba son figuras distintas en naturaleza, función y momento. La valoración es una operación epistémica que determina el grado de corroboración de cada hipótesis. El estándar es una regla jurídica que fija cuándo ese grado basta para decidir. La sana crítica y la adminiculación pertenecen al primer plano. El umbral de suficiencia pertenece al segundo. La carga de la prueba, por su parte, presupone ese umbral y opera cuando no se alcanza. La legislación mexicana, penal y electoral, confunde estos planos o deja vacío el segundo. Esta constatación no agota la tarea teórica. Es necesario precisar qué requisitos debe satisfacer un estándar para cumplir sus funciones. Ese es el objeto del apartado 1.3.</w:t>
      </w:r>
    </w:p>
    <w:p w14:paraId="35FB828E" w14:textId="77777777" w:rsidR="00A32EF9" w:rsidRDefault="00E354C7">
      <w:pPr>
        <w:pStyle w:val="Ttulo2"/>
        <w:spacing w:before="300" w:after="180"/>
      </w:pPr>
      <w:r>
        <w:rPr>
          <w:b/>
          <w:bCs/>
        </w:rPr>
        <w:t>1.3. Los requisitos metodológicos de un estándar de prueba válido</w:t>
      </w:r>
      <w:bookmarkEnd w:id="7"/>
    </w:p>
    <w:p w14:paraId="545337F5" w14:textId="77777777" w:rsidR="00E22D4B" w:rsidRPr="00E22D4B" w:rsidRDefault="00E22D4B" w:rsidP="00E22D4B">
      <w:pPr>
        <w:spacing w:line="360" w:lineRule="auto"/>
        <w:rPr>
          <w:rFonts w:ascii="Arial" w:eastAsia="Arial" w:hAnsi="Arial" w:cs="Arial"/>
          <w:sz w:val="24"/>
          <w:szCs w:val="24"/>
        </w:rPr>
      </w:pPr>
      <w:bookmarkStart w:id="8" w:name="_Toc240931705"/>
    </w:p>
    <w:p w14:paraId="17969270" w14:textId="77777777" w:rsidR="00E22D4B" w:rsidRPr="00E22D4B" w:rsidRDefault="00E22D4B" w:rsidP="00E22D4B">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1.3. Los requisitos metodológicos de un estándar de prueba válido</w:t>
      </w:r>
    </w:p>
    <w:p w14:paraId="067CA3C4" w14:textId="77777777" w:rsidR="00E22D4B" w:rsidRPr="00E22D4B" w:rsidRDefault="00E22D4B" w:rsidP="00E22D4B">
      <w:pPr>
        <w:spacing w:line="360" w:lineRule="auto"/>
        <w:rPr>
          <w:rFonts w:ascii="Arial" w:eastAsia="Arial" w:hAnsi="Arial" w:cs="Arial"/>
          <w:sz w:val="24"/>
          <w:szCs w:val="24"/>
        </w:rPr>
      </w:pPr>
    </w:p>
    <w:p w14:paraId="76A337D8"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Los apartados anteriores dejaron establecidas dos premisas. La primera es que la adminiculación explica cómo se construye la inferencia indiciaria, pero no cuánta corroboración basta para decidir. La segunda es que la valoración de la prueba y el estándar de prueba son operaciones distintas, pues la primera asigna grados de corroboración y el segundo fija el grado exigido para tener una hipótesis por probada. Aceptadas ambas premisas, surge una pregunta ulterior de carácter técnico. No basta con que el legislador o la jurisprudencia enuncien una fórmula de suficiencia para que exista, en sentido propio, un estándar de prueba. Es preciso que esa fórmula reúna ciertas propiedades que le permitan cumplir las funciones que se le asignan. Ferrer Beltrán ha sistematizado esas propiedades bajo la denominación de requisitos </w:t>
        <w:lastRenderedPageBreak/>
        <w:t>metodológicos.</w:t>
      </w:r>
      <w:r>
        <w:rPr>
          <w:rFonts w:ascii="Arial" w:eastAsia="Arial" w:hAnsi="Arial" w:cs="Arial"/>
          <w:sz w:val="24"/>
          <w:szCs w:val="24"/>
          <w:vertAlign w:val="superscript"/>
        </w:rPr>
        <w:footnoteReference w:id="168"/>
      </w:r>
      <w:r>
        <w:rPr>
          <w:rFonts w:ascii="Arial" w:eastAsia="Arial" w:hAnsi="Arial" w:cs="Arial"/>
          <w:sz w:val="24"/>
          <w:szCs w:val="24"/>
        </w:rPr>
        <w:t xml:space="preserve"> El presente apartado examina cada uno de ellos, las objeciones que han recibido y su utilidad para evaluar las reglas de suficiencia que rigen la prueba indiciaria en el contencioso electoral mexicano. La hipótesis que orienta la exposición es que dichos requisitos operan como condiciones de validez metodológica y, por ello, como parámetro para diagnosticar las deficiencias del artículo 16 de la Ley General del Sistema de Medios de Impugnación en Materia Electoral.</w:t>
      </w:r>
    </w:p>
    <w:p w14:paraId="6EA248A9" w14:textId="77777777" w:rsidR="00E22D4B" w:rsidRPr="00E22D4B" w:rsidRDefault="00E22D4B" w:rsidP="00E22D4B">
      <w:pPr>
        <w:spacing w:line="360" w:lineRule="auto"/>
        <w:rPr>
          <w:rFonts w:ascii="Arial" w:eastAsia="Arial" w:hAnsi="Arial" w:cs="Arial"/>
          <w:sz w:val="24"/>
          <w:szCs w:val="24"/>
        </w:rPr>
      </w:pPr>
    </w:p>
    <w:p w14:paraId="62CA6A83"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 La noción de requisito metodológico y su alcance</w:t>
      </w:r>
    </w:p>
    <w:p w14:paraId="0A650BD2" w14:textId="77777777" w:rsidR="00E22D4B" w:rsidRPr="00E22D4B" w:rsidRDefault="00E22D4B" w:rsidP="00E22D4B">
      <w:pPr>
        <w:spacing w:line="360" w:lineRule="auto"/>
        <w:rPr>
          <w:rFonts w:ascii="Arial" w:eastAsia="Arial" w:hAnsi="Arial" w:cs="Arial"/>
          <w:sz w:val="24"/>
          <w:szCs w:val="24"/>
        </w:rPr>
      </w:pPr>
    </w:p>
    <w:p w14:paraId="61831DCD"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Antes de exponer cada requisito se precisa qué significa calificarlos como metodológicos. No se trata de exigencias sobre el contenido político del estándar, es decir, sobre el nivel concreto de exigencia que el legislador decida imponer. Se trata de condiciones formales que cualquier regla de suficiencia debe satisfacer, sea cual fuere el umbral elegido. Ferrer Beltrán sostiene que una regla solo puede denominarse con propiedad estándar de prueba si cumple tres requisitos, a los que añade un cuarto relativo a la relación entre los diversos estándares de un mismo proceso.</w:t>
      </w:r>
      <w:r>
        <w:rPr>
          <w:rFonts w:ascii="Arial" w:eastAsia="Arial" w:hAnsi="Arial" w:cs="Arial"/>
          <w:sz w:val="24"/>
          <w:szCs w:val="24"/>
          <w:vertAlign w:val="superscript"/>
        </w:rPr>
        <w:footnoteReference w:id="169"/>
      </w:r>
      <w:r>
        <w:rPr>
          <w:rFonts w:ascii="Arial" w:eastAsia="Arial" w:hAnsi="Arial" w:cs="Arial"/>
          <w:sz w:val="24"/>
          <w:szCs w:val="24"/>
        </w:rPr>
        <w:t xml:space="preserve"> Los tres primeros son la apelación a criterios relativos a la capacidad justificativa del acervo probatorio, la aptitud para determinar un umbral de suficiencia y el empleo de criterios cualitativos propios de la probabilidad no matemática. El cuarto exige que los estándares aplicables a las diversas decisiones de un procedimiento guarden una progresión ascendente. El autor presupone, además, que el estándar es una regla general y abstracta, y no una decisión caso por caso.</w:t>
      </w:r>
      <w:r>
        <w:rPr>
          <w:rFonts w:ascii="Arial" w:eastAsia="Arial" w:hAnsi="Arial" w:cs="Arial"/>
          <w:sz w:val="24"/>
          <w:szCs w:val="24"/>
          <w:vertAlign w:val="superscript"/>
        </w:rPr>
        <w:footnoteReference w:id="170"/>
      </w:r>
      <w:r>
        <w:rPr>
          <w:rFonts w:ascii="Arial" w:eastAsia="Arial" w:hAnsi="Arial" w:cs="Arial"/>
          <w:sz w:val="24"/>
          <w:szCs w:val="24"/>
        </w:rPr>
        <w:t xml:space="preserve"> La distinción entre lo metodológico y lo político es decisiva para el análisis que sigue. Permite afirmar que una fórmula puede ser defectuosa por su estructura aun cuando el nivel de exigencia que pretende expresar resulte razonable.</w:t>
      </w:r>
    </w:p>
    <w:p w14:paraId="7E1B293F"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700"/>
        <w:gridCol w:w="2138"/>
      </w:tblGrid>
      <w:tr w:rsidR="00E22D4B" w:rsidRPr="00E22D4B" w14:paraId="6D78E46D" w14:textId="77777777" w:rsidTr="00D71922">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30A45A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Requisito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1FFE5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Contenido</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26D89F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Qué excluye</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5225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Función que protege</w:t>
            </w:r>
          </w:p>
        </w:tc>
      </w:tr>
      <w:tr w:rsidR="00E22D4B" w:rsidRPr="00E22D4B" w14:paraId="7CEDD711"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E009E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Primero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7E65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Remitir a la capacidad justificativa del acervo respecto de las hipótesis en conflicto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7B624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Fórmulas que aluden a la convicción o a otros estados mentales del juzgador</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6281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Control intersubjetivo y motivación</w:t>
            </w:r>
          </w:p>
        </w:tc>
      </w:tr>
      <w:tr w:rsidR="00E22D4B" w:rsidRPr="00E22D4B" w14:paraId="7BDA693F"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60B5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Segundo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0D2E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Determinar un umbral de suficiencia, minimizando la vaguedad</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BBBD0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Remisiones a la sana crítica, a la lógica o a la inducción como si fueran umbrales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EB74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Previsibilidad y garantía para las partes</w:t>
            </w:r>
          </w:p>
        </w:tc>
      </w:tr>
      <w:tr w:rsidR="00E22D4B" w:rsidRPr="00E22D4B" w14:paraId="4C893BA4"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48E2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Tercero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CE0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Emplear criterios cualitativos propios de la probabilidad inductiva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41676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Umbrales numéricos y probabilidades estadísticas aplicadas al caso individual</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28567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Adecuación al razonamiento probatorio real</w:t>
            </w:r>
          </w:p>
        </w:tc>
      </w:tr>
      <w:tr w:rsidR="00E22D4B" w:rsidRPr="00E22D4B" w14:paraId="0576C439" w14:textId="77777777" w:rsidTr="00D71922">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C1CF7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Cuarto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407C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Guardar una progresión ascendente entre los estándares de un mismo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050CC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Un estándar único para todas las decisiones o estándares incoherentes entre sí</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C8EE9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Coherencia del procedimiento</w:t>
            </w:r>
          </w:p>
        </w:tc>
      </w:tr>
    </w:tbl>
    <w:p w14:paraId="38526140"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1. Los requisitos metodológicos de un estándar de prueba. Elaboración propia con base en Ferrer Beltrán, Prueba sin convicción, pp. 29-35, 65 y 100-103.</w:t>
      </w:r>
    </w:p>
    <w:p w14:paraId="4B69A3F9" w14:textId="77777777" w:rsidR="00E22D4B" w:rsidRPr="00E22D4B" w:rsidRDefault="00E22D4B" w:rsidP="00E22D4B">
      <w:pPr>
        <w:spacing w:line="360" w:lineRule="auto"/>
        <w:rPr>
          <w:rFonts w:ascii="Arial" w:eastAsia="Arial" w:hAnsi="Arial" w:cs="Arial"/>
          <w:sz w:val="24"/>
          <w:szCs w:val="24"/>
        </w:rPr>
      </w:pPr>
    </w:p>
    <w:p w14:paraId="2EC46B7D" w14:textId="77777777" w:rsidR="00E22D4B" w:rsidRPr="00E22D4B" w:rsidRDefault="00E22D4B" w:rsidP="00E22D4B">
      <w:pPr>
        <w:spacing w:line="360" w:lineRule="auto"/>
        <w:rPr>
          <w:rFonts w:ascii="Arial" w:eastAsia="Arial" w:hAnsi="Arial" w:cs="Arial"/>
          <w:sz w:val="24"/>
          <w:szCs w:val="24"/>
        </w:rPr>
      </w:pPr>
    </w:p>
    <w:p w14:paraId="405C60B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1.3.2. Primer requisito. Criterios relativos a la capacidad justificativa del acervo probatorio</w:t>
      </w:r>
    </w:p>
    <w:p w14:paraId="32F64EAD" w14:textId="77777777" w:rsidR="00E22D4B" w:rsidRPr="00E22D4B" w:rsidRDefault="00E22D4B" w:rsidP="00E22D4B">
      <w:pPr>
        <w:spacing w:line="360" w:lineRule="auto"/>
        <w:rPr>
          <w:rFonts w:ascii="Arial" w:eastAsia="Arial" w:hAnsi="Arial" w:cs="Arial"/>
          <w:sz w:val="24"/>
          <w:szCs w:val="24"/>
        </w:rPr>
      </w:pPr>
    </w:p>
    <w:p w14:paraId="2E351DAA"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primer requisito exige que el estándar remita a criterios relativos a la capacidad justificativa del acervo probatorio respecto de las hipótesis en conflicto. Con ello se excluye cualquier formulación que remita a estados mentales o psicológicos del juzgador.</w:t>
      </w:r>
      <w:r>
        <w:rPr>
          <w:rFonts w:ascii="Arial" w:eastAsia="Arial" w:hAnsi="Arial" w:cs="Arial"/>
          <w:sz w:val="24"/>
          <w:szCs w:val="24"/>
          <w:vertAlign w:val="superscript"/>
        </w:rPr>
        <w:footnoteReference w:id="171"/>
      </w:r>
      <w:r>
        <w:rPr>
          <w:rFonts w:ascii="Arial" w:eastAsia="Arial" w:hAnsi="Arial" w:cs="Arial"/>
          <w:sz w:val="24"/>
          <w:szCs w:val="24"/>
        </w:rPr>
        <w:t xml:space="preserve"> Ferrer Beltrán documenta que numerosas legislaciones incumplen esta exigencia básica al emplear fórmulas como la íntima convicción o la convicción del tribunal.</w:t>
      </w:r>
      <w:r>
        <w:rPr>
          <w:rFonts w:ascii="Arial" w:eastAsia="Arial" w:hAnsi="Arial" w:cs="Arial"/>
          <w:sz w:val="24"/>
          <w:szCs w:val="24"/>
          <w:vertAlign w:val="superscript"/>
        </w:rPr>
        <w:footnoteReference w:id="172"/>
      </w:r>
      <w:r>
        <w:rPr>
          <w:rFonts w:ascii="Arial" w:eastAsia="Arial" w:hAnsi="Arial" w:cs="Arial"/>
          <w:sz w:val="24"/>
          <w:szCs w:val="24"/>
        </w:rPr>
        <w:t xml:space="preserve"> Entre los ejemplos que examina figuran el artículo 20, apartado A, fracción VIII, de la Constitución mexicana y el artículo 402 del Código Nacional de Procedimientos Penales. La primera disposición condiciona la condena a la convicción de culpabilidad del procesado.</w:t>
      </w:r>
      <w:r>
        <w:rPr>
          <w:rFonts w:ascii="Arial" w:eastAsia="Arial" w:hAnsi="Arial" w:cs="Arial"/>
          <w:sz w:val="24"/>
          <w:szCs w:val="24"/>
          <w:vertAlign w:val="superscript"/>
        </w:rPr>
        <w:footnoteReference w:id="173"/>
      </w:r>
      <w:r>
        <w:rPr>
          <w:rFonts w:ascii="Arial" w:eastAsia="Arial" w:hAnsi="Arial" w:cs="Arial"/>
          <w:sz w:val="24"/>
          <w:szCs w:val="24"/>
        </w:rPr>
        <w:t xml:space="preserve"> La segunda combina la convicción del tribunal con la fórmula de la </w:t>
        <w:lastRenderedPageBreak/>
        <w:t>duda razonable.</w:t>
      </w:r>
      <w:r>
        <w:rPr>
          <w:rFonts w:ascii="Arial" w:eastAsia="Arial" w:hAnsi="Arial" w:cs="Arial"/>
          <w:sz w:val="24"/>
          <w:szCs w:val="24"/>
          <w:vertAlign w:val="superscript"/>
        </w:rPr>
        <w:footnoteReference w:id="174"/>
      </w:r>
      <w:r>
        <w:rPr>
          <w:rFonts w:ascii="Arial" w:eastAsia="Arial" w:hAnsi="Arial" w:cs="Arial"/>
          <w:sz w:val="24"/>
          <w:szCs w:val="24"/>
        </w:rPr>
        <w:t xml:space="preserve"> El problema es estructural. Una regla que depende del estado mental del decisor no puede ser controlada intersubjetivamente, porque la convicción no es observable ni susceptible de revisión por un tribunal de alzada. En consecuencia, una fórmula de ese tipo no ofrece un criterio de justificación ni una garantía para las partes.</w:t>
      </w:r>
    </w:p>
    <w:p w14:paraId="46BFBB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razón epistemológica del requisito es igualmente clara. Ferrer Beltrán afirma que del convencimiento psicológico del juzgador respecto de una proposición no se infiere nada acerca de su verdad ni acerca del grado de corroboración que las pruebas le aportan.</w:t>
      </w:r>
      <w:r>
        <w:rPr>
          <w:rFonts w:ascii="Arial" w:eastAsia="Arial" w:hAnsi="Arial" w:cs="Arial"/>
          <w:sz w:val="24"/>
          <w:szCs w:val="24"/>
          <w:vertAlign w:val="superscript"/>
        </w:rPr>
        <w:footnoteReference w:id="175"/>
      </w:r>
      <w:r>
        <w:rPr>
          <w:rFonts w:ascii="Arial" w:eastAsia="Arial" w:hAnsi="Arial" w:cs="Arial"/>
          <w:sz w:val="24"/>
          <w:szCs w:val="24"/>
        </w:rPr>
        <w:t xml:space="preserve"> Tampoco existe evidencia de que un mayor grado de convicción se asocie causalmente con una mayor probabilidad de acierto. Siguiendo a Laudan, el autor sostiene que lo relevante no es si el juzgador cree en la hipótesis, sino si sería racional creerla a la luz de las pruebas disponibles.</w:t>
      </w:r>
      <w:r>
        <w:rPr>
          <w:rFonts w:ascii="Arial" w:eastAsia="Arial" w:hAnsi="Arial" w:cs="Arial"/>
          <w:sz w:val="24"/>
          <w:szCs w:val="24"/>
          <w:vertAlign w:val="superscript"/>
        </w:rPr>
        <w:footnoteReference w:id="176"/>
      </w:r>
      <w:r>
        <w:rPr>
          <w:rFonts w:ascii="Arial" w:eastAsia="Arial" w:hAnsi="Arial" w:cs="Arial"/>
          <w:sz w:val="24"/>
          <w:szCs w:val="24"/>
        </w:rPr>
        <w:t xml:space="preserve"> Laudan había formulado la misma exigencia al señalar que un estándar de prueba debe expresarse en términos del apoyo objetivo que las pruebas prestan a la hipótesis, con independencia de las creencias del jurado.</w:t>
      </w:r>
      <w:r>
        <w:rPr>
          <w:rFonts w:ascii="Arial" w:eastAsia="Arial" w:hAnsi="Arial" w:cs="Arial"/>
          <w:sz w:val="24"/>
          <w:szCs w:val="24"/>
          <w:vertAlign w:val="superscript"/>
        </w:rPr>
        <w:footnoteReference w:id="177"/>
      </w:r>
      <w:r>
        <w:rPr>
          <w:rFonts w:ascii="Arial" w:eastAsia="Arial" w:hAnsi="Arial" w:cs="Arial"/>
          <w:sz w:val="24"/>
          <w:szCs w:val="24"/>
        </w:rPr>
        <w:t xml:space="preserve"> El requisito, por tanto, desplaza el objeto del estándar desde la mente del decisor hacia la relación inferencial entre pruebas e hipótesis. Ese desplazamiento es coherente con la concepción racional de la prueba adoptada en los apartados anteriores. También es coherente con la exigencia constitucional de motivación, pues solo puede motivarse aquello que es susceptible de expresarse en razones públicas. La convicción, en cambio, puede describirse, pero no justificarse por sí misma.</w:t>
      </w:r>
    </w:p>
    <w:p w14:paraId="449963A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jurisprudencia mexicana ofrece un antecedente relevante en esta dirección. Ferrer Beltrán destaca que la Primera Sala de la Suprema Corte de Justicia de la Nación consideró incompatible con la presunción de inocencia una concepción persuasiva o psicologista del estándar de la duda razonable.</w:t>
      </w:r>
      <w:r>
        <w:rPr>
          <w:rFonts w:ascii="Arial" w:eastAsia="Arial" w:hAnsi="Arial" w:cs="Arial"/>
          <w:sz w:val="24"/>
          <w:szCs w:val="24"/>
          <w:vertAlign w:val="superscript"/>
        </w:rPr>
        <w:footnoteReference w:id="178"/>
      </w:r>
      <w:r>
        <w:rPr>
          <w:rFonts w:ascii="Arial" w:eastAsia="Arial" w:hAnsi="Arial" w:cs="Arial"/>
          <w:sz w:val="24"/>
          <w:szCs w:val="24"/>
        </w:rPr>
        <w:t xml:space="preserve"> Según esa línea, la duda que activa el principio in dubio pro reo no debe entenderse como la falta de convicción del juzgador. Debe entenderse, más bien, como una propiedad del acervo probatorio que puede </w:t>
        <w:lastRenderedPageBreak/>
        <w:t>identificarse y controlarse. Este criterio confirma que la jurisdicción constitucional ha recibido el primer requisito. Sin embargo, la recepción es parcial, porque los textos legales siguen empleando el vocabulario de la convicción. El contencioso electoral reproduce ese defecto con especial nitidez. El artículo 16, párrafo 3, de la ley de medios condiciona la plena eficacia de las pruebas no documentales públicas a que los elementos del expediente generen convicción sobre la veracidad de los hechos afirmados.</w:t>
      </w:r>
      <w:r>
        <w:rPr>
          <w:rFonts w:ascii="Arial" w:eastAsia="Arial" w:hAnsi="Arial" w:cs="Arial"/>
          <w:sz w:val="24"/>
          <w:szCs w:val="24"/>
          <w:vertAlign w:val="superscript"/>
        </w:rPr>
        <w:footnoteReference w:id="179"/>
      </w:r>
      <w:r>
        <w:rPr>
          <w:rFonts w:ascii="Arial" w:eastAsia="Arial" w:hAnsi="Arial" w:cs="Arial"/>
          <w:sz w:val="24"/>
          <w:szCs w:val="24"/>
        </w:rPr>
        <w:t xml:space="preserve"> Esa fórmula, en la que se inscriben las presuncionales, incumple el primer requisito en su formulación literal.</w:t>
      </w:r>
    </w:p>
    <w:p w14:paraId="4B905DAC" w14:textId="77777777" w:rsidR="00E22D4B" w:rsidRPr="00E22D4B" w:rsidRDefault="00E22D4B" w:rsidP="00E22D4B">
      <w:pPr>
        <w:spacing w:line="360" w:lineRule="auto"/>
        <w:rPr>
          <w:rFonts w:ascii="Arial" w:eastAsia="Arial" w:hAnsi="Arial" w:cs="Arial"/>
          <w:sz w:val="24"/>
          <w:szCs w:val="24"/>
        </w:rPr>
      </w:pPr>
    </w:p>
    <w:p w14:paraId="7C667A2E"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1.3.3. Segundo requisito. La determinación de un umbral de suficiencia con vaguedad minimizada</w:t>
      </w:r>
    </w:p>
    <w:p w14:paraId="026A29BB" w14:textId="77777777" w:rsidR="00E22D4B" w:rsidRPr="00E22D4B" w:rsidRDefault="00E22D4B" w:rsidP="00E22D4B">
      <w:pPr>
        <w:spacing w:line="360" w:lineRule="auto"/>
        <w:rPr>
          <w:rFonts w:ascii="Arial" w:eastAsia="Arial" w:hAnsi="Arial" w:cs="Arial"/>
          <w:sz w:val="24"/>
          <w:szCs w:val="24"/>
        </w:rPr>
      </w:pPr>
    </w:p>
    <w:p w14:paraId="3DCF9784"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segundo requisito exige que el estándar sea capaz de determinar un umbral a partir del cual una hipótesis se considerará probada. Este requisito es distinto de una simple exigencia de claridad conceptual en la redacción de la norma. Lo que se exige es la existencia de un umbral de suficiencia, y la precisión solo interesa en cuanto condición para que ese umbral sea identificable. El autor precisa que no satisfacen este requisito las remisiones a la sana crítica, a la inducción o al respeto de las leyes de la lógica y de la ciencia.</w:t>
      </w:r>
      <w:r>
        <w:rPr>
          <w:rFonts w:ascii="Arial" w:eastAsia="Arial" w:hAnsi="Arial" w:cs="Arial"/>
          <w:sz w:val="24"/>
          <w:szCs w:val="24"/>
          <w:vertAlign w:val="superscript"/>
        </w:rPr>
        <w:footnoteReference w:id="180"/>
      </w:r>
      <w:r>
        <w:rPr>
          <w:rFonts w:ascii="Arial" w:eastAsia="Arial" w:hAnsi="Arial" w:cs="Arial"/>
          <w:sz w:val="24"/>
          <w:szCs w:val="24"/>
        </w:rPr>
        <w:t xml:space="preserve"> La razón es que el razonamiento probatorio es siempre inductivo y debe respetar la lógica en todas las etapas del procedimiento. En cambio, las exigencias probatorias para abrir juicio, adoptar una medida cautelar o dictar sentencia son y deben ser distintas. De ahí que no baste con afirmar que una decisión debe estar inductivamente justificada, pues es necesario determinar el umbral a partir del cual se entenderá justificada. La sana crítica es, en el mejor de los casos, un método de valoración y no un umbral probatorio.</w:t>
      </w:r>
      <w:r>
        <w:rPr>
          <w:rFonts w:ascii="Arial" w:eastAsia="Arial" w:hAnsi="Arial" w:cs="Arial"/>
          <w:sz w:val="24"/>
          <w:szCs w:val="24"/>
          <w:vertAlign w:val="superscript"/>
        </w:rPr>
        <w:footnoteReference w:id="181"/>
      </w:r>
      <w:r>
        <w:rPr>
          <w:rFonts w:ascii="Arial" w:eastAsia="Arial" w:hAnsi="Arial" w:cs="Arial"/>
          <w:sz w:val="24"/>
          <w:szCs w:val="24"/>
        </w:rPr>
        <w:t xml:space="preserve"> Esta observación conecta directamente con la conclusión del apartado 1.2 sobre el artículo 16, párrafo 1, de la ley de medios.</w:t>
      </w:r>
    </w:p>
    <w:p w14:paraId="5FF47FB7"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El requisito reconoce, con todo, un límite ineliminable. La única manera de formular un umbral totalmente preciso sería mediante valores numéricos propios de la probabilidad matemática, lo que vulneraría el tercer requisito.</w:t>
      </w:r>
      <w:r>
        <w:rPr>
          <w:rFonts w:ascii="Arial" w:eastAsia="Arial" w:hAnsi="Arial" w:cs="Arial"/>
          <w:sz w:val="24"/>
          <w:szCs w:val="24"/>
          <w:vertAlign w:val="superscript"/>
        </w:rPr>
        <w:footnoteReference w:id="182"/>
      </w:r>
      <w:r>
        <w:rPr>
          <w:rFonts w:ascii="Arial" w:eastAsia="Arial" w:hAnsi="Arial" w:cs="Arial"/>
          <w:sz w:val="24"/>
          <w:szCs w:val="24"/>
        </w:rPr>
        <w:t xml:space="preserve"> Por ello, todo estándar conservará un residuo de vaguedad inherente al lenguaje ordinario. Ferrer Beltrán matiza su exigencia en el sentido de que el estándar debe indicar un umbral lo más preciso posible, minimizando su vaguedad. En términos comparativos, un estándar será mejor que otro cuanto mayor sea el ámbito de casos claros que permita identificar. El autor ilustra la gravedad del problema con una opinión emitida en la Cámara de los Lores, según la cual la elección entre dos estándares distintos era, en gran medida, una cuestión de palabras.</w:t>
      </w:r>
      <w:r>
        <w:rPr>
          <w:rFonts w:ascii="Arial" w:eastAsia="Arial" w:hAnsi="Arial" w:cs="Arial"/>
          <w:sz w:val="24"/>
          <w:szCs w:val="24"/>
          <w:vertAlign w:val="superscript"/>
        </w:rPr>
        <w:footnoteReference w:id="183"/>
      </w:r>
      <w:r>
        <w:rPr>
          <w:rFonts w:ascii="Arial" w:eastAsia="Arial" w:hAnsi="Arial" w:cs="Arial"/>
          <w:sz w:val="24"/>
          <w:szCs w:val="24"/>
        </w:rPr>
        <w:t xml:space="preserve"> Añade que los estudios empíricos muestran interpretaciones muy dispares, al punto de que los jueces federales estadounidenses sitúan la exigencia del más allá de toda duda razonable entre el 75 y el 95 por ciento.</w:t>
      </w:r>
      <w:r>
        <w:rPr>
          <w:rFonts w:ascii="Arial" w:eastAsia="Arial" w:hAnsi="Arial" w:cs="Arial"/>
          <w:sz w:val="24"/>
          <w:szCs w:val="24"/>
          <w:vertAlign w:val="superscript"/>
        </w:rPr>
        <w:footnoteReference w:id="184"/>
      </w:r>
      <w:r>
        <w:rPr>
          <w:rFonts w:ascii="Arial" w:eastAsia="Arial" w:hAnsi="Arial" w:cs="Arial"/>
          <w:sz w:val="24"/>
          <w:szCs w:val="24"/>
        </w:rPr>
        <w:t xml:space="preserve"> Con Laudan, concluye que esa fórmula no merece propiamente el nombre de estándar de prueba.</w:t>
      </w:r>
      <w:r>
        <w:rPr>
          <w:rFonts w:ascii="Arial" w:eastAsia="Arial" w:hAnsi="Arial" w:cs="Arial"/>
          <w:sz w:val="24"/>
          <w:szCs w:val="24"/>
          <w:vertAlign w:val="superscript"/>
        </w:rPr>
        <w:footnoteReference w:id="185"/>
      </w:r>
      <w:r>
        <w:rPr>
          <w:rFonts w:ascii="Arial" w:eastAsia="Arial" w:hAnsi="Arial" w:cs="Arial"/>
          <w:sz w:val="24"/>
          <w:szCs w:val="24"/>
        </w:rPr>
        <w:t xml:space="preserve"> La vaguedad extrema, en suma, equivale funcionalmente a la ausencia de umbral.</w:t>
      </w:r>
    </w:p>
    <w:p w14:paraId="41D47B61"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Este segundo requisito ha recibido las objeciones más elaboradas. Bayón, González Lagier y Dei Vecchi han sostenido, con matices, que los criterios epistémicos de valoración son graduales y no cuantificables, de modo que cualquier estándar que remita a ellos será inevitablemente vago.</w:t>
      </w:r>
      <w:r>
        <w:rPr>
          <w:rFonts w:ascii="Arial" w:eastAsia="Arial" w:hAnsi="Arial" w:cs="Arial"/>
          <w:sz w:val="24"/>
          <w:szCs w:val="24"/>
          <w:vertAlign w:val="superscript"/>
        </w:rPr>
        <w:footnoteReference w:id="186"/>
      </w:r>
      <w:r>
        <w:rPr>
          <w:rFonts w:ascii="Arial" w:eastAsia="Arial" w:hAnsi="Arial" w:cs="Arial"/>
          <w:sz w:val="24"/>
          <w:szCs w:val="24"/>
        </w:rPr>
        <w:t xml:space="preserve"> González Lagier enumeró una docena de criterios de solidez inferencial y observó que ninguno de ellos permite fijar un punto de corte preciso.</w:t>
      </w:r>
      <w:r>
        <w:rPr>
          <w:rFonts w:ascii="Arial" w:eastAsia="Arial" w:hAnsi="Arial" w:cs="Arial"/>
          <w:sz w:val="24"/>
          <w:szCs w:val="24"/>
          <w:vertAlign w:val="superscript"/>
        </w:rPr>
        <w:footnoteReference w:id="187"/>
      </w:r>
      <w:r>
        <w:rPr>
          <w:rFonts w:ascii="Arial" w:eastAsia="Arial" w:hAnsi="Arial" w:cs="Arial"/>
          <w:sz w:val="24"/>
          <w:szCs w:val="24"/>
        </w:rPr>
        <w:t xml:space="preserve"> La respuesta de Ferrer Beltrán consiste en desplazar la formulación del estándar desde los criterios de valoración hacia los resultados probatorios mínimos. Así, resulta distinto exigir que se hayan refutado todas las hipótesis compatibles con la inocencia, que se haya refutado solo la hipótesis sostenida por la defensa o que esta se refute únicamente si la defensa aportó alguna prueba a su favor.</w:t>
      </w:r>
      <w:r>
        <w:rPr>
          <w:rFonts w:ascii="Arial" w:eastAsia="Arial" w:hAnsi="Arial" w:cs="Arial"/>
          <w:sz w:val="24"/>
          <w:szCs w:val="24"/>
          <w:vertAlign w:val="superscript"/>
        </w:rPr>
        <w:footnoteReference w:id="188"/>
      </w:r>
      <w:r>
        <w:rPr>
          <w:rFonts w:ascii="Arial" w:eastAsia="Arial" w:hAnsi="Arial" w:cs="Arial"/>
          <w:sz w:val="24"/>
          <w:szCs w:val="24"/>
        </w:rPr>
        <w:t xml:space="preserve"> Cada uno de esos resultados presupone la aplicación del conjunto de criterios epistémicos, pero identifica el resultado mínimo requerido. A la objeción del regreso al infinito, según la cual cada </w:t>
        <w:lastRenderedPageBreak/>
        <w:t>criterio requeriría a su vez un estándar, el autor responde apelando al problema general de la inducción y a la división del trabajo cognitivo.</w:t>
      </w:r>
      <w:r>
        <w:rPr>
          <w:rFonts w:ascii="Arial" w:eastAsia="Arial" w:hAnsi="Arial" w:cs="Arial"/>
          <w:sz w:val="24"/>
          <w:szCs w:val="24"/>
          <w:vertAlign w:val="superscript"/>
        </w:rPr>
        <w:footnoteReference w:id="189"/>
      </w:r>
      <w:r>
        <w:rPr>
          <w:rFonts w:ascii="Arial" w:eastAsia="Arial" w:hAnsi="Arial" w:cs="Arial"/>
          <w:sz w:val="24"/>
          <w:szCs w:val="24"/>
        </w:rPr>
        <w:t xml:space="preserve"> El propio González Lagier terminó por admitir que los estándares tienen, al menos, un contenido mínimamente informativo.</w:t>
      </w:r>
      <w:r>
        <w:rPr>
          <w:rFonts w:ascii="Arial" w:eastAsia="Arial" w:hAnsi="Arial" w:cs="Arial"/>
          <w:sz w:val="24"/>
          <w:szCs w:val="24"/>
          <w:vertAlign w:val="superscript"/>
        </w:rPr>
        <w:footnoteReference w:id="190"/>
      </w:r>
      <w:r>
        <w:rPr>
          <w:rFonts w:ascii="Arial" w:eastAsia="Arial" w:hAnsi="Arial" w:cs="Arial"/>
          <w:sz w:val="24"/>
          <w:szCs w:val="24"/>
        </w:rPr>
        <w:t xml:space="preserve"> Ferrer Beltrán concluye que, sin razones que apelen a los resultados exigidos por el estándar, no es posible justificar las decisiones sobre los hechos.</w:t>
      </w:r>
      <w:r>
        <w:rPr>
          <w:rFonts w:ascii="Arial" w:eastAsia="Arial" w:hAnsi="Arial" w:cs="Arial"/>
          <w:sz w:val="24"/>
          <w:szCs w:val="24"/>
          <w:vertAlign w:val="superscript"/>
        </w:rPr>
        <w:footnoteReference w:id="191"/>
      </w:r>
    </w:p>
    <w:p w14:paraId="0F8E014C"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línea de objeción defiende la conveniencia de estándares flexibles, que el juzgador ajuste a las circunstancias de cada caso. Ferrer Beltrán examina esta posición a partir del debate entre particularismo y universalismo en la teoría de las decisiones.</w:t>
      </w:r>
      <w:r>
        <w:rPr>
          <w:rFonts w:ascii="Arial" w:eastAsia="Arial" w:hAnsi="Arial" w:cs="Arial"/>
          <w:sz w:val="24"/>
          <w:szCs w:val="24"/>
          <w:vertAlign w:val="superscript"/>
        </w:rPr>
        <w:footnoteReference w:id="192"/>
      </w:r>
      <w:r>
        <w:rPr>
          <w:rFonts w:ascii="Arial" w:eastAsia="Arial" w:hAnsi="Arial" w:cs="Arial"/>
          <w:sz w:val="24"/>
          <w:szCs w:val="24"/>
        </w:rPr>
        <w:t xml:space="preserve"> Reconoce que el particularismo permite atender a las peculiaridades del caso, pero advierte que sacrifica la previsibilidad, la igualdad y el control de las decisiones. Propone que un legislador adopte como razón subyacente que, cuanto mayor sea el daño que la decisión probatoria pueda causar, menor debe ser el riesgo de error que soporte la parte potencialmente dañada.</w:t>
      </w:r>
      <w:r>
        <w:rPr>
          <w:rFonts w:ascii="Arial" w:eastAsia="Arial" w:hAnsi="Arial" w:cs="Arial"/>
          <w:sz w:val="24"/>
          <w:szCs w:val="24"/>
          <w:vertAlign w:val="superscript"/>
        </w:rPr>
        <w:footnoteReference w:id="193"/>
      </w:r>
      <w:r>
        <w:rPr>
          <w:rFonts w:ascii="Arial" w:eastAsia="Arial" w:hAnsi="Arial" w:cs="Arial"/>
          <w:sz w:val="24"/>
          <w:szCs w:val="24"/>
        </w:rPr>
        <w:t xml:space="preserve"> A partir de esa razón, el legislador puede especificar tipos de casos semejantes y formular para ellos estándares determinados. La consecuencia normativa es relevante para la tesis. La ausencia de estándares legalmente previstos vulnera tanto el derecho al debido proceso como el derecho a la prueba.</w:t>
      </w:r>
      <w:r>
        <w:rPr>
          <w:rFonts w:ascii="Arial" w:eastAsia="Arial" w:hAnsi="Arial" w:cs="Arial"/>
          <w:sz w:val="24"/>
          <w:szCs w:val="24"/>
          <w:vertAlign w:val="superscript"/>
        </w:rPr>
        <w:footnoteReference w:id="194"/>
      </w:r>
      <w:r>
        <w:rPr>
          <w:rFonts w:ascii="Arial" w:eastAsia="Arial" w:hAnsi="Arial" w:cs="Arial"/>
          <w:sz w:val="24"/>
          <w:szCs w:val="24"/>
        </w:rPr>
        <w:t xml:space="preserve"> El autor invoca en apoyo la doctrina de la Corte Suprema estadounidense en </w:t>
      </w:r>
      <w:r>
        <w:rPr>
          <w:rFonts w:ascii="Arial" w:eastAsia="Arial" w:hAnsi="Arial" w:cs="Arial"/>
          <w:i/>
          <w:iCs/>
          <w:sz w:val="24"/>
          <w:szCs w:val="24"/>
        </w:rPr>
        <w:t xml:space="preserve">Santosky v. Kramer</w:t>
      </w:r>
      <w:r>
        <w:rPr>
          <w:rFonts w:ascii="Arial" w:eastAsia="Arial" w:hAnsi="Arial" w:cs="Arial"/>
          <w:sz w:val="24"/>
          <w:szCs w:val="24"/>
        </w:rPr>
        <w:t>, según la cual el estándar debe fijarse anticipadamente porque los litigantes necesitan saber desde el inicio cómo se distribuye el riesgo de error.</w:t>
      </w:r>
      <w:r>
        <w:rPr>
          <w:rFonts w:ascii="Arial" w:eastAsia="Arial" w:hAnsi="Arial" w:cs="Arial"/>
          <w:sz w:val="24"/>
          <w:szCs w:val="24"/>
          <w:vertAlign w:val="superscript"/>
        </w:rPr>
        <w:footnoteReference w:id="195"/>
      </w:r>
      <w:r>
        <w:rPr>
          <w:rFonts w:ascii="Arial" w:eastAsia="Arial" w:hAnsi="Arial" w:cs="Arial"/>
          <w:sz w:val="24"/>
          <w:szCs w:val="24"/>
        </w:rPr>
        <w:t xml:space="preserve"> Este argumento será central para evaluar la determinación casuística de la suficiencia en materia electoral.</w:t>
      </w:r>
    </w:p>
    <w:p w14:paraId="55D477E8" w14:textId="77777777" w:rsidR="00E22D4B" w:rsidRPr="00E22D4B" w:rsidRDefault="00E22D4B" w:rsidP="00E22D4B">
      <w:pPr>
        <w:spacing w:line="360" w:lineRule="auto"/>
        <w:rPr>
          <w:rFonts w:ascii="Arial" w:eastAsia="Arial" w:hAnsi="Arial" w:cs="Arial"/>
          <w:sz w:val="24"/>
          <w:szCs w:val="24"/>
        </w:rPr>
      </w:pPr>
    </w:p>
    <w:p w14:paraId="5308DB1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1.3.4. Tercer requisito. Criterios propios de la probabilidad inductiva</w:t>
      </w:r>
    </w:p>
    <w:p w14:paraId="15C90893" w14:textId="77777777" w:rsidR="00E22D4B" w:rsidRPr="00E22D4B" w:rsidRDefault="00E22D4B" w:rsidP="00E22D4B">
      <w:pPr>
        <w:spacing w:line="360" w:lineRule="auto"/>
        <w:rPr>
          <w:rFonts w:ascii="Arial" w:eastAsia="Arial" w:hAnsi="Arial" w:cs="Arial"/>
          <w:sz w:val="24"/>
          <w:szCs w:val="24"/>
        </w:rPr>
      </w:pPr>
    </w:p>
    <w:p w14:paraId="5C5AAA5F"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196"/>
      </w:r>
      <w:r>
        <w:rPr>
          <w:rFonts w:ascii="Arial" w:eastAsia="Arial" w:hAnsi="Arial" w:cs="Arial"/>
          <w:sz w:val="24"/>
          <w:szCs w:val="24"/>
        </w:rPr>
        <w:t xml:space="preserve"> Ferrer Beltrán advierte que el estándar debe adecuarse </w:t>
        <w:lastRenderedPageBreak/>
        <w:t>al sistema de valoración con el que opera, de modo que no puede expresarse en un lenguaje ajeno a los criterios con que se valoran las pruebas.</w:t>
      </w:r>
      <w:r>
        <w:rPr>
          <w:rFonts w:ascii="Arial" w:eastAsia="Arial" w:hAnsi="Arial" w:cs="Arial"/>
          <w:sz w:val="24"/>
          <w:szCs w:val="24"/>
          <w:vertAlign w:val="superscript"/>
        </w:rPr>
        <w:footnoteReference w:id="197"/>
      </w:r>
      <w:r>
        <w:rPr>
          <w:rFonts w:ascii="Arial" w:eastAsia="Arial" w:hAnsi="Arial" w:cs="Arial"/>
          <w:sz w:val="24"/>
          <w:szCs w:val="24"/>
        </w:rPr>
        <w:t xml:space="preserve"> La tentación de cuantificar el umbral es comprensible, porque parecería resolver de golpe el problema de la vaguedad. El autor examina, sin embargo, los ejemplos clásicos que muestran los inconvenientes de la probabilidad estadística aplicada a casos individuales. En el caso hipotético de los autobuses azules, la única prueba disponible es que el ochenta por ciento de los autobuses azules que circulaban en la zona pertenecían a la compañía demandada. En el ejemplo del colado en un espectáculo, formulado por L. J. Cohen, la única prueba es que se vendieron 499 entradas y asistieron mil personas, de modo que 501 entraron sin pagar.</w:t>
      </w:r>
      <w:r>
        <w:rPr>
          <w:rFonts w:ascii="Arial" w:eastAsia="Arial" w:hAnsi="Arial" w:cs="Arial"/>
          <w:sz w:val="24"/>
          <w:szCs w:val="24"/>
          <w:vertAlign w:val="superscript"/>
        </w:rPr>
        <w:footnoteReference w:id="198"/>
      </w:r>
      <w:r>
        <w:rPr>
          <w:rFonts w:ascii="Arial" w:eastAsia="Arial" w:hAnsi="Arial" w:cs="Arial"/>
          <w:sz w:val="24"/>
          <w:szCs w:val="24"/>
        </w:rPr>
        <w:t xml:space="preserve"> Allen ha defendido que condenar en tales casos minimizaría los errores en el conjunto de las decisiones. Ferrer Beltrán replica que la justificación de una decisión sobre los hechos tiene una cara material y otra procedimental, y que al derecho no le interesa el acierto por casualidad.</w:t>
      </w:r>
      <w:r>
        <w:rPr>
          <w:rFonts w:ascii="Arial" w:eastAsia="Arial" w:hAnsi="Arial" w:cs="Arial"/>
          <w:sz w:val="24"/>
          <w:szCs w:val="24"/>
          <w:vertAlign w:val="superscript"/>
        </w:rPr>
        <w:footnoteReference w:id="199"/>
      </w:r>
      <w:r>
        <w:rPr>
          <w:rFonts w:ascii="Arial" w:eastAsia="Arial" w:hAnsi="Arial" w:cs="Arial"/>
          <w:sz w:val="24"/>
          <w:szCs w:val="24"/>
        </w:rPr>
        <w:t xml:space="preserve"> Una decisión no está justificada si declara probada la hipótesis verdadera sin disponer de corroboración suficiente respecto del caso concreto.</w:t>
      </w:r>
    </w:p>
    <w:p w14:paraId="1D46D67B"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 esa objeción se suma el llamado problema de la clase de referencia. Toda frecuencia estadística se predica de una clase de sucesos, y un mismo caso individual puede adscribirse a múltiples clases con frecuencias distintas.</w:t>
      </w:r>
      <w:r>
        <w:rPr>
          <w:rFonts w:ascii="Arial" w:eastAsia="Arial" w:hAnsi="Arial" w:cs="Arial"/>
          <w:sz w:val="24"/>
          <w:szCs w:val="24"/>
          <w:vertAlign w:val="superscript"/>
        </w:rPr>
        <w:footnoteReference w:id="200"/>
      </w:r>
      <w:r>
        <w:rPr>
          <w:rFonts w:ascii="Arial" w:eastAsia="Arial" w:hAnsi="Arial" w:cs="Arial"/>
          <w:sz w:val="24"/>
          <w:szCs w:val="24"/>
        </w:rPr>
        <w:t xml:space="preserve"> La elección de la clase no está determinada por los datos, de modo que la probabilidad resultante depende de una decisión previa no justificada epistémicamente. Por ello, la probabilidad estadística no dice nada, por sí sola, sobre la ocurrencia de un evento individual. Susan Haack llega a una conclusión convergente desde la epistemología. Sostiene que los estándares de prueba se entienden mejor como grados en que las pruebas deben avalar la conclusión, y que esos grados de aval no pueden identificarse con probabilidades matemáticas.</w:t>
      </w:r>
      <w:r>
        <w:rPr>
          <w:rFonts w:ascii="Arial" w:eastAsia="Arial" w:hAnsi="Arial" w:cs="Arial"/>
          <w:sz w:val="24"/>
          <w:szCs w:val="24"/>
          <w:vertAlign w:val="superscript"/>
        </w:rPr>
        <w:footnoteReference w:id="201"/>
      </w:r>
      <w:r>
        <w:rPr>
          <w:rFonts w:ascii="Arial" w:eastAsia="Arial" w:hAnsi="Arial" w:cs="Arial"/>
          <w:sz w:val="24"/>
          <w:szCs w:val="24"/>
        </w:rPr>
        <w:t xml:space="preserve"> De ello se sigue, en su criterio, que el probabilismo jurídico, entendido como la identificación de los grados de prueba con las probabilidades del cálculo matemático, es erróneo. La autora precisa que los usos epistemológico y estadístico del término probable </w:t>
        <w:lastRenderedPageBreak/>
        <w:t>son relevantemente diferentes.</w:t>
      </w:r>
      <w:r>
        <w:rPr>
          <w:rFonts w:ascii="Arial" w:eastAsia="Arial" w:hAnsi="Arial" w:cs="Arial"/>
          <w:sz w:val="24"/>
          <w:szCs w:val="24"/>
          <w:vertAlign w:val="superscript"/>
        </w:rPr>
        <w:footnoteReference w:id="202"/>
      </w:r>
      <w:r>
        <w:rPr>
          <w:rFonts w:ascii="Arial" w:eastAsia="Arial" w:hAnsi="Arial" w:cs="Arial"/>
          <w:sz w:val="24"/>
          <w:szCs w:val="24"/>
        </w:rPr>
        <w:t xml:space="preserve"> Esta distinción explica por qué la cuantificación del umbral desplaza el problema sin resolverlo.</w:t>
      </w:r>
    </w:p>
    <w:p w14:paraId="419EE99A"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alternativa que adopta Ferrer Beltrán es la probabilidad inductiva de tipo baconiano desarrollada por L. J. Cohen. Esta probabilidad es ordinal y no numérica, de modo que permite afirmar que una hipótesis está más corroborada que otra sin asignarle un valor métrico.</w:t>
      </w:r>
      <w:r>
        <w:rPr>
          <w:rFonts w:ascii="Arial" w:eastAsia="Arial" w:hAnsi="Arial" w:cs="Arial"/>
          <w:sz w:val="24"/>
          <w:szCs w:val="24"/>
          <w:vertAlign w:val="superscript"/>
        </w:rPr>
        <w:footnoteReference w:id="203"/>
      </w:r>
      <w:r>
        <w:rPr>
          <w:rFonts w:ascii="Arial" w:eastAsia="Arial" w:hAnsi="Arial" w:cs="Arial"/>
          <w:sz w:val="24"/>
          <w:szCs w:val="24"/>
        </w:rPr>
        <w:t xml:space="preserve"> No rigen en ella los principios de complementariedad para la negación ni de multiplicación para la conjunción, porque lo que se mide no es una frecuencia relativa ni la fuerza de una creencia, sino la fiabilidad de la inferencia. La consecuencia más relevante se refiere a la conjunción de hipótesis. En el cálculo matemático, la probabilidad de la conjunción de sucesos independientes es el producto de sus probabilidades y, por tanto, menor que cada una de ellas. En la probabilidad baconiana, el apoyo inductivo de la conjunción de dos hipótesis equivale al de aquella que tenga menor apoyo.</w:t>
      </w:r>
      <w:r>
        <w:rPr>
          <w:rFonts w:ascii="Arial" w:eastAsia="Arial" w:hAnsi="Arial" w:cs="Arial"/>
          <w:sz w:val="24"/>
          <w:szCs w:val="24"/>
          <w:vertAlign w:val="superscript"/>
        </w:rPr>
        <w:footnoteReference w:id="204"/>
      </w:r>
      <w:r>
        <w:rPr>
          <w:rFonts w:ascii="Arial" w:eastAsia="Arial" w:hAnsi="Arial" w:cs="Arial"/>
          <w:sz w:val="24"/>
          <w:szCs w:val="24"/>
        </w:rPr>
        <w:t xml:space="preserve"> El autor lo ilustra con el delito de estafa, en el que deben probarse el engaño y el menoscabo patrimonial. La probabilidad de que se hayan dado ambos es igual a la del elemento menos corroborado. Así se evita la paradoja según la cual tres elementos probados cada uno con una probabilidad de 0.7 arrojarían una probabilidad conjunta de apenas 0.343.</w:t>
      </w:r>
    </w:p>
    <w:p w14:paraId="08748646"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Haack ofrece un ejemplo equivalente y lo lleva un paso más allá. Advierte que, si los grados de prueba fuesen probabilidades matemáticas, tres elementos independientes establecidos cada uno con una probabilidad de 0.51 tendrían una probabilidad conjunta de apenas 0.13.</w:t>
      </w:r>
      <w:r>
        <w:rPr>
          <w:rFonts w:ascii="Arial" w:eastAsia="Arial" w:hAnsi="Arial" w:cs="Arial"/>
          <w:sz w:val="24"/>
          <w:szCs w:val="24"/>
          <w:vertAlign w:val="superscript"/>
        </w:rPr>
        <w:footnoteReference w:id="205"/>
      </w:r>
      <w:r>
        <w:rPr>
          <w:rFonts w:ascii="Arial" w:eastAsia="Arial" w:hAnsi="Arial" w:cs="Arial"/>
          <w:sz w:val="24"/>
          <w:szCs w:val="24"/>
        </w:rPr>
        <w:t xml:space="preserve"> Sostiene, además, que el grado de aval de una conjunción puede ser más alto que el de sus componentes, porque las pruebas se entrelazan como las pistas y las entradas de un crucigrama.</w:t>
      </w:r>
      <w:r>
        <w:rPr>
          <w:rFonts w:ascii="Arial" w:eastAsia="Arial" w:hAnsi="Arial" w:cs="Arial"/>
          <w:sz w:val="24"/>
          <w:szCs w:val="24"/>
          <w:vertAlign w:val="superscript"/>
        </w:rPr>
        <w:footnoteReference w:id="206"/>
      </w:r>
      <w:r>
        <w:rPr>
          <w:rFonts w:ascii="Arial" w:eastAsia="Arial" w:hAnsi="Arial" w:cs="Arial"/>
          <w:sz w:val="24"/>
          <w:szCs w:val="24"/>
        </w:rPr>
        <w:t xml:space="preserve"> Esta tesis no coincide exactamente con la regla de Cohen, pues admite que la combinación de pruebas incremente el aval de la conclusión. La propia autora matiza que esa combinación no siempre es más fuerte que sus componentes, sino que a veces lo es.</w:t>
      </w:r>
      <w:r>
        <w:rPr>
          <w:rFonts w:ascii="Arial" w:eastAsia="Arial" w:hAnsi="Arial" w:cs="Arial"/>
          <w:sz w:val="24"/>
          <w:szCs w:val="24"/>
          <w:vertAlign w:val="superscript"/>
        </w:rPr>
        <w:footnoteReference w:id="207"/>
      </w:r>
      <w:r>
        <w:rPr>
          <w:rFonts w:ascii="Arial" w:eastAsia="Arial" w:hAnsi="Arial" w:cs="Arial"/>
          <w:sz w:val="24"/>
          <w:szCs w:val="24"/>
        </w:rPr>
        <w:t xml:space="preserve"> La divergencia es significativa para la prueba indiciaria, cuya fuerza depende precisamente de la convergencia de indicios </w:t>
        <w:lastRenderedPageBreak/>
        <w:t>independientes. Ambas posiciones coinciden, con todo, en rechazar la regla multiplicativa como modelo de la prueba judicial. Ambas coinciden también en que el estándar debe formularse en términos de relaciones cualitativas de apoyo. Para el propósito de esta investigación, basta retener que el tercer requisito excluye los umbrales numéricos y exige criterios compatibles con la convergencia de pruebas.</w:t>
      </w:r>
    </w:p>
    <w:p w14:paraId="794FF049"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probabilidad inductiva se articula, en la propuesta de Ferrer Beltrán, con el método de la inducción eliminativa. El autor lo ilustra con la investigación de Semmelweis sobre la fiebre puerperal, en la que las hipótesis rivales fueron descartadas mediante predicciones contrastables.</w:t>
      </w:r>
      <w:r>
        <w:rPr>
          <w:rFonts w:ascii="Arial" w:eastAsia="Arial" w:hAnsi="Arial" w:cs="Arial"/>
          <w:sz w:val="24"/>
          <w:szCs w:val="24"/>
          <w:vertAlign w:val="superscript"/>
        </w:rPr>
        <w:footnoteReference w:id="208"/>
      </w:r>
      <w:r>
        <w:rPr>
          <w:rFonts w:ascii="Arial" w:eastAsia="Arial" w:hAnsi="Arial" w:cs="Arial"/>
          <w:sz w:val="24"/>
          <w:szCs w:val="24"/>
        </w:rPr>
        <w:t xml:space="preserve"> La estructura del razonamiento consiste en derivar de la hipótesis, junto con supuestos auxiliares y condiciones iniciales, una predicción cuya verificación o falsación permite evaluarla. Cuantos más pasos de este tipo se hayan dado y más hipótesis rivales hayan sido eliminadas, mayor será la corroboración de la hipótesis sobreviviente.</w:t>
      </w:r>
      <w:r>
        <w:rPr>
          <w:rFonts w:ascii="Arial" w:eastAsia="Arial" w:hAnsi="Arial" w:cs="Arial"/>
          <w:sz w:val="24"/>
          <w:szCs w:val="24"/>
          <w:vertAlign w:val="superscript"/>
        </w:rPr>
        <w:footnoteReference w:id="209"/>
      </w:r>
      <w:r>
        <w:rPr>
          <w:rFonts w:ascii="Arial" w:eastAsia="Arial" w:hAnsi="Arial" w:cs="Arial"/>
          <w:sz w:val="24"/>
          <w:szCs w:val="24"/>
        </w:rPr>
        <w:t xml:space="preserve"> El grado de corroboración así obtenido constituye la probabilidad inductiva de la hipótesis. El estándar de prueba debe indicar, entonces, en qué escalón de esa escala de soporte inductivo puede considerarse probada una hipótesis en un tipo de proceso determinado. Este planteamiento guarda afinidad con la estructura de la prueba indiciaria descrita en el apartado 1.1. Igartua Salaverría gradúa, en el mismo sentido, la eficacia de los indicios según las hipótesis alternativas que dejan abiertas, desde los equiprobables hasta los necesarios, que excluyen cualquier alternativa.</w:t>
      </w:r>
      <w:r>
        <w:rPr>
          <w:rFonts w:ascii="Arial" w:eastAsia="Arial" w:hAnsi="Arial" w:cs="Arial"/>
          <w:sz w:val="24"/>
          <w:szCs w:val="24"/>
          <w:vertAlign w:val="superscript"/>
        </w:rPr>
        <w:footnoteReference w:id="210"/>
      </w:r>
      <w:r>
        <w:rPr>
          <w:rFonts w:ascii="Arial" w:eastAsia="Arial" w:hAnsi="Arial" w:cs="Arial"/>
          <w:sz w:val="24"/>
          <w:szCs w:val="24"/>
        </w:rPr>
        <w:t xml:space="preserve"> El tercer requisito ofrece, así, el lenguaje conceptual adecuado para formular estándares aplicables a los indicios.</w:t>
      </w:r>
    </w:p>
    <w:p w14:paraId="0AC21DF4"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438"/>
      </w:tblGrid>
      <w:tr w:rsidR="00E22D4B" w:rsidRPr="00E22D4B" w14:paraId="60F4F47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03CFD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Rasgo</w:t>
            </w:r>
          </w:p>
        </w:tc>
        <w:tc>
          <w:tcPr>
            <w:tcW w:w="3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4844E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matemática</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C88A3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Probabilidad inductiva baconiana</w:t>
            </w:r>
          </w:p>
        </w:tc>
      </w:tr>
      <w:tr w:rsidR="00E22D4B" w:rsidRPr="00E22D4B" w14:paraId="55C09419"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541F7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Naturaleza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484A6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Numérica, entre 0 y 1</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5B75B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Ordinal, permite comparar sin cuantificar</w:t>
            </w:r>
          </w:p>
        </w:tc>
      </w:tr>
      <w:tr w:rsidR="00E22D4B" w:rsidRPr="00E22D4B" w14:paraId="5173421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E650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Negación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760D7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Rige la complementariedad</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EE6A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rige la complementariedad</w:t>
            </w:r>
          </w:p>
        </w:tc>
      </w:tr>
      <w:tr w:rsidR="00E22D4B" w:rsidRPr="00E22D4B" w14:paraId="7D17947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DBBFB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Conjunción</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A1856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Producto de las probabilidades, menor que cada una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86EBF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apoyo del elemento menos corroborado</w:t>
            </w:r>
          </w:p>
        </w:tc>
      </w:tr>
      <w:tr w:rsidR="00E22D4B" w:rsidRPr="00E22D4B" w14:paraId="722CBD9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747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lastRenderedPageBreak/>
              <w:t>Objeto de la medida</w:t>
            </w:r>
          </w:p>
        </w:tc>
        <w:tc>
          <w:tcPr>
            <w:tcW w:w="3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5C175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Frecuencias relativas o grados de creencia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F7D82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Fiabilidad de la inferencia y eliminación de hipótesis rivales</w:t>
            </w:r>
          </w:p>
        </w:tc>
      </w:tr>
    </w:tbl>
    <w:p w14:paraId="397321A1"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2. Probabilidad matemática y probabilidad inductiva. Elaboración propia con base en Ferrer Beltrán, Prueba sin convicción, pp. 89-91 y 100, y Haack, El probabilismo jurídico, pp. 78-82.</w:t>
      </w:r>
    </w:p>
    <w:p w14:paraId="10DDDF0E" w14:textId="77777777" w:rsidR="00E22D4B" w:rsidRPr="00E22D4B" w:rsidRDefault="00E22D4B" w:rsidP="00E22D4B">
      <w:pPr>
        <w:spacing w:line="360" w:lineRule="auto"/>
        <w:rPr>
          <w:rFonts w:ascii="Arial" w:eastAsia="Arial" w:hAnsi="Arial" w:cs="Arial"/>
          <w:sz w:val="24"/>
          <w:szCs w:val="24"/>
        </w:rPr>
      </w:pPr>
    </w:p>
    <w:p w14:paraId="2AC2CD17" w14:textId="77777777" w:rsidR="00E22D4B" w:rsidRPr="00E22D4B" w:rsidRDefault="00E22D4B" w:rsidP="00E22D4B">
      <w:pPr>
        <w:spacing w:line="360" w:lineRule="auto"/>
        <w:rPr>
          <w:rFonts w:ascii="Arial" w:eastAsia="Arial" w:hAnsi="Arial" w:cs="Arial"/>
          <w:sz w:val="24"/>
          <w:szCs w:val="24"/>
        </w:rPr>
      </w:pPr>
    </w:p>
    <w:p w14:paraId="0E42BD41"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1.3.5. Cuarto requisito. La progresión de los estándares dentro de un mismo proceso</w:t>
      </w:r>
    </w:p>
    <w:p w14:paraId="31632E8C" w14:textId="77777777" w:rsidR="00E22D4B" w:rsidRPr="00E22D4B" w:rsidRDefault="00E22D4B" w:rsidP="00E22D4B">
      <w:pPr>
        <w:spacing w:line="360" w:lineRule="auto"/>
        <w:rPr>
          <w:rFonts w:ascii="Arial" w:eastAsia="Arial" w:hAnsi="Arial" w:cs="Arial"/>
          <w:sz w:val="24"/>
          <w:szCs w:val="24"/>
        </w:rPr>
      </w:pPr>
    </w:p>
    <w:p w14:paraId="44FD72B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El cuarto requisito no se refiere a un estándar aislado, sino a la relación entre los diversos estándares previstos para un mismo procedimiento. Ferrer Beltrán parte de que en todo proceso deben adoptarse múltiples decisiones sobre los hechos, y no solo la decisión final.</w:t>
      </w:r>
      <w:r>
        <w:rPr>
          <w:rFonts w:ascii="Arial" w:eastAsia="Arial" w:hAnsi="Arial" w:cs="Arial"/>
          <w:sz w:val="24"/>
          <w:szCs w:val="24"/>
          <w:vertAlign w:val="superscript"/>
        </w:rPr>
        <w:footnoteReference w:id="211"/>
      </w:r>
      <w:r>
        <w:rPr>
          <w:rFonts w:ascii="Arial" w:eastAsia="Arial" w:hAnsi="Arial" w:cs="Arial"/>
          <w:sz w:val="24"/>
          <w:szCs w:val="24"/>
        </w:rPr>
        <w:t xml:space="preserve"> Sostiene que el grado de exigencia de los estándares aplicables a distintas fases debe seguir una tendencia ascendente. En el proceso penal, por ejemplo, la exigencia para no sobreseer durante la instrucción debe ser inferior a la requerida para abrir juicio oral, y esta inferior a la exigida para condenar.</w:t>
      </w:r>
      <w:r>
        <w:rPr>
          <w:rFonts w:ascii="Arial" w:eastAsia="Arial" w:hAnsi="Arial" w:cs="Arial"/>
          <w:sz w:val="24"/>
          <w:szCs w:val="24"/>
          <w:vertAlign w:val="superscript"/>
        </w:rPr>
        <w:footnoteReference w:id="212"/>
      </w:r>
      <w:r>
        <w:rPr>
          <w:rFonts w:ascii="Arial" w:eastAsia="Arial" w:hAnsi="Arial" w:cs="Arial"/>
          <w:sz w:val="24"/>
          <w:szCs w:val="24"/>
        </w:rPr>
        <w:t xml:space="preserve"> La razón es epistémica antes que política. Sin disponer aún de todas las pruebas relevantes y sin que estas hayan sido practicadas en contradicción, no es exigible un estándar de máxima exigencia en un estadio inicial.</w:t>
      </w:r>
      <w:r>
        <w:rPr>
          <w:rFonts w:ascii="Arial" w:eastAsia="Arial" w:hAnsi="Arial" w:cs="Arial"/>
          <w:sz w:val="24"/>
          <w:szCs w:val="24"/>
          <w:vertAlign w:val="superscript"/>
        </w:rPr>
        <w:footnoteReference w:id="213"/>
      </w:r>
      <w:r>
        <w:rPr>
          <w:rFonts w:ascii="Arial" w:eastAsia="Arial" w:hAnsi="Arial" w:cs="Arial"/>
          <w:sz w:val="24"/>
          <w:szCs w:val="24"/>
        </w:rPr>
        <w:t xml:space="preserve"> Por ello, el legislador debe determinar primero el grado de exigencia para la decisión final y ordenar en progresiva disminución los estándares de las decisiones intermedias. Debe considerar también la relativa gravedad de los errores de cada decisión, pues no cuesta lo mismo una condena errónea que una prisión preventiva, una suspensión de derechos o un embargo preventivo. El autor advierte, además, que las decisiones intermedias pueden generar un sesgo favorable a reiterar el mismo resultado probatorio en decisiones posteriores.</w:t>
      </w:r>
      <w:r>
        <w:rPr>
          <w:rFonts w:ascii="Arial" w:eastAsia="Arial" w:hAnsi="Arial" w:cs="Arial"/>
          <w:sz w:val="24"/>
          <w:szCs w:val="24"/>
          <w:vertAlign w:val="superscript"/>
        </w:rPr>
        <w:footnoteReference w:id="214"/>
      </w:r>
    </w:p>
    <w:p w14:paraId="4A26F01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requisito tiene proyección directa sobre el contencioso electoral, aunque su estructura procesal difiera de la penal. En los medios de impugnación se adoptan decisiones sobre los hechos en momentos distintos, como la admisión de la demanda, </w:t>
        <w:lastRenderedPageBreak/>
        <w:t>el dictado de medidas cautelares, la valoración de pruebas supervenientes y la sentencia de fondo. El artículo 16, párrafo 4, de la ley de medios regula, por ejemplo, la admisión de pruebas supervenientes antes del cierre de la instrucción.</w:t>
      </w:r>
      <w:r>
        <w:rPr>
          <w:rFonts w:ascii="Arial" w:eastAsia="Arial" w:hAnsi="Arial" w:cs="Arial"/>
          <w:sz w:val="24"/>
          <w:szCs w:val="24"/>
          <w:vertAlign w:val="superscript"/>
        </w:rPr>
        <w:footnoteReference w:id="215"/>
      </w:r>
      <w:r>
        <w:rPr>
          <w:rFonts w:ascii="Arial" w:eastAsia="Arial" w:hAnsi="Arial" w:cs="Arial"/>
          <w:sz w:val="24"/>
          <w:szCs w:val="24"/>
        </w:rPr>
        <w:t xml:space="preserve"> Ninguna de esas decisiones cuenta con un estándar explícito, de modo que no puede verificarse si guardan entre sí la progresión exigida. La ausencia de estándares intermedios impide, además, distinguir entre la exigencia para suspender provisionalmente un acto y la exigencia para anular una elección. Ferrer Beltrán sostiene que Ferrua se equivoca al postular un único concepto de prueba para todas las decisiones.</w:t>
      </w:r>
      <w:r>
        <w:rPr>
          <w:rFonts w:ascii="Arial" w:eastAsia="Arial" w:hAnsi="Arial" w:cs="Arial"/>
          <w:sz w:val="24"/>
          <w:szCs w:val="24"/>
          <w:vertAlign w:val="superscript"/>
        </w:rPr>
        <w:footnoteReference w:id="216"/>
      </w:r>
      <w:r>
        <w:rPr>
          <w:rFonts w:ascii="Arial" w:eastAsia="Arial" w:hAnsi="Arial" w:cs="Arial"/>
          <w:sz w:val="24"/>
          <w:szCs w:val="24"/>
        </w:rPr>
        <w:t xml:space="preserve"> Si la exigencia fuese única, las decisiones iniciales se volverían de cumplimiento imposible o la decisión final se tornaría indebidamente laxa. La lección para la materia electoral es que la plena acreditación exigida para la nulidad no puede trasladarse sin más a otras decisiones del procedimiento. Tampoco puede rebajarse la exigencia final por el hecho de que las decisiones previas se hayan adoptado con estándares menos exigentes.</w:t>
      </w:r>
    </w:p>
    <w:p w14:paraId="52D53D67" w14:textId="77777777" w:rsidR="00E22D4B" w:rsidRPr="00E22D4B" w:rsidRDefault="00E22D4B" w:rsidP="00E22D4B">
      <w:pPr>
        <w:spacing w:line="360" w:lineRule="auto"/>
        <w:rPr>
          <w:rFonts w:ascii="Arial" w:eastAsia="Arial" w:hAnsi="Arial" w:cs="Arial"/>
          <w:sz w:val="24"/>
          <w:szCs w:val="24"/>
        </w:rPr>
      </w:pPr>
    </w:p>
    <w:p w14:paraId="59A18836"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1.3.6. La distribución del riesgo del error y el peligro de absorber las demás funciones</w:t>
      </w:r>
    </w:p>
    <w:p w14:paraId="24F359C2" w14:textId="77777777" w:rsidR="00E22D4B" w:rsidRPr="00E22D4B" w:rsidRDefault="00E22D4B" w:rsidP="00E22D4B">
      <w:pPr>
        <w:spacing w:line="360" w:lineRule="auto"/>
        <w:rPr>
          <w:rFonts w:ascii="Arial" w:eastAsia="Arial" w:hAnsi="Arial" w:cs="Arial"/>
          <w:sz w:val="24"/>
          <w:szCs w:val="24"/>
        </w:rPr>
      </w:pPr>
    </w:p>
    <w:p w14:paraId="26C72E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cuatro requisitos expuestos son condiciones metodológicas y, como tales, no determinan dónde debe situarse el umbral. Esa determinación corresponde a la tercera función de los estándares, que consiste en distribuir entre las partes el riesgo del error. Ferrer Beltrán precisa que las dos primeras funciones, servir de criterio de justificación y de garantía para las partes, no dependen del nivel concreto de exigencia.</w:t>
      </w:r>
      <w:r>
        <w:rPr>
          <w:rFonts w:ascii="Arial" w:eastAsia="Arial" w:hAnsi="Arial" w:cs="Arial"/>
          <w:sz w:val="24"/>
          <w:szCs w:val="24"/>
          <w:vertAlign w:val="superscript"/>
        </w:rPr>
        <w:footnoteReference w:id="217"/>
      </w:r>
      <w:r>
        <w:rPr>
          <w:rFonts w:ascii="Arial" w:eastAsia="Arial" w:hAnsi="Arial" w:cs="Arial"/>
          <w:sz w:val="24"/>
          <w:szCs w:val="24"/>
        </w:rPr>
        <w:t xml:space="preserve"> Se cumplen por la mera existencia de un estándar que satisfaga los requisitos metodológicos. La distribución del riesgo, en cambio, es consecuencia del umbral concreto fijado por cada estándar. Dado que las limitaciones epistémicas del razonamiento sobre los hechos solo permiten atribuir a las hipótesis una cierta probabilidad inductiva, siempre cabe la posibilidad del error. Elevar el umbral disminuye el riesgo de condenas falsas, pero aumenta el de absoluciones falsas, y a la inversa.</w:t>
      </w:r>
      <w:r>
        <w:rPr>
          <w:rFonts w:ascii="Arial" w:eastAsia="Arial" w:hAnsi="Arial" w:cs="Arial"/>
          <w:sz w:val="24"/>
          <w:szCs w:val="24"/>
          <w:vertAlign w:val="superscript"/>
        </w:rPr>
        <w:footnoteReference w:id="218"/>
      </w:r>
      <w:r>
        <w:rPr>
          <w:rFonts w:ascii="Arial" w:eastAsia="Arial" w:hAnsi="Arial" w:cs="Arial"/>
          <w:sz w:val="24"/>
          <w:szCs w:val="24"/>
        </w:rPr>
        <w:t xml:space="preserve"> La pregunta sobre qué parte debe </w:t>
        <w:lastRenderedPageBreak/>
        <w:t>soportar en mayor medida ese riesgo es, según el autor, la decisión política que debe expresarse en los estándares de prueba. Laudan había planteado la misma cuestión en términos de la ratio de errores que una sociedad está dispuesta a tolerar.</w:t>
      </w:r>
      <w:r>
        <w:rPr>
          <w:rFonts w:ascii="Arial" w:eastAsia="Arial" w:hAnsi="Arial" w:cs="Arial"/>
          <w:sz w:val="24"/>
          <w:szCs w:val="24"/>
          <w:vertAlign w:val="superscript"/>
        </w:rPr>
        <w:footnoteReference w:id="219"/>
      </w:r>
    </w:p>
    <w:p w14:paraId="4255D24D"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Ahora bien, el énfasis exclusivo en esta tercera función encierra un riesgo teórico que el propio Ferrer Beltrán señala. La doctrina mayoritaria, especialmente la anglosajona, ha focalizado su atención en la función distributiva de los estándares.</w:t>
      </w:r>
      <w:r>
        <w:rPr>
          <w:rFonts w:ascii="Arial" w:eastAsia="Arial" w:hAnsi="Arial" w:cs="Arial"/>
          <w:sz w:val="24"/>
          <w:szCs w:val="24"/>
          <w:vertAlign w:val="superscript"/>
        </w:rPr>
        <w:footnoteReference w:id="220"/>
      </w:r>
      <w:r>
        <w:rPr>
          <w:rFonts w:ascii="Arial" w:eastAsia="Arial" w:hAnsi="Arial" w:cs="Arial"/>
          <w:sz w:val="24"/>
          <w:szCs w:val="24"/>
        </w:rPr>
        <w:t xml:space="preserve"> El autor considera que esa es una de las equivocaciones que deben destacarse, porque oscurece el papel de los estándares como criterio de justificación de las decisiones y como garantía para las partes. Dicho de otro modo, olvida que disponer de estándares correctamente formulados es parte sustancial del debido proceso. Si el estándar se concibe solo como un instrumento para repartir errores, podría aceptarse cualquier fórmula que produzca la distribución deseada, aunque no permita controlar la decisión individual. Los requisitos metodológicos impiden esa reducción, porque exigen que el estándar sirva, ante todo, para justificar y controlar cada decisión concreta. Ferrer Beltrán añade que la única política capaz de reducir simultáneamente ambos tipos de error es mejorar el peso de los acervos probatorios y la formación en razonamiento probatorio de los operadores.</w:t>
      </w:r>
      <w:r>
        <w:rPr>
          <w:rFonts w:ascii="Arial" w:eastAsia="Arial" w:hAnsi="Arial" w:cs="Arial"/>
          <w:sz w:val="24"/>
          <w:szCs w:val="24"/>
          <w:vertAlign w:val="superscript"/>
        </w:rPr>
        <w:footnoteReference w:id="221"/>
      </w:r>
      <w:r>
        <w:rPr>
          <w:rFonts w:ascii="Arial" w:eastAsia="Arial" w:hAnsi="Arial" w:cs="Arial"/>
          <w:sz w:val="24"/>
          <w:szCs w:val="24"/>
        </w:rPr>
        <w:t xml:space="preserve"> Esta observación relativiza la eficacia del estándar como instrumento de política pública. El estándar distribuye el riesgo, pero no disminuye por sí mismo la cantidad total de errores.</w:t>
      </w:r>
    </w:p>
    <w:p w14:paraId="7171A3B2" w14:textId="77777777" w:rsidR="00E22D4B" w:rsidRPr="00E22D4B" w:rsidRDefault="00E22D4B" w:rsidP="00E22D4B">
      <w:pPr>
        <w:spacing w:line="360" w:lineRule="auto"/>
        <w:rPr>
          <w:rFonts w:ascii="Arial" w:eastAsia="Arial" w:hAnsi="Arial" w:cs="Arial"/>
          <w:sz w:val="24"/>
          <w:szCs w:val="24"/>
        </w:rPr>
      </w:pPr>
    </w:p>
    <w:p w14:paraId="2FA1C7B2"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1.3.7. Las razones para fijar el umbral. Relatividad según los bienes y los costos del error</w:t>
      </w:r>
    </w:p>
    <w:p w14:paraId="6C76BE05" w14:textId="77777777" w:rsidR="00E22D4B" w:rsidRPr="00E22D4B" w:rsidRDefault="00E22D4B" w:rsidP="00E22D4B">
      <w:pPr>
        <w:spacing w:line="360" w:lineRule="auto"/>
        <w:rPr>
          <w:rFonts w:ascii="Arial" w:eastAsia="Arial" w:hAnsi="Arial" w:cs="Arial"/>
          <w:sz w:val="24"/>
          <w:szCs w:val="24"/>
        </w:rPr>
      </w:pPr>
    </w:p>
    <w:p w14:paraId="2264B52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fijación del umbral es una decisión política, pero no una decisión arbitraria. Ferrer Beltrán sostiene, siguiendo a Dworkin, que esa decisión debe tratar a todos los ciudadanos como iguales y respetar los compromisos asumidos.</w:t>
      </w:r>
      <w:r>
        <w:rPr>
          <w:rFonts w:ascii="Arial" w:eastAsia="Arial" w:hAnsi="Arial" w:cs="Arial"/>
          <w:sz w:val="24"/>
          <w:szCs w:val="24"/>
          <w:vertAlign w:val="superscript"/>
        </w:rPr>
        <w:footnoteReference w:id="222"/>
      </w:r>
      <w:r>
        <w:rPr>
          <w:rFonts w:ascii="Arial" w:eastAsia="Arial" w:hAnsi="Arial" w:cs="Arial"/>
          <w:sz w:val="24"/>
          <w:szCs w:val="24"/>
        </w:rPr>
        <w:t xml:space="preserve"> De ahí se sigue que los estándares deben expresarse en reglas generales y no pueden depender de </w:t>
        <w:lastRenderedPageBreak/>
        <w:t>decisiones individuales, por exigencias de igualdad y de irretroactividad. El autor advierte, además, que la decisión se adopta en un contexto de incertidumbre en el sentido de Knight, es decir, en situaciones en que no es posible medir probabilísticamente el impacto de la decisión.</w:t>
      </w:r>
      <w:r>
        <w:rPr>
          <w:rFonts w:ascii="Arial" w:eastAsia="Arial" w:hAnsi="Arial" w:cs="Arial"/>
          <w:sz w:val="24"/>
          <w:szCs w:val="24"/>
          <w:vertAlign w:val="superscript"/>
        </w:rPr>
        <w:footnoteReference w:id="223"/>
      </w:r>
      <w:r>
        <w:rPr>
          <w:rFonts w:ascii="Arial" w:eastAsia="Arial" w:hAnsi="Arial" w:cs="Arial"/>
          <w:sz w:val="24"/>
          <w:szCs w:val="24"/>
        </w:rPr>
        <w:t xml:space="preserve"> No disponemos de un mecanismo para cuantificar globalmente los errores judiciales ni para desagregarlos entre falsas absoluciones y falsas condenas.</w:t>
      </w:r>
      <w:r>
        <w:rPr>
          <w:rFonts w:ascii="Arial" w:eastAsia="Arial" w:hAnsi="Arial" w:cs="Arial"/>
          <w:sz w:val="24"/>
          <w:szCs w:val="24"/>
          <w:vertAlign w:val="superscript"/>
        </w:rPr>
        <w:footnoteReference w:id="224"/>
      </w:r>
      <w:r>
        <w:rPr>
          <w:rFonts w:ascii="Arial" w:eastAsia="Arial" w:hAnsi="Arial" w:cs="Arial"/>
          <w:sz w:val="24"/>
          <w:szCs w:val="24"/>
        </w:rPr>
        <w:t xml:space="preserve"> Por ello, los cálculos de costo y utilidad que pretenden derivar el umbral óptimo carecen de la base empírica que presuponen. Ello no significa que la información sobre el funcionamiento del sistema sea inútil, sino que no permite establecer con certeza relaciones causales entre los estándares y los resultados. La decisión sobre el umbral debe, por tanto, apoyarse en razones sustantivas explícitas. El autor propone una lista abierta de seis razones que se sintetizan en la tabla 3.</w:t>
      </w:r>
      <w:r>
        <w:rPr>
          <w:rFonts w:ascii="Arial" w:eastAsia="Arial" w:hAnsi="Arial" w:cs="Arial"/>
          <w:sz w:val="24"/>
          <w:szCs w:val="24"/>
          <w:vertAlign w:val="superscript"/>
        </w:rPr>
        <w:footnoteReference w:id="225"/>
      </w:r>
    </w:p>
    <w:p w14:paraId="0C86BCBD"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3438"/>
      </w:tblGrid>
      <w:tr w:rsidR="00E22D4B" w:rsidRPr="00E22D4B" w14:paraId="7DD9D46B" w14:textId="77777777" w:rsidTr="00D71922">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3662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Razón</w:t>
            </w:r>
          </w:p>
        </w:tc>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7257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Efecto sobre el umbral</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A1522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Observación del autor</w:t>
            </w:r>
          </w:p>
        </w:tc>
      </w:tr>
      <w:tr w:rsidR="00E22D4B" w:rsidRPr="00E22D4B" w14:paraId="7AF4E586"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711C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 Gravedad de la condena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327B9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gravedad, umbral más alto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BBA6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bien afectado y del grado de afectación, no de la jurisdicción</w:t>
            </w:r>
          </w:p>
        </w:tc>
      </w:tr>
      <w:tr w:rsidR="00E22D4B" w:rsidRPr="00E22D4B" w14:paraId="31822B6E"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640D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 Costo de la absolución falsa</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32971"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 mayor costo,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98EA5"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condenar nunca evitaría toda condena falsa, pero desprotegería los bienes tutelados</w:t>
            </w:r>
          </w:p>
        </w:tc>
      </w:tr>
      <w:tr w:rsidR="00E22D4B" w:rsidRPr="00E22D4B" w14:paraId="593A651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C8EC7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 Dificultades probatorias del tipo de caso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251C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Pueden justificar un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330F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Ejemplos de delitos sexuales y de corrupción</w:t>
            </w:r>
          </w:p>
        </w:tc>
      </w:tr>
      <w:tr w:rsidR="00E22D4B" w:rsidRPr="00E22D4B" w14:paraId="3AAB8AE9"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45431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 Otras reglas que distribuyen el riesgo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C202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Deben considerarse conjuntamente con el estándar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DB2F1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Cargas de la prueba y presunciones</w:t>
            </w:r>
          </w:p>
        </w:tc>
      </w:tr>
      <w:tr w:rsidR="00E22D4B" w:rsidRPr="00E22D4B" w14:paraId="556A98B4"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FCCD9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 Distribución de poder entre las partes</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89FA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El desequilibrio puede justificar estándares asimétricos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C1BC8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Ya no coincide con la dicotomía entre proceso penal y civil</w:t>
            </w:r>
          </w:p>
        </w:tc>
      </w:tr>
      <w:tr w:rsidR="00E22D4B" w:rsidRPr="00E22D4B" w14:paraId="3080D6DA" w14:textId="77777777" w:rsidTr="00D71922">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10F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 Etapa del proceso</w:t>
            </w:r>
          </w:p>
        </w:tc>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9A0D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Cuanto más temprana la decisión, umbral más bajo</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D173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Enlaza con el cuarto requisito metodológico</w:t>
            </w:r>
          </w:p>
        </w:tc>
      </w:tr>
    </w:tbl>
    <w:p w14:paraId="59BF274F"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3. Razones para fijar el umbral de suficiencia probatoria. Elaboración propia con base en Ferrer Beltrán, Prueba sin convicción, pp. 154-170.</w:t>
      </w:r>
    </w:p>
    <w:p w14:paraId="1553F1CB" w14:textId="77777777" w:rsidR="00E22D4B" w:rsidRPr="00E22D4B" w:rsidRDefault="00E22D4B" w:rsidP="00E22D4B">
      <w:pPr>
        <w:spacing w:line="360" w:lineRule="auto"/>
        <w:rPr>
          <w:rFonts w:ascii="Arial" w:eastAsia="Arial" w:hAnsi="Arial" w:cs="Arial"/>
          <w:sz w:val="24"/>
          <w:szCs w:val="24"/>
        </w:rPr>
      </w:pPr>
    </w:p>
    <w:p w14:paraId="506FC86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De esas razones se derivan varias consecuencias para el diseño de estándares. La primera es que la gravedad del error depende de la importancia del bien afectado y del grado de su afectación, de modo que los costos de la condena falsa son relativos al tipo de consecuencia jurídica y no a la jurisdicción.</w:t>
      </w:r>
      <w:r>
        <w:rPr>
          <w:rFonts w:ascii="Arial" w:eastAsia="Arial" w:hAnsi="Arial" w:cs="Arial"/>
          <w:sz w:val="24"/>
          <w:szCs w:val="24"/>
          <w:vertAlign w:val="superscript"/>
        </w:rPr>
        <w:footnoteReference w:id="226"/>
      </w:r>
      <w:r>
        <w:rPr>
          <w:rFonts w:ascii="Arial" w:eastAsia="Arial" w:hAnsi="Arial" w:cs="Arial"/>
          <w:sz w:val="24"/>
          <w:szCs w:val="24"/>
        </w:rPr>
        <w:t xml:space="preserve"> El autor ejemplifica que carece de sentido preguntar por un único estándar para el derecho administrativo sancionador, cuando este comprende desde sanciones de tráfico hasta infracciones a la competencia. La segunda es que las dificultades probatorias de ciertos tipos de casos pueden justificar un descenso del umbral para evitar que el tipo normativo se vuelva inaplicable.</w:t>
      </w:r>
      <w:r>
        <w:rPr>
          <w:rFonts w:ascii="Arial" w:eastAsia="Arial" w:hAnsi="Arial" w:cs="Arial"/>
          <w:sz w:val="24"/>
          <w:szCs w:val="24"/>
          <w:vertAlign w:val="superscript"/>
        </w:rPr>
        <w:footnoteReference w:id="227"/>
      </w:r>
      <w:r>
        <w:rPr>
          <w:rFonts w:ascii="Arial" w:eastAsia="Arial" w:hAnsi="Arial" w:cs="Arial"/>
          <w:sz w:val="24"/>
          <w:szCs w:val="24"/>
        </w:rPr>
        <w:t xml:space="preserve"> Ferrer Beltrán menciona expresamente los delitos de corrupción, en los que resulta difícil seguir el movimiento del dinero y vincularlo con decisiones políticas. La tercera es que pueden concurrir razones opuestas, como ocurre cuando a tipos de difícil prueba se les asignan consecuencias graves.</w:t>
      </w:r>
      <w:r>
        <w:rPr>
          <w:rFonts w:ascii="Arial" w:eastAsia="Arial" w:hAnsi="Arial" w:cs="Arial"/>
          <w:sz w:val="24"/>
          <w:szCs w:val="24"/>
          <w:vertAlign w:val="superscript"/>
        </w:rPr>
        <w:footnoteReference w:id="228"/>
      </w:r>
      <w:r>
        <w:rPr>
          <w:rFonts w:ascii="Arial" w:eastAsia="Arial" w:hAnsi="Arial" w:cs="Arial"/>
          <w:sz w:val="24"/>
          <w:szCs w:val="24"/>
        </w:rPr>
        <w:t xml:space="preserve"> En ese supuesto no hay un método objetivo de ponderación, y un diseño que combine ambas características corre el riesgo de resultar ineficaz. La cuarta es que el desequilibrio de poder entre las partes ya no coincide con la dicotomía entre proceso penal y civil.</w:t>
      </w:r>
      <w:r>
        <w:rPr>
          <w:rFonts w:ascii="Arial" w:eastAsia="Arial" w:hAnsi="Arial" w:cs="Arial"/>
          <w:sz w:val="24"/>
          <w:szCs w:val="24"/>
          <w:vertAlign w:val="superscript"/>
        </w:rPr>
        <w:footnoteReference w:id="229"/>
      </w:r>
      <w:r>
        <w:rPr>
          <w:rFonts w:ascii="Arial" w:eastAsia="Arial" w:hAnsi="Arial" w:cs="Arial"/>
          <w:sz w:val="24"/>
          <w:szCs w:val="24"/>
        </w:rPr>
        <w:t xml:space="preserve"> Esta última observación es especialmente pertinente para la materia electoral, en la que contienden partidos, candidaturas y, en ocasiones, actores que disponen de recursos públicos.</w:t>
      </w:r>
    </w:p>
    <w:p w14:paraId="6B67A7C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aplicación de estas razones al contencioso electoral revela tensiones que la ley no resuelve. La nulidad de una elección afecta un bien de máxima relevancia constitucional, a saber, la eficacia del sufragio emitido por la ciudadanía. Esa gravedad justificaría, conforme a la primera razón, un umbral elevado para declarar probadas las irregularidades que la fundan. Sin embargo, las irregularidades que sustentan la nulidad, como el exceso del gasto de campaña, la compra o adquisición de cobertura informativa o de tiempos en radio y televisión, la utilización de recursos de procedencia ilícita o públicos y, desde la reforma de 2026, la injerencia extranjera, presentan dificultades probatorias comparables a las de la corrupción. El artículo 41, base VI, de la Constitución exige que dichas violaciones se acrediten de manera objetiva y material, y presume su carácter determinante cuando la diferencia entre el primero y el segundo lugar sea menor </w:t>
        <w:lastRenderedPageBreak/>
        <w:t>al cinco por ciento.</w:t>
      </w:r>
      <w:r>
        <w:rPr>
          <w:rFonts w:ascii="Arial" w:eastAsia="Arial" w:hAnsi="Arial" w:cs="Arial"/>
          <w:sz w:val="24"/>
          <w:szCs w:val="24"/>
          <w:vertAlign w:val="superscript"/>
        </w:rPr>
        <w:footnoteReference w:id="230"/>
      </w:r>
      <w:r>
        <w:rPr>
          <w:rFonts w:ascii="Arial" w:eastAsia="Arial" w:hAnsi="Arial" w:cs="Arial"/>
          <w:sz w:val="24"/>
          <w:szCs w:val="24"/>
        </w:rPr>
        <w:t xml:space="preserve"> Esa presunción es una regla de distribución del riesgo, que opera según la cuarta razón en combinación con el estándar. En el SUP-REC-1388/2018, la Sala Superior sostuvo que el estándar para acreditar la determinancia en casos de violencia política debía ser mínimo.</w:t>
      </w:r>
      <w:r>
        <w:rPr>
          <w:rFonts w:ascii="Arial" w:eastAsia="Arial" w:hAnsi="Arial" w:cs="Arial"/>
          <w:sz w:val="24"/>
          <w:szCs w:val="24"/>
          <w:vertAlign w:val="superscript"/>
        </w:rPr>
        <w:footnoteReference w:id="231"/>
      </w:r>
      <w:r>
        <w:rPr>
          <w:rFonts w:ascii="Arial" w:eastAsia="Arial" w:hAnsi="Arial" w:cs="Arial"/>
          <w:sz w:val="24"/>
          <w:szCs w:val="24"/>
        </w:rPr>
        <w:t xml:space="preserve"> La decisión muestra que el órgano jurisdiccional ha ajustado el umbral en atención a las dificultades probatorias, pero sin una regla general previa. Conforme al segundo requisito y a la exigencia de generalidad, esa ponderación corresponde al legislador y debe expresarse con anticipación.</w:t>
      </w:r>
    </w:p>
    <w:p w14:paraId="029B6185" w14:textId="77777777" w:rsidR="00E22D4B" w:rsidRPr="00E22D4B" w:rsidRDefault="00E22D4B" w:rsidP="00E22D4B">
      <w:pPr>
        <w:spacing w:line="360" w:lineRule="auto"/>
        <w:rPr>
          <w:rFonts w:ascii="Arial" w:eastAsia="Arial" w:hAnsi="Arial" w:cs="Arial"/>
          <w:sz w:val="24"/>
          <w:szCs w:val="24"/>
        </w:rPr>
      </w:pPr>
    </w:p>
    <w:p w14:paraId="1DF8ED08"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1.3.8. Ejemplos de estándares que satisfacen los requisitos metodológicos</w:t>
      </w:r>
    </w:p>
    <w:p w14:paraId="71AA0AD8" w14:textId="77777777" w:rsidR="00E22D4B" w:rsidRPr="00E22D4B" w:rsidRDefault="00E22D4B" w:rsidP="00E22D4B">
      <w:pPr>
        <w:spacing w:line="360" w:lineRule="auto"/>
        <w:rPr>
          <w:rFonts w:ascii="Arial" w:eastAsia="Arial" w:hAnsi="Arial" w:cs="Arial"/>
          <w:sz w:val="24"/>
          <w:szCs w:val="24"/>
        </w:rPr>
      </w:pPr>
    </w:p>
    <w:p w14:paraId="236F077E"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viabilidad de los requisitos se demuestra con la posibilidad de formular estándares que los satisfagan. Ferrer Beltrán propone siete formulaciones de exigencia decreciente, que se sintetizan en la tabla 4.</w:t>
      </w:r>
      <w:r>
        <w:rPr>
          <w:rFonts w:ascii="Arial" w:eastAsia="Arial" w:hAnsi="Arial" w:cs="Arial"/>
          <w:sz w:val="24"/>
          <w:szCs w:val="24"/>
          <w:vertAlign w:val="superscript"/>
        </w:rPr>
        <w:footnoteReference w:id="232"/>
      </w:r>
      <w:r>
        <w:rPr>
          <w:rFonts w:ascii="Arial" w:eastAsia="Arial" w:hAnsi="Arial" w:cs="Arial"/>
          <w:sz w:val="24"/>
          <w:szCs w:val="24"/>
        </w:rPr>
        <w:t xml:space="preserve"> Los tres primeros se inspiran en la filosofía de la ciencia de Hempel y en la probabilidad baconiana de Cohen, y giran en torno a la refutación de hipótesis alternativas.</w:t>
      </w:r>
      <w:r>
        <w:rPr>
          <w:rFonts w:ascii="Arial" w:eastAsia="Arial" w:hAnsi="Arial" w:cs="Arial"/>
          <w:sz w:val="24"/>
          <w:szCs w:val="24"/>
          <w:vertAlign w:val="superscript"/>
        </w:rPr>
        <w:footnoteReference w:id="233"/>
      </w:r>
      <w:r>
        <w:rPr>
          <w:rFonts w:ascii="Arial" w:eastAsia="Arial" w:hAnsi="Arial" w:cs="Arial"/>
          <w:sz w:val="24"/>
          <w:szCs w:val="24"/>
        </w:rPr>
        <w:t xml:space="preserve"> Los cuatro restantes combinan la comparación de probabilidades con la exigencia de completitud del peso probatorio. Todos remiten a propiedades del acervo y no a estados mentales, con lo cual satisfacen el primer requisito. Todos identifican resultados probatorios mínimos, con lo cual satisfacen el segundo en la medida en que ello es posible. Ninguno emplea valores numéricos, de modo que satisfacen también el tercero. El cuarto requisito se satisface cuando el legislador asigna los estándares más exigentes a las decisiones finales y los menos exigentes a las intermedias. El autor subraya que, aun satisfecho el estándar más exigente, la conclusión es siempre probabilística, porque el avance del conocimiento puede permitir mañana refutar lo que hoy se tiene por probado.</w:t>
      </w:r>
      <w:r>
        <w:rPr>
          <w:rFonts w:ascii="Arial" w:eastAsia="Arial" w:hAnsi="Arial" w:cs="Arial"/>
          <w:sz w:val="24"/>
          <w:szCs w:val="24"/>
          <w:vertAlign w:val="superscript"/>
        </w:rPr>
        <w:footnoteReference w:id="234"/>
      </w:r>
    </w:p>
    <w:p w14:paraId="757F2C89"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438"/>
      </w:tblGrid>
      <w:tr w:rsidR="00E22D4B" w:rsidRPr="00E22D4B" w14:paraId="2483FDD9" w14:textId="77777777" w:rsidTr="00D71922">
        <w:trPr>
          <w:cantSplit/>
          <w:tblHeader/>
        </w:trPr>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DC73B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lastRenderedPageBreak/>
              <w:t>Estándar</w:t>
            </w:r>
          </w:p>
        </w:tc>
        <w:tc>
          <w:tcPr>
            <w:tcW w:w="7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4FF55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Resultado probatorio exigido</w:t>
            </w:r>
          </w:p>
        </w:tc>
      </w:tr>
      <w:tr w:rsidR="00E22D4B" w:rsidRPr="00E22D4B" w14:paraId="173DF69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AE2F3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1</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574D5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explica coherentemente los datos, sus predicciones se han confirmado y aportado como prueba y se han refutado todas las hipótesis alternativas plausibles, salvo las meramente ad hoc</w:t>
            </w:r>
          </w:p>
        </w:tc>
      </w:tr>
      <w:tr w:rsidR="00E22D4B" w:rsidRPr="00E22D4B" w14:paraId="6A056BBD"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28DFD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2</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20C3D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basta refutar la hipótesis alternativa sostenida por la parte contraria</w:t>
            </w:r>
          </w:p>
        </w:tc>
      </w:tr>
      <w:tr w:rsidR="00E22D4B" w:rsidRPr="00E22D4B" w14:paraId="569E55A7"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315B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3</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63ED9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Igual al anterior, pero la hipótesis de la parte contraria solo debe refutarse si alguna prueba la apoya</w:t>
            </w:r>
          </w:p>
        </w:tc>
      </w:tr>
      <w:tr w:rsidR="00E22D4B" w:rsidRPr="00E22D4B" w14:paraId="538BC62F"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8D06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4</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70702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y el peso probatorio del conjunto de elementos de juicio es completo</w:t>
            </w:r>
          </w:p>
        </w:tc>
      </w:tr>
      <w:tr w:rsidR="00E22D4B" w:rsidRPr="00E22D4B" w14:paraId="75AC94BC"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3EEB7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5</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D024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 que la de la parte contraria y el peso probatorio es completo</w:t>
            </w:r>
          </w:p>
        </w:tc>
      </w:tr>
      <w:tr w:rsidR="00E22D4B" w:rsidRPr="00E22D4B" w14:paraId="54C412C9"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2ECC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6</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D176B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la más probablemente verdadera a la luz de los elementos de juicio del expediente</w:t>
            </w:r>
          </w:p>
        </w:tc>
      </w:tr>
      <w:tr w:rsidR="00E22D4B" w:rsidRPr="00E22D4B" w14:paraId="7E36B1C1" w14:textId="77777777" w:rsidTr="00D71922">
        <w:trPr>
          <w:cantSplit/>
        </w:trPr>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18DB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7</w:t>
            </w:r>
          </w:p>
        </w:tc>
        <w:tc>
          <w:tcPr>
            <w:tcW w:w="7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76D0D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La hipótesis es más probablemente verdadera que la de la parte contraria</w:t>
            </w:r>
          </w:p>
        </w:tc>
      </w:tr>
    </w:tbl>
    <w:p w14:paraId="134E22CD"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4. Ejemplos de estándares de prueba de exigencia decreciente. Paráfrasis propia de Ferrer Beltrán, Prueba sin convicción, pp. 209 y 210.</w:t>
      </w:r>
    </w:p>
    <w:p w14:paraId="3799E113" w14:textId="77777777" w:rsidR="00E22D4B" w:rsidRPr="00E22D4B" w:rsidRDefault="00E22D4B" w:rsidP="00E22D4B">
      <w:pPr>
        <w:spacing w:line="360" w:lineRule="auto"/>
        <w:rPr>
          <w:rFonts w:ascii="Arial" w:eastAsia="Arial" w:hAnsi="Arial" w:cs="Arial"/>
          <w:sz w:val="24"/>
          <w:szCs w:val="24"/>
        </w:rPr>
      </w:pPr>
    </w:p>
    <w:p w14:paraId="255C5E23"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Estos ejemplos no son meras construcciones académicas. Ferrer Beltrán informa que la jurisprudencia penal portuguesa adoptó el primero de ellos.</w:t>
      </w:r>
      <w:r>
        <w:rPr>
          <w:rFonts w:ascii="Arial" w:eastAsia="Arial" w:hAnsi="Arial" w:cs="Arial"/>
          <w:sz w:val="24"/>
          <w:szCs w:val="24"/>
          <w:vertAlign w:val="superscript"/>
        </w:rPr>
        <w:footnoteReference w:id="235"/>
      </w:r>
      <w:r>
        <w:rPr>
          <w:rFonts w:ascii="Arial" w:eastAsia="Arial" w:hAnsi="Arial" w:cs="Arial"/>
          <w:sz w:val="24"/>
          <w:szCs w:val="24"/>
        </w:rPr>
        <w:t xml:space="preserve"> Informa también que la Primera Sala de la Suprema Corte mexicana adoptó la exigencia del segundo como requisito para derrotar la presunción de inocencia.</w:t>
      </w:r>
      <w:r>
        <w:rPr>
          <w:rFonts w:ascii="Arial" w:eastAsia="Arial" w:hAnsi="Arial" w:cs="Arial"/>
          <w:sz w:val="24"/>
          <w:szCs w:val="24"/>
          <w:vertAlign w:val="superscript"/>
        </w:rPr>
        <w:footnoteReference w:id="236"/>
      </w:r>
      <w:r>
        <w:rPr>
          <w:rFonts w:ascii="Arial" w:eastAsia="Arial" w:hAnsi="Arial" w:cs="Arial"/>
          <w:sz w:val="24"/>
          <w:szCs w:val="24"/>
        </w:rPr>
        <w:t xml:space="preserve"> Según esa línea, para considerar que hay prueba de cargo suficiente, el juez debe cerciorarse de que las pruebas de cargo desvirtúen la hipótesis de inocencia efectivamente alegada por la defensa. Debe verificar, asimismo, que se descarten las pruebas de descargo o contraindicios que den lugar a una duda razonable. La recepción de este criterio muestra que el ordenamiento mexicano conoce ya una formulación de estándar compatible con los requisitos metodológicos. Esa formulación, sin embargo, se ha desarrollado en sede penal y no ha sido trasladada de forma explícita al contencioso electoral. El contraste confirma que el defecto de la materia electoral es de omisión normativa. Si un estándar metodológicamente correcto puede formularse </w:t>
        <w:lastRenderedPageBreak/>
        <w:t>para la presunción de inocencia, también puede formularse para la nulidad de una elección fundada en indicios.</w:t>
      </w:r>
    </w:p>
    <w:p w14:paraId="63941C16" w14:textId="77777777" w:rsidR="00E22D4B" w:rsidRPr="00E22D4B" w:rsidRDefault="00E22D4B" w:rsidP="00E22D4B">
      <w:pPr>
        <w:spacing w:line="360" w:lineRule="auto"/>
        <w:rPr>
          <w:rFonts w:ascii="Arial" w:eastAsia="Arial" w:hAnsi="Arial" w:cs="Arial"/>
          <w:sz w:val="24"/>
          <w:szCs w:val="24"/>
        </w:rPr>
      </w:pPr>
    </w:p>
    <w:p w14:paraId="44065ABF"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1.3.9. Objeciones a la teoría de los requisitos metodológicos</w:t>
      </w:r>
    </w:p>
    <w:p w14:paraId="42D43AA9" w14:textId="77777777" w:rsidR="00E22D4B" w:rsidRPr="00E22D4B" w:rsidRDefault="00E22D4B" w:rsidP="00E22D4B">
      <w:pPr>
        <w:spacing w:line="360" w:lineRule="auto"/>
        <w:rPr>
          <w:rFonts w:ascii="Arial" w:eastAsia="Arial" w:hAnsi="Arial" w:cs="Arial"/>
          <w:sz w:val="24"/>
          <w:szCs w:val="24"/>
        </w:rPr>
      </w:pPr>
    </w:p>
    <w:p w14:paraId="62DB471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La propuesta de Ferrer Beltrán ha sido objeto de críticas que conviene examinar, porque delimitan el alcance de su utilidad. La primera proviene de Ronald J. Allen, quien cuestiona el primer estándar propuesto por el autor. Allen sostiene que la exigencia de confirmar predicciones y de refutar hipótesis alternativas, con la excepción de las hipótesis ad hoc, permite etiquetar como ad hoc cualquier alegación de la defensa que no pueda refutarse.</w:t>
      </w:r>
      <w:r>
        <w:rPr>
          <w:rFonts w:ascii="Arial" w:eastAsia="Arial" w:hAnsi="Arial" w:cs="Arial"/>
          <w:sz w:val="24"/>
          <w:szCs w:val="24"/>
          <w:vertAlign w:val="superscript"/>
        </w:rPr>
        <w:footnoteReference w:id="237"/>
      </w:r>
      <w:r>
        <w:rPr>
          <w:rFonts w:ascii="Arial" w:eastAsia="Arial" w:hAnsi="Arial" w:cs="Arial"/>
          <w:sz w:val="24"/>
          <w:szCs w:val="24"/>
        </w:rPr>
        <w:t xml:space="preserve"> En su lugar, Allen y Pardo proponen la teoría de la plausibilidad relativa, según la cual el proceso consiste en comparar historias alternativas y aceptar como verdadera la más plausible. En el proceso penal, la acusación debe ofrecer una explicación plausible de la culpabilidad y, si lo hace, el acusado debe ofrecer una explicación plausible de su inocencia. El propio Allen advierte que su planteamiento no es normativo, sino descriptivo, pues pretende dar cuenta de cómo razonan de hecho los juzgadores.</w:t>
      </w:r>
      <w:r>
        <w:rPr>
          <w:rFonts w:ascii="Arial" w:eastAsia="Arial" w:hAnsi="Arial" w:cs="Arial"/>
          <w:sz w:val="24"/>
          <w:szCs w:val="24"/>
          <w:vertAlign w:val="superscript"/>
        </w:rPr>
        <w:footnoteReference w:id="238"/>
      </w:r>
      <w:r>
        <w:rPr>
          <w:rFonts w:ascii="Arial" w:eastAsia="Arial" w:hAnsi="Arial" w:cs="Arial"/>
          <w:sz w:val="24"/>
          <w:szCs w:val="24"/>
        </w:rPr>
        <w:t xml:space="preserve"> Esa confesión limita el alcance de la objeción. Una teoría descriptiva del razonamiento del jurado no refuta una teoría normativa sobre cómo deben formularse las reglas de decisión. Ferrer Beltrán responde, además, que la estructura del razonamiento empírico es unitaria en la ciencia y en el derecho, por lo que la exigencia de contrastar predicciones no es ajena a la prueba judicial.</w:t>
      </w:r>
      <w:r>
        <w:rPr>
          <w:rFonts w:ascii="Arial" w:eastAsia="Arial" w:hAnsi="Arial" w:cs="Arial"/>
          <w:sz w:val="24"/>
          <w:szCs w:val="24"/>
          <w:vertAlign w:val="superscript"/>
        </w:rPr>
        <w:footnoteReference w:id="239"/>
      </w:r>
    </w:p>
    <w:p w14:paraId="114384E5"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Allen formula, con todo, una observación que merece ser atendida. Sostiene que el derecho difiere de la ciencia porque no puede elegir sus controversias ni aplazar la decisión hasta disponer de mejor información.</w:t>
      </w:r>
      <w:r>
        <w:rPr>
          <w:rFonts w:ascii="Arial" w:eastAsia="Arial" w:hAnsi="Arial" w:cs="Arial"/>
          <w:sz w:val="24"/>
          <w:szCs w:val="24"/>
          <w:vertAlign w:val="superscript"/>
        </w:rPr>
        <w:footnoteReference w:id="240"/>
      </w:r>
      <w:r>
        <w:rPr>
          <w:rFonts w:ascii="Arial" w:eastAsia="Arial" w:hAnsi="Arial" w:cs="Arial"/>
          <w:sz w:val="24"/>
          <w:szCs w:val="24"/>
        </w:rPr>
        <w:t xml:space="preserve"> Añade que un solo testimonio encierra innumerables variables que no pueden controlarse como en un experimento. Esta observación no invalida los requisitos metodológicos, pero advierte contra la ilusión de una aplicación mecánica. El propio Ferrer Beltrán reconoce que el cumplimiento del </w:t>
        <w:lastRenderedPageBreak/>
        <w:t>estándar solo puede comprobarse en el caso concreto, aplicando el conjunto de criterios epistémicos de valoración.</w:t>
      </w:r>
      <w:r>
        <w:rPr>
          <w:rFonts w:ascii="Arial" w:eastAsia="Arial" w:hAnsi="Arial" w:cs="Arial"/>
          <w:sz w:val="24"/>
          <w:szCs w:val="24"/>
          <w:vertAlign w:val="superscript"/>
        </w:rPr>
        <w:footnoteReference w:id="241"/>
      </w:r>
      <w:r>
        <w:rPr>
          <w:rFonts w:ascii="Arial" w:eastAsia="Arial" w:hAnsi="Arial" w:cs="Arial"/>
          <w:sz w:val="24"/>
          <w:szCs w:val="24"/>
        </w:rPr>
        <w:t xml:space="preserve"> El estándar no sustituye el juicio del decisor, sino que indica la índole de razones a las que debe recurrir. Existe, por tanto, un margen de apreciación judicial que ningún estándar puede eliminar. Lo que el estándar consigue es que ese margen se ejerza mediante razones controlables, y no mediante la invocación de una convicción. La objeción de Allen fortalece, en ese sentido, la exigencia de motivación antes que debilitarla.</w:t>
      </w:r>
    </w:p>
    <w:p w14:paraId="664DED8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Una segunda objeción, de alcance más radical, procede de Nieva-Fenoll. Este autor sostiene que los estándares de prueba son reminiscencias de la prueba legal y que no describen la realidad, sino un mero desiderátum psicológico que no llega a comprobarse.</w:t>
      </w:r>
      <w:r>
        <w:rPr>
          <w:rFonts w:ascii="Arial" w:eastAsia="Arial" w:hAnsi="Arial" w:cs="Arial"/>
          <w:sz w:val="24"/>
          <w:szCs w:val="24"/>
          <w:vertAlign w:val="superscript"/>
        </w:rPr>
        <w:footnoteReference w:id="242"/>
      </w:r>
      <w:r>
        <w:rPr>
          <w:rFonts w:ascii="Arial" w:eastAsia="Arial" w:hAnsi="Arial" w:cs="Arial"/>
          <w:sz w:val="24"/>
          <w:szCs w:val="24"/>
        </w:rPr>
        <w:t xml:space="preserve"> Considera que, aun cuando el juez deba ajustarse a ellos, sus esfuerzos se centrarán en argumentar una decisión basada en una sensación subjetiva. A su juicio, la lógica de los estándares reproduce la aritmética del sistema de valoración legal, que sumaba y pesaba pruebas.</w:t>
      </w:r>
      <w:r>
        <w:rPr>
          <w:rFonts w:ascii="Arial" w:eastAsia="Arial" w:hAnsi="Arial" w:cs="Arial"/>
          <w:sz w:val="24"/>
          <w:szCs w:val="24"/>
          <w:vertAlign w:val="superscript"/>
        </w:rPr>
        <w:footnoteReference w:id="243"/>
      </w:r>
      <w:r>
        <w:rPr>
          <w:rFonts w:ascii="Arial" w:eastAsia="Arial" w:hAnsi="Arial" w:cs="Arial"/>
          <w:sz w:val="24"/>
          <w:szCs w:val="24"/>
        </w:rPr>
        <w:t xml:space="preserve"> La crítica acierta respecto de los estándares formulados en términos de convicción, que son precisamente los que el primer requisito descarta. Pierde fuerza, en cambio, frente a estándares que remiten a resultados probatorios verificables, como la refutación de la hipótesis de la defensa. Tampoco alcanza a la probabilidad baconiana, que por definición no suma ni multiplica valores numéricos. El diagnóstico de Nieva-Fenoll sobre la práctica judicial, según el cual los jueces seleccionan la información que confirma una conclusión preconcebida, constituye más bien un argumento a favor de estándares que obliguen a considerar las hipótesis alternativas. La objeción, en suma, describe los defectos de los estándares que no satisfacen los requisitos metodológicos.</w:t>
      </w:r>
    </w:p>
    <w:p w14:paraId="569D3D10"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La tercera objeción puede extraerse del análisis de Haack. La autora sostiene que la justificación de las cargas y los estándares de prueba se funda en consideraciones políticas.</w:t>
      </w:r>
      <w:r>
        <w:rPr>
          <w:rFonts w:ascii="Arial" w:eastAsia="Arial" w:hAnsi="Arial" w:cs="Arial"/>
          <w:sz w:val="24"/>
          <w:szCs w:val="24"/>
          <w:vertAlign w:val="superscript"/>
        </w:rPr>
        <w:footnoteReference w:id="244"/>
      </w:r>
      <w:r>
        <w:rPr>
          <w:rFonts w:ascii="Arial" w:eastAsia="Arial" w:hAnsi="Arial" w:cs="Arial"/>
          <w:sz w:val="24"/>
          <w:szCs w:val="24"/>
        </w:rPr>
        <w:t xml:space="preserve"> Reconoce, además, que ninguno de los estándares vigentes está definido con precisión, y sugiere que una definición precisa podría no ser deseable. Esta posición </w:t>
        <w:lastRenderedPageBreak/>
        <w:t>coincide con Ferrer Beltrán en el carácter político de la decisión y en el rechazo del probabilismo matemático. Diverge, sin embargo, en cuanto al valor de la precisión como exigencia. Para Ferrer Beltrán, la vaguedad residual es inevitable, pero debe minimizarse, porque de ella depende la función de garantía del estándar. La divergencia puede resolverse si se distingue entre la precisión numérica, que ambos rechazan, y la precisión en la identificación de resultados probatorios, que solo el segundo exige. Esta distinción permite mantener el segundo requisito sin incurrir en la falsa exactitud del cálculo. Para la prueba indiciaria, ello significa que el estándar puede indicar qué hipótesis alternativas deben haberse descartado, sin atribuir a cada indicio un valor numérico.</w:t>
      </w:r>
    </w:p>
    <w:p w14:paraId="693C686D" w14:textId="77777777" w:rsidR="00E22D4B" w:rsidRPr="00E22D4B" w:rsidRDefault="00E22D4B" w:rsidP="00E22D4B">
      <w:pPr>
        <w:spacing w:line="360" w:lineRule="auto"/>
        <w:rPr>
          <w:rFonts w:ascii="Arial" w:eastAsia="Arial" w:hAnsi="Arial" w:cs="Arial"/>
          <w:sz w:val="24"/>
          <w:szCs w:val="24"/>
        </w:rPr>
      </w:pPr>
    </w:p>
    <w:p w14:paraId="4D7F00BA"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1.3.10. Aplicación de los requisitos a la prueba indiciaria en materia electoral</w:t>
      </w:r>
    </w:p>
    <w:p w14:paraId="1C4BC553" w14:textId="77777777" w:rsidR="00E22D4B" w:rsidRPr="00E22D4B" w:rsidRDefault="00E22D4B" w:rsidP="00E22D4B">
      <w:pPr>
        <w:spacing w:line="360" w:lineRule="auto"/>
        <w:rPr>
          <w:rFonts w:ascii="Arial" w:eastAsia="Arial" w:hAnsi="Arial" w:cs="Arial"/>
          <w:sz w:val="24"/>
          <w:szCs w:val="24"/>
        </w:rPr>
      </w:pPr>
    </w:p>
    <w:p w14:paraId="21DDCE41"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Los requisitos metodológicos permiten ahora evaluar las reglas de suficiencia que gobiernan la prueba indiciaria en el contencioso electoral. El artículo 16 de la ley de medios distingue entre las documentales públicas, que tienen valor probatorio pleno salvo prueba en contrario, y las restantes pruebas.</w:t>
      </w:r>
      <w:r>
        <w:rPr>
          <w:rFonts w:ascii="Arial" w:eastAsia="Arial" w:hAnsi="Arial" w:cs="Arial"/>
          <w:sz w:val="24"/>
          <w:szCs w:val="24"/>
          <w:vertAlign w:val="superscript"/>
        </w:rPr>
        <w:footnoteReference w:id="245"/>
      </w:r>
      <w:r>
        <w:rPr>
          <w:rFonts w:ascii="Arial" w:eastAsia="Arial" w:hAnsi="Arial" w:cs="Arial"/>
          <w:sz w:val="24"/>
          <w:szCs w:val="24"/>
        </w:rPr>
        <w:t xml:space="preserve"> Las presuncionales, junto con las documentales privadas, las técnicas y las testimoniales, solo hacen prueba plena cuando generan convicción sobre la veracidad de los hechos afirmados. La disposición enumera los elementos que el órgano debe considerar, a saber, los demás elementos del expediente, las afirmaciones de las partes, la verdad conocida y el recto raciocinio de la relación que guardan entre sí. Esa enumeración describe, en rigor, un método de valoración conjunta análogo a la adminiculación estudiada en el apartado 1.1. El umbral, en cambio, se expresa en términos de convicción, lo que vulnera el primer requisito. Tampoco se identifica resultado probatorio mínimo alguno, de modo que no se satisface el segundo. La disposición no emplea valores numéricos, por lo que no vulnera el tercer requisito, aunque tampoco ofrece criterios inductivos para la suficiencia. En cuanto al cuarto, la ley no prevé estándares diferenciados para las decisiones intermedias del procedimiento.</w:t>
      </w:r>
    </w:p>
    <w:p w14:paraId="553E69EE"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Las reglas de nulidad presentan un diagnóstico semejante. Los artículos 75, 77 Ter y 78 de la ley de medios exigen que las irregularidades estén plenamente acreditadas y sean determinantes para el resultado.</w:t>
      </w:r>
      <w:r>
        <w:rPr>
          <w:rFonts w:ascii="Arial" w:eastAsia="Arial" w:hAnsi="Arial" w:cs="Arial"/>
          <w:sz w:val="24"/>
          <w:szCs w:val="24"/>
          <w:vertAlign w:val="superscript"/>
        </w:rPr>
        <w:footnoteReference w:id="246"/>
      </w:r>
      <w:r>
        <w:rPr>
          <w:rFonts w:ascii="Arial" w:eastAsia="Arial" w:hAnsi="Arial" w:cs="Arial"/>
          <w:sz w:val="24"/>
          <w:szCs w:val="24"/>
        </w:rPr>
        <w:t xml:space="preserve"> La jurisprudencia 44/2024 reiteró esa exigencia de plena acreditación para la nulidad por violación a principios constitucionales.</w:t>
      </w:r>
      <w:r>
        <w:rPr>
          <w:rFonts w:ascii="Arial" w:eastAsia="Arial" w:hAnsi="Arial" w:cs="Arial"/>
          <w:sz w:val="24"/>
          <w:szCs w:val="24"/>
          <w:vertAlign w:val="superscript"/>
        </w:rPr>
        <w:footnoteReference w:id="247"/>
      </w:r>
      <w:r>
        <w:rPr>
          <w:rFonts w:ascii="Arial" w:eastAsia="Arial" w:hAnsi="Arial" w:cs="Arial"/>
          <w:sz w:val="24"/>
          <w:szCs w:val="24"/>
        </w:rPr>
        <w:t xml:space="preserve"> La expresión plenamente acreditadas evoca la antigua plena probatio, cuyo carácter histórico describe Nieva-Fenoll.</w:t>
      </w:r>
      <w:r>
        <w:rPr>
          <w:rFonts w:ascii="Arial" w:eastAsia="Arial" w:hAnsi="Arial" w:cs="Arial"/>
          <w:sz w:val="24"/>
          <w:szCs w:val="24"/>
          <w:vertAlign w:val="superscript"/>
        </w:rPr>
        <w:footnoteReference w:id="248"/>
      </w:r>
      <w:r>
        <w:rPr>
          <w:rFonts w:ascii="Arial" w:eastAsia="Arial" w:hAnsi="Arial" w:cs="Arial"/>
          <w:sz w:val="24"/>
          <w:szCs w:val="24"/>
        </w:rPr>
        <w:t xml:space="preserve"> Su contenido, sin embargo, no está definido por la ley, de manera que no indica qué resultado probatorio debe alcanzarse. La exigencia constitucional de acreditación objetiva y material se aproxima al primer requisito, porque desplaza la atención hacia el acervo. No establece, sin embargo, un umbral, por lo que no satisface el segundo. La práctica jurisprudencial ha suplido esa omisión mediante determinaciones casuísticas, como la del SUP-REC-1388/2018. En su voto razonado en ese asunto, el magistrado Reyes Rodríguez Mondragón advirtió que exigir al denunciante acreditar la trascendencia fijaba un estándar prácticamente imposible.</w:t>
      </w:r>
      <w:r>
        <w:rPr>
          <w:rFonts w:ascii="Arial" w:eastAsia="Arial" w:hAnsi="Arial" w:cs="Arial"/>
          <w:sz w:val="24"/>
          <w:szCs w:val="24"/>
          <w:vertAlign w:val="superscript"/>
        </w:rPr>
        <w:footnoteReference w:id="249"/>
      </w:r>
    </w:p>
    <w:p w14:paraId="5672B2E4" w14:textId="77777777" w:rsidR="00E22D4B" w:rsidRPr="00E22D4B" w:rsidRDefault="00E22D4B" w:rsidP="00E22D4B">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Estas deficiencias afectan con especial intensidad a la prueba indiciaria. Como se expuso en el apartado 1.1, la fuerza de los indicios depende de su pluralidad, independencia y convergencia, y de la eliminación de las hipótesis alternativas. Un estándar formulado en términos de convicción no obliga al juzgador a explicitar qué hipótesis alternativas quedaron descartadas. Un estándar que exige plena acreditación sin definirla tampoco permite saber si una cadena de indicios convergentes es suficiente. El resultado es que la misma constelación indiciaria puede conducir a decisiones opuestas sin que ninguna de ellas pueda calificarse de incorrecta conforme a la ley. Los requisitos metodológicos sugieren, en cambio, una formulación alternativa. Un estándar para la nulidad fundada en indicios podría exigir que la hipótesis de la irregularidad explique de manera coherente los indicios acreditados, que se hayan confirmado sus predicciones contrastables y que se haya refutado la hipótesis alternativa sostenida por </w:t>
        <w:lastRenderedPageBreak/>
        <w:t>la parte contraria. Esa formulación, inspirada en el segundo de los estándares propuestos por Ferrer Beltrán, remite al acervo, identifica un resultado mínimo y se expresa en términos de probabilidad inductiva. La tabla 5 sintetiza el diagnóstico de las disposiciones examinadas.</w:t>
      </w:r>
    </w:p>
    <w:p w14:paraId="0945B018" w14:textId="77777777" w:rsidR="00E22D4B" w:rsidRPr="00E22D4B" w:rsidRDefault="00E22D4B" w:rsidP="00E22D4B">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8"/>
        <w:gridCol w:w="1700"/>
        <w:gridCol w:w="1500"/>
        <w:gridCol w:w="1700"/>
        <w:gridCol w:w="1500"/>
      </w:tblGrid>
      <w:tr w:rsidR="00E22D4B" w:rsidRPr="00E22D4B" w14:paraId="56ED49F4" w14:textId="77777777" w:rsidTr="00D71922">
        <w:trPr>
          <w:cantSplit/>
          <w:tblHeader/>
        </w:trPr>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81455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Disposición</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74DCC0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Primer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E9A30C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Segundo requisito</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C4EB15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Tercer requisito</w:t>
            </w:r>
          </w:p>
        </w:tc>
        <w:tc>
          <w:tcPr>
            <w:tcW w:w="1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F5348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b/>
                <w:bCs/>
                <w:sz w:val="22"/>
                <w:szCs w:val="22"/>
              </w:rPr>
              <w:t>Cuarto requisito</w:t>
            </w:r>
          </w:p>
        </w:tc>
      </w:tr>
      <w:tr w:rsidR="00E22D4B" w:rsidRPr="00E22D4B" w14:paraId="4E4D1D70"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3AFBD7"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DC5E04"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 pues regula el método de valoración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0FA36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fija umbral</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FCB276"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Compatible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571EFF"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aplica</w:t>
            </w:r>
          </w:p>
        </w:tc>
      </w:tr>
      <w:tr w:rsidR="00E22D4B" w:rsidRPr="00E22D4B" w14:paraId="246EDAC2"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6F34B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 16.3</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473B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exige convicción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CE458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CF60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 pero no ofrece criterios inductivos</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880D30"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03521185"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CB02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Ley General de Medios, artículos 75.1.k, 77 Ter.2 y 78.1</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322A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Ambiguo, pues exige plena acreditación</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A185D2"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 pues no define la plenitud</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7805D"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2436AB"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48A8E03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76D528"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Constitución, artículo 41, base VI, y Ley General de Medios, artículo 78 bis.2</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DC686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Se aproxima, pues exige acreditación objetiva y material</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9F08F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Incumple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27F71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No lo vulnera</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3F4E39"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Omitido</w:t>
            </w:r>
          </w:p>
        </w:tc>
      </w:tr>
      <w:tr w:rsidR="00E22D4B" w:rsidRPr="00E22D4B" w14:paraId="2C608D9C" w14:textId="77777777" w:rsidTr="00D71922">
        <w:trPr>
          <w:cantSplit/>
        </w:trPr>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AF3D7C"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Estándar 2 de Ferrer Beltrán adoptado por la Primera Sala</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D66FC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BD653"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 en lo posible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AA199A"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Cumple</w:t>
            </w:r>
          </w:p>
        </w:tc>
        <w:tc>
          <w:tcPr>
            <w:tcW w:w="1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4EE8E" w14:textId="77777777" w:rsidR="00E22D4B" w:rsidRPr="00E22D4B" w:rsidRDefault="00E22D4B" w:rsidP="00E22D4B">
            <w:pPr>
              <w:ind w:left="113" w:hanging="113"/>
              <w:rPr>
                <w:rFonts w:ascii="Arial" w:eastAsia="Arial" w:hAnsi="Arial" w:cs="Arial"/>
                <w:sz w:val="24"/>
                <w:szCs w:val="24"/>
              </w:rPr>
            </w:pPr>
            <w:r>
              <w:rPr>
                <w:rFonts w:ascii="Arial" w:eastAsia="Arial" w:hAnsi="Arial" w:cs="Arial"/>
                <w:sz w:val="22"/>
                <w:szCs w:val="22"/>
              </w:rPr>
              <w:t>Depende del diseño legislativo</w:t>
            </w:r>
          </w:p>
        </w:tc>
      </w:tr>
    </w:tbl>
    <w:p w14:paraId="0F257337" w14:textId="77777777" w:rsidR="00E22D4B" w:rsidRPr="00E22D4B" w:rsidRDefault="00E22D4B" w:rsidP="00E22D4B">
      <w:pPr>
        <w:spacing w:before="60"/>
        <w:rPr>
          <w:rFonts w:ascii="Arial" w:eastAsia="Arial" w:hAnsi="Arial" w:cs="Arial"/>
          <w:sz w:val="24"/>
          <w:szCs w:val="24"/>
        </w:rPr>
      </w:pPr>
      <w:r>
        <w:rPr>
          <w:rFonts w:ascii="Arial" w:eastAsia="Arial" w:hAnsi="Arial" w:cs="Arial"/>
        </w:rPr>
        <w:t>Tabla 5. Matriz de diagnóstico de reglas de suficiencia conforme a los requisitos metodológicos. Elaboración propia con base en Ferrer Beltrán, Prueba sin convicción, pp. 29, 214 y 215, y en los textos normativos citados.</w:t>
      </w:r>
    </w:p>
    <w:p w14:paraId="2AC1BAC8" w14:textId="77777777" w:rsidR="00E22D4B" w:rsidRPr="00E22D4B" w:rsidRDefault="00E22D4B" w:rsidP="00E22D4B">
      <w:pPr>
        <w:spacing w:line="360" w:lineRule="auto"/>
        <w:rPr>
          <w:rFonts w:ascii="Arial" w:eastAsia="Arial" w:hAnsi="Arial" w:cs="Arial"/>
          <w:sz w:val="24"/>
          <w:szCs w:val="24"/>
        </w:rPr>
      </w:pPr>
    </w:p>
    <w:p w14:paraId="65274E2A" w14:textId="77777777" w:rsidR="00E22D4B" w:rsidRPr="00E22D4B" w:rsidRDefault="00E22D4B" w:rsidP="00E22D4B">
      <w:pPr>
        <w:spacing w:line="360" w:lineRule="auto"/>
        <w:rPr>
          <w:rFonts w:ascii="Arial" w:eastAsia="Arial" w:hAnsi="Arial" w:cs="Arial"/>
          <w:sz w:val="24"/>
          <w:szCs w:val="24"/>
        </w:rPr>
      </w:pPr>
    </w:p>
    <w:p w14:paraId="2FEE9459" w14:textId="77777777" w:rsidR="00E22D4B" w:rsidRPr="00E22D4B" w:rsidRDefault="00E22D4B" w:rsidP="00E22D4B">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1.3.11. Recapitulación y tránsito al capítulo segundo</w:t>
      </w:r>
    </w:p>
    <w:p w14:paraId="6EBDF42B" w14:textId="77777777" w:rsidR="00E22D4B" w:rsidRPr="00E22D4B" w:rsidRDefault="00E22D4B" w:rsidP="00E22D4B">
      <w:pPr>
        <w:spacing w:line="360" w:lineRule="auto"/>
        <w:rPr>
          <w:rFonts w:ascii="Arial" w:eastAsia="Arial" w:hAnsi="Arial" w:cs="Arial"/>
          <w:sz w:val="24"/>
          <w:szCs w:val="24"/>
        </w:rPr>
      </w:pPr>
    </w:p>
    <w:p w14:paraId="084D0DA9" w14:textId="77777777" w:rsidR="00E22D4B" w:rsidRPr="00E22D4B" w:rsidRDefault="00E22D4B" w:rsidP="00E22D4B">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permite formular tres conclusiones. La primera es que un estándar de prueba válido debe satisfacer cuatro requisitos metodológicos, a saber, remitir a la capacidad justificativa del acervo, fijar un umbral de suficiencia con vaguedad minimizada, emplear criterios de probabilidad inductiva y guardar una progresión </w:t>
        <w:lastRenderedPageBreak/>
        <w:t xml:space="preserve">coherente con los demás estándares del proceso. La segunda es que esos requisitos son independientes del nivel de exigencia, cuya fijación responde a una decisión política que debe atender a razones como la gravedad de los errores, las dificultades probatorias y la distribución de poder entre las partes. La tercera es que las reglas de suficiencia del contencioso electoral mexicano no satisfacen los dos primeros requisitos y omiten el cuarto. Las objeciones de Allen, Haack y Nieva-Fenoll no invalidan esta conclusión, aunque recuerdan que ningún estándar elimina el margen de apreciación judicial. Lo que un estándar correcto consigue es que ese margen se ejerza mediante razones controlables. El artículo 16 de la ley de medios combina un método de valoración racional con un umbral de convicción subjetiva. Esa combinación, que en adelante se denominará cláusula híbrida, será objeto de análisis detallado en el capítulo segundo. Allí se examinará cómo la Sala Superior ha interpretado dicha cláusula al valorar la prueba indiciaria en los juicios de nulidad electoral.</w:t>
      </w:r>
    </w:p>
    <w:bookmarkEnd w:id="8"/>
    <w:p w14:paraId="35FB8292" w14:textId="77777777" w:rsidR="00A32EF9" w:rsidRDefault="00E354C7">
      <w:r>
        <w:br w:type="page"/>
      </w:r>
    </w:p>
    <w:p w14:paraId="35FB8293" w14:textId="77777777" w:rsidR="00A32EF9" w:rsidRDefault="00E354C7">
      <w:pPr>
        <w:pStyle w:val="Ttulo1"/>
        <w:spacing w:before="400" w:after="240"/>
      </w:pPr>
      <w:bookmarkStart w:id="9" w:name="_Toc240931706"/>
      <w:r>
        <w:rPr>
          <w:b/>
          <w:bCs/>
        </w:rPr>
        <w:lastRenderedPageBreak/>
        <w:t>Capítulo II. El puente conceptual entre estándar de prueba y determinancia electoral, y el origen de la cláusula híbrida</w:t>
      </w:r>
      <w:bookmarkEnd w:id="9"/>
    </w:p>
    <w:p w14:paraId="35FB8294" w14:textId="77777777" w:rsidR="00A32EF9" w:rsidRDefault="00E354C7">
      <w:pPr>
        <w:spacing w:after="240" w:line="360" w:lineRule="auto"/>
        <w:jc w:val="both"/>
      </w:pPr>
      <w:r>
        <w:t>El capítulo anterior estableció la distinción entre la valoración de la prueba y el estándar de prueba, y expuso los requisitos metodológicos que debe satisfacer este último para ser válido. El presente capítulo aplica esa distinción a la doctrina mexicana sobre la determinancia electoral, con el propósito de mostrar que dicha doctrina opera sin el aparato conceptual que la teoría del estándar de prueba exige. A partir de ese diagnóstico, el capítulo reconstruye el origen normativo de la cláusula híbrida del artículo 16 de la Ley General del Sistema de Medios de Impugnación en Materia Electoral, en su primera aplicación judicial documentada en la sentencia SUP-JRC-487/2000. Finalmente se analiza el voto particular emitido en ese mismo asunto, y se precisa con exactitud sobre qué punto recae el disenso que ahí se formula. Esta secuencia conecta el diagnóstico conceptual del capítulo primero con el análisis empírico que el capítulo tercero continuará.</w:t>
      </w:r>
    </w:p>
    <w:p w14:paraId="38C4D2C9" w14:textId="6C49D332" w:rsidR="00BA1C97" w:rsidRPr="00BA1C97" w:rsidRDefault="00E354C7" w:rsidP="00306CE4">
      <w:pPr>
        <w:pStyle w:val="Ttulo2"/>
        <w:spacing w:before="300" w:after="180"/>
        <w:rPr>
          <w:rFonts w:ascii="Arial" w:eastAsia="Arial" w:hAnsi="Arial" w:cs="Arial"/>
          <w:sz w:val="24"/>
          <w:szCs w:val="24"/>
        </w:rPr>
      </w:pPr>
      <w:bookmarkStart w:id="10" w:name="_Toc240931707"/>
      <w:r>
        <w:rPr>
          <w:b/>
          <w:bCs/>
        </w:rPr>
        <w:t>2.1. La sana crítica como error de categoría en la doctrina mexicana de la determinancia electoral</w:t>
      </w:r>
      <w:bookmarkStart w:id="11" w:name="_Toc240931708"/>
      <w:bookmarkEnd w:id="10"/>
    </w:p>
    <w:p w14:paraId="71D74C4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En el sistema mexicano de nulidades, la acreditación de una irregularidad no produce por sí misma la invalidez de la votación recibida en una casilla ni la nulidad de una elección. Entre la conducta irregular probada y la sanción anulatoria media un requisito adicional, que la jurisprudencia denomina carácter determinante de la violación. El capítulo primero sostuvo que el artículo 16 de la Ley General del Sistema de Medios de Impugnación en Materia Electoral confunde un método de valoración con un criterio de suficiencia probatoria. Este apartado sostiene que una confusión análoga afecta a la determinancia. En su configuración jurisprudencial, la determinancia combina dos cuestiones distintas. La primera es sustantiva y pregunta si la irregularidad tuvo entidad suficiente para alterar el resultado o comprometer los principios de la elección. La segunda es probatoria y pregunta con qué grado de corroboración debe acreditarse ese impacto. La tesis que aquí se defiende es que los tres factores de la determinancia responden a la primera cuestión, pero se aplican como si resolvieran también la segunda. El análisis se apoya en los requisitos metodológicos expuestos en el apartado 1.3, en la jurisprudencia de la Sala Superior y en la doctrina disponible sobre la materia.</w:t>
      </w:r>
    </w:p>
    <w:p w14:paraId="6B96F34C" w14:textId="77777777" w:rsidR="00BA1C97" w:rsidRPr="00BA1C97" w:rsidRDefault="00BA1C97" w:rsidP="00BA1C97">
      <w:pPr>
        <w:spacing w:line="360" w:lineRule="auto"/>
        <w:rPr>
          <w:rFonts w:ascii="Arial" w:eastAsia="Arial" w:hAnsi="Arial" w:cs="Arial"/>
          <w:sz w:val="24"/>
          <w:szCs w:val="24"/>
        </w:rPr>
      </w:pPr>
    </w:p>
    <w:p w14:paraId="190095D6"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2.1.1. La determinancia como institución. Fundamento normativo y principio de conservación</w:t>
      </w:r>
    </w:p>
    <w:p w14:paraId="4680E385" w14:textId="77777777" w:rsidR="00BA1C97" w:rsidRPr="00BA1C97" w:rsidRDefault="00BA1C97" w:rsidP="00BA1C97">
      <w:pPr>
        <w:spacing w:line="360" w:lineRule="auto"/>
        <w:rPr>
          <w:rFonts w:ascii="Arial" w:eastAsia="Arial" w:hAnsi="Arial" w:cs="Arial"/>
          <w:sz w:val="24"/>
          <w:szCs w:val="24"/>
        </w:rPr>
      </w:pPr>
    </w:p>
    <w:p w14:paraId="59A548A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lastRenderedPageBreak/>
        <w:t>El fundamento dogmático de la determinancia es el principio de conservación de los actos públicos válidamente celebrados. La jurisprudencia 9/98 de la Sala Superior lo recoge bajo el aforismo según el cual lo útil no debe ser viciado por lo inútil.</w:t>
      </w:r>
      <w:r>
        <w:rPr>
          <w:rFonts w:ascii="Arial" w:eastAsia="Arial" w:hAnsi="Arial" w:cs="Arial"/>
          <w:sz w:val="24"/>
          <w:szCs w:val="24"/>
          <w:vertAlign w:val="superscript"/>
        </w:rPr>
        <w:footnoteReference w:id="250"/>
      </w:r>
      <w:r>
        <w:rPr>
          <w:rFonts w:ascii="Arial" w:eastAsia="Arial" w:hAnsi="Arial" w:cs="Arial"/>
          <w:sz w:val="24"/>
          <w:szCs w:val="24"/>
        </w:rPr>
        <w:t xml:space="preserve"> Conforme a ese criterio, la nulidad solo procede cuando se acreditan plenamente los supuestos de una causal prevista en la ley y las irregularidades son determinantes para el resultado. La jurisprudencia añade que la nulidad no debe extender sus efectos más allá de la votación, cómputo o elección en que se actualice la causal. Su justificación es la protección del voto válidamente emitido por la mayoría de los electores frente a las imperfecciones menores de un órgano electoral no profesional, integrado por ciudadanos insaculados. Pretender que cualquier infracción produjera la nulidad haría nugatorio el derecho de votar y propiciaría faltas dirigidas a impedir la participación efectiva del pueblo. Conviene advertir que la jurisprudencia exige dos cosas distintas, la acreditación plena de la causal y su carácter determinante. La primera es una exigencia probatoria sobre el hecho irregular, mientras que la segunda es una exigencia sustantiva sobre su trascendencia. Esta duplicidad, presente desde el origen de la institución, es el punto de partida del análisis que sigue.</w:t>
      </w:r>
    </w:p>
    <w:p w14:paraId="34E1C2C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fundamento legal de la determinancia se encuentra en las causales de nulidad de la ley de medios. El artículo 75 exige expresamente el carácter determinante en algunas causales de nulidad de votación recibida en casilla, como el dolo o error en el cómputo, la presión sobre los electores o la existencia de irregularidades graves no reparables.</w:t>
      </w:r>
      <w:r>
        <w:rPr>
          <w:rFonts w:ascii="Arial" w:eastAsia="Arial" w:hAnsi="Arial" w:cs="Arial"/>
          <w:sz w:val="24"/>
          <w:szCs w:val="24"/>
          <w:vertAlign w:val="superscript"/>
        </w:rPr>
        <w:footnoteReference w:id="251"/>
      </w:r>
      <w:r>
        <w:rPr>
          <w:rFonts w:ascii="Arial" w:eastAsia="Arial" w:hAnsi="Arial" w:cs="Arial"/>
          <w:sz w:val="24"/>
          <w:szCs w:val="24"/>
        </w:rPr>
        <w:t xml:space="preserve"> En otras causales, como la instalación de la casilla en lugar distinto, la ley no menciona ese requisito. Rodarte Nava y sus coautores recuerdan que la doctrina clasifica por ello las causales en explícitas e implícitas, siguiendo a Galván Rivera.</w:t>
      </w:r>
      <w:r>
        <w:rPr>
          <w:rFonts w:ascii="Arial" w:eastAsia="Arial" w:hAnsi="Arial" w:cs="Arial"/>
          <w:sz w:val="24"/>
          <w:szCs w:val="24"/>
          <w:vertAlign w:val="superscript"/>
        </w:rPr>
        <w:footnoteReference w:id="252"/>
      </w:r>
      <w:r>
        <w:rPr>
          <w:rFonts w:ascii="Arial" w:eastAsia="Arial" w:hAnsi="Arial" w:cs="Arial"/>
          <w:sz w:val="24"/>
          <w:szCs w:val="24"/>
        </w:rPr>
        <w:t xml:space="preserve"> Añaden que la jurisprudencia 13/2000 de la Sala Superior exige la determinancia aun </w:t>
        <w:lastRenderedPageBreak/>
        <w:t>cuando la hipótesis respectiva no la mencione.</w:t>
      </w:r>
      <w:r>
        <w:rPr>
          <w:rFonts w:ascii="Arial" w:eastAsia="Arial" w:hAnsi="Arial" w:cs="Arial"/>
          <w:sz w:val="24"/>
          <w:szCs w:val="24"/>
          <w:vertAlign w:val="superscript"/>
        </w:rPr>
        <w:footnoteReference w:id="253"/>
      </w:r>
      <w:r>
        <w:rPr>
          <w:rFonts w:ascii="Arial" w:eastAsia="Arial" w:hAnsi="Arial" w:cs="Arial"/>
          <w:sz w:val="24"/>
          <w:szCs w:val="24"/>
        </w:rPr>
        <w:t xml:space="preserve"> En el plano constitucional, el artículo 41, base VI, establece un sistema de nulidades por violaciones graves, dolosas y determinantes, que deben acreditarse de manera objetiva y material.</w:t>
      </w:r>
      <w:r>
        <w:rPr>
          <w:rFonts w:ascii="Arial" w:eastAsia="Arial" w:hAnsi="Arial" w:cs="Arial"/>
          <w:sz w:val="24"/>
          <w:szCs w:val="24"/>
          <w:vertAlign w:val="superscript"/>
        </w:rPr>
        <w:footnoteReference w:id="254"/>
      </w:r>
      <w:r>
        <w:rPr>
          <w:rFonts w:ascii="Arial" w:eastAsia="Arial" w:hAnsi="Arial" w:cs="Arial"/>
          <w:sz w:val="24"/>
          <w:szCs w:val="24"/>
        </w:rPr>
        <w:t xml:space="preserve"> El mismo precepto presume que las violaciones son determinantes cuando la diferencia entre el primero y el segundo lugar sea menor al cinco por ciento, regla que reproduce el artículo 78 bis de la ley de medios.</w:t>
      </w:r>
      <w:r>
        <w:rPr>
          <w:rFonts w:ascii="Arial" w:eastAsia="Arial" w:hAnsi="Arial" w:cs="Arial"/>
          <w:sz w:val="24"/>
          <w:szCs w:val="24"/>
          <w:vertAlign w:val="superscript"/>
        </w:rPr>
        <w:footnoteReference w:id="255"/>
      </w:r>
      <w:r>
        <w:rPr>
          <w:rFonts w:ascii="Arial" w:eastAsia="Arial" w:hAnsi="Arial" w:cs="Arial"/>
          <w:sz w:val="24"/>
          <w:szCs w:val="24"/>
        </w:rPr>
        <w:t xml:space="preserve"> Las causales de base VI son el exceso del gasto de campaña, la compra o adquisición de cobertura informativa o de tiempos en radio y televisión, el uso de recursos ilícitos o públicos y, desde 2026, la injerencia extranjera.</w:t>
      </w:r>
    </w:p>
    <w:p w14:paraId="53FA3365" w14:textId="77777777" w:rsidR="00BA1C97" w:rsidRPr="00BA1C97" w:rsidRDefault="00BA1C97" w:rsidP="00BA1C97">
      <w:pPr>
        <w:spacing w:line="360" w:lineRule="auto"/>
        <w:rPr>
          <w:rFonts w:ascii="Arial" w:eastAsia="Arial" w:hAnsi="Arial" w:cs="Arial"/>
          <w:sz w:val="24"/>
          <w:szCs w:val="24"/>
        </w:rPr>
      </w:pPr>
    </w:p>
    <w:p w14:paraId="40928122"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2.1.2. Genealogía de los factores. De la jurisprudencia de 1998 a la jurisprudencia 44/2024</w:t>
      </w:r>
    </w:p>
    <w:p w14:paraId="4F70CE37" w14:textId="77777777" w:rsidR="00BA1C97" w:rsidRPr="00BA1C97" w:rsidRDefault="00BA1C97" w:rsidP="00BA1C97">
      <w:pPr>
        <w:spacing w:line="360" w:lineRule="auto"/>
        <w:rPr>
          <w:rFonts w:ascii="Arial" w:eastAsia="Arial" w:hAnsi="Arial" w:cs="Arial"/>
          <w:sz w:val="24"/>
          <w:szCs w:val="24"/>
        </w:rPr>
      </w:pPr>
    </w:p>
    <w:p w14:paraId="35A3FE28"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distinción entre factores cualitativo y cuantitativo no surgió de una sola decisión, sino de una construcción jurisprudencial progresiva. La jurisprudencia 39/2002 advirtió que los criterios aritméticos no son los únicos viables para establecer la determinancia.</w:t>
      </w:r>
      <w:r>
        <w:rPr>
          <w:rFonts w:ascii="Arial" w:eastAsia="Arial" w:hAnsi="Arial" w:cs="Arial"/>
          <w:sz w:val="24"/>
          <w:szCs w:val="24"/>
          <w:vertAlign w:val="superscript"/>
        </w:rPr>
        <w:footnoteReference w:id="256"/>
      </w:r>
      <w:r>
        <w:rPr>
          <w:rFonts w:ascii="Arial" w:eastAsia="Arial" w:hAnsi="Arial" w:cs="Arial"/>
          <w:sz w:val="24"/>
          <w:szCs w:val="24"/>
        </w:rPr>
        <w:t xml:space="preserve"> Según ese criterio, puede atenderse también a la conculcación significativa de los principios rectores, a la finalidad de la norma, a la gravedad de la falta y a las circunstancias de su comisión. La sistematización más acabada se produjo en la sentencia que anuló la elección de gobernador de Colima en 2003. En ella la Sala Superior sostuvo que, por lo general, el carácter determinante supone la concurrencia de un factor cualitativo y de un factor cuantitativo.</w:t>
      </w:r>
      <w:r>
        <w:rPr>
          <w:rFonts w:ascii="Arial" w:eastAsia="Arial" w:hAnsi="Arial" w:cs="Arial"/>
          <w:sz w:val="24"/>
          <w:szCs w:val="24"/>
          <w:vertAlign w:val="superscript"/>
        </w:rPr>
        <w:footnoteReference w:id="257"/>
      </w:r>
      <w:r>
        <w:rPr>
          <w:rFonts w:ascii="Arial" w:eastAsia="Arial" w:hAnsi="Arial" w:cs="Arial"/>
          <w:sz w:val="24"/>
          <w:szCs w:val="24"/>
        </w:rPr>
        <w:t xml:space="preserve"> Ese razonamiento dio lugar a la tesis XXXI/2004, aprobada en agosto de 2004 con base en ese precedente y en el SUP-JRC-488/2003.</w:t>
      </w:r>
      <w:r>
        <w:rPr>
          <w:rFonts w:ascii="Arial" w:eastAsia="Arial" w:hAnsi="Arial" w:cs="Arial"/>
          <w:sz w:val="24"/>
          <w:szCs w:val="24"/>
          <w:vertAlign w:val="superscript"/>
        </w:rPr>
        <w:footnoteReference w:id="258"/>
      </w:r>
      <w:r>
        <w:rPr>
          <w:rFonts w:ascii="Arial" w:eastAsia="Arial" w:hAnsi="Arial" w:cs="Arial"/>
          <w:sz w:val="24"/>
          <w:szCs w:val="24"/>
        </w:rPr>
        <w:t xml:space="preserve"> Posteriormente, el SUP-JRC-165/2008 articuló un test de invalidez por </w:t>
        <w:lastRenderedPageBreak/>
        <w:t>violación a principios constitucionales que Olaiz González considera el inicio de una doctrina sobre la invalidez por determinancia.</w:t>
      </w:r>
      <w:r>
        <w:rPr>
          <w:rFonts w:ascii="Arial" w:eastAsia="Arial" w:hAnsi="Arial" w:cs="Arial"/>
          <w:sz w:val="24"/>
          <w:szCs w:val="24"/>
          <w:vertAlign w:val="superscript"/>
        </w:rPr>
        <w:footnoteReference w:id="259"/>
      </w:r>
      <w:r>
        <w:rPr>
          <w:rFonts w:ascii="Arial" w:eastAsia="Arial" w:hAnsi="Arial" w:cs="Arial"/>
          <w:sz w:val="24"/>
          <w:szCs w:val="24"/>
        </w:rPr>
        <w:t xml:space="preserve"> Los elementos de ese test coinciden sustancialmente con los que hoy recoge la jurisprudencia 44/2024. La tabla 1 sintetiza esta evolución.</w:t>
      </w:r>
    </w:p>
    <w:p w14:paraId="6F5A06C4"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4638"/>
      </w:tblGrid>
      <w:tr w:rsidR="00BA1C97" w:rsidRPr="00BA1C97" w14:paraId="74DF9BC8" w14:textId="77777777" w:rsidTr="00D71922">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BC27CE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Año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F3F3C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Criterio o norma</w:t>
            </w:r>
          </w:p>
        </w:tc>
        <w:tc>
          <w:tcPr>
            <w:tcW w:w="46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8133B8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Aportación a la determinancia</w:t>
            </w:r>
          </w:p>
        </w:tc>
      </w:tr>
      <w:tr w:rsidR="00BA1C97" w:rsidRPr="00BA1C97" w14:paraId="46D1B0C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683D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1998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0CE68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9/98</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F42F9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Funda la determinancia en el principio de conservación de los actos públicos válidamente celebrados</w:t>
            </w:r>
          </w:p>
        </w:tc>
      </w:tr>
      <w:tr w:rsidR="00BA1C97" w:rsidRPr="00BA1C97" w14:paraId="144F5F18"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78B49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B4D1F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39/2002</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E77A6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Admite criterios no aritméticos, como la afectación significativa de los principios rectores</w:t>
            </w:r>
          </w:p>
        </w:tc>
      </w:tr>
      <w:tr w:rsidR="00BA1C97" w:rsidRPr="00BA1C97" w14:paraId="2B861047"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FFCC7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5077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elección de gobernador de Colima</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0D41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Sistematiza los factores cualitativo y cuantitativo y anula la elección</w:t>
            </w:r>
          </w:p>
        </w:tc>
      </w:tr>
      <w:tr w:rsidR="00BA1C97" w:rsidRPr="00BA1C97" w14:paraId="6BA84946"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2B4B3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F215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Tesis XXXI/2004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35DE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Formaliza la concurrencia de ambos factores y admite la prueba indiciaria del número de votos</w:t>
            </w:r>
          </w:p>
        </w:tc>
      </w:tr>
      <w:tr w:rsidR="00BA1C97" w:rsidRPr="00BA1C97" w14:paraId="2EC3560C"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0FF22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2008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96F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SUP-JRC-165/2008, ayuntamiento de Acapulco</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B617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Articula un test de invalidez por violación a principios constitucionales</w:t>
            </w:r>
          </w:p>
        </w:tc>
      </w:tr>
      <w:tr w:rsidR="00BA1C97" w:rsidRPr="00BA1C97" w14:paraId="22AC87C5"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C8DDF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F8B4E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420AF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Desestima la invalidez por ausencia del dictamen de fiscalización</w:t>
            </w:r>
          </w:p>
        </w:tc>
      </w:tr>
      <w:tr w:rsidR="00BA1C97" w:rsidRPr="00BA1C97" w14:paraId="254191F9"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14DB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6EFA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constitucional</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9F746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Introduce causales de nulidad y la presunción de determinancia menor al cinco por ciento</w:t>
            </w:r>
          </w:p>
        </w:tc>
      </w:tr>
      <w:tr w:rsidR="00BA1C97" w:rsidRPr="00BA1C97" w14:paraId="06D04A64"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89CF47"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E1BE1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SUP-CDC-2/2017</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7713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 la presunción como relativa y distribuye la carga según el margen</w:t>
            </w:r>
          </w:p>
        </w:tc>
      </w:tr>
      <w:tr w:rsidR="00BA1C97" w:rsidRPr="00BA1C97" w14:paraId="2C24E3B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C2A34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2018</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FE1F5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alcaldía de Coyoacán</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067E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Aplica la presunción y exige acreditar la influencia sobre el voto</w:t>
            </w:r>
          </w:p>
        </w:tc>
      </w:tr>
      <w:tr w:rsidR="00BA1C97" w:rsidRPr="00BA1C97" w14:paraId="6527FBB3"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41A8E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92DDC"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Jurisprudencia 44/2024</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61348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Fija cuatro elementos para la nulidad por violación a principios constitucionales</w:t>
            </w:r>
          </w:p>
        </w:tc>
      </w:tr>
      <w:tr w:rsidR="00BA1C97" w:rsidRPr="00BA1C97" w14:paraId="732FB95E" w14:textId="77777777" w:rsidTr="00D71922">
        <w:trPr>
          <w:cantSplit/>
        </w:trPr>
        <w:tc>
          <w:tcPr>
            <w:tcW w:w="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EFDCC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2026</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523C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Reforma al artículo 41, base VI, inciso d)</w:t>
            </w:r>
          </w:p>
        </w:tc>
        <w:tc>
          <w:tcPr>
            <w:tcW w:w="46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6A0AD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Añade la injerencia extranjera como causal de nulidad</w:t>
            </w:r>
          </w:p>
        </w:tc>
      </w:tr>
    </w:tbl>
    <w:p w14:paraId="08E7395F"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1. Evolución de la determinancia en la jurisprudencia y en la Constitución. Elaboración propia con base en los criterios citados y en Olaiz González, Estudio de la sentencia SUP-JIN-359/2012, pp. 58-73.</w:t>
      </w:r>
    </w:p>
    <w:p w14:paraId="2990AC7B" w14:textId="77777777" w:rsidR="00BA1C97" w:rsidRPr="00BA1C97" w:rsidRDefault="00BA1C97" w:rsidP="00BA1C97">
      <w:pPr>
        <w:spacing w:line="360" w:lineRule="auto"/>
        <w:rPr>
          <w:rFonts w:ascii="Arial" w:eastAsia="Arial" w:hAnsi="Arial" w:cs="Arial"/>
          <w:sz w:val="24"/>
          <w:szCs w:val="24"/>
        </w:rPr>
      </w:pPr>
    </w:p>
    <w:p w14:paraId="2E35C2A7"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reforma constitucional de 2014 añadió un tercer componente, que suele denominarse factor legal o constitucional. Con mayor precisión, se trata de una presunción constitucional de determinancia vinculada a las causales de la base VI del artículo 41. Olaiz González explica que la reforma respondió al defecto de fiscalización que marcó la elección presidencial de 2012, en la que el tribunal careció oportunamente del dictamen consolidado de gastos.</w:t>
      </w:r>
      <w:r>
        <w:rPr>
          <w:rFonts w:ascii="Arial" w:eastAsia="Arial" w:hAnsi="Arial" w:cs="Arial"/>
          <w:sz w:val="24"/>
          <w:szCs w:val="24"/>
          <w:vertAlign w:val="superscript"/>
        </w:rPr>
        <w:footnoteReference w:id="260"/>
      </w:r>
      <w:r>
        <w:rPr>
          <w:rFonts w:ascii="Arial" w:eastAsia="Arial" w:hAnsi="Arial" w:cs="Arial"/>
          <w:sz w:val="24"/>
          <w:szCs w:val="24"/>
        </w:rPr>
        <w:t xml:space="preserve"> La naturaleza de la presunción fue fijada por la Sala Superior en la contradicción de criterios SUP-CDC-2/2017. En ella sostuvo que la presunción es relativa y constituye un parámetro mínimo, pero no el único supuesto para acreditar la determinancia.</w:t>
      </w:r>
      <w:r>
        <w:rPr>
          <w:rFonts w:ascii="Arial" w:eastAsia="Arial" w:hAnsi="Arial" w:cs="Arial"/>
          <w:sz w:val="24"/>
          <w:szCs w:val="24"/>
          <w:vertAlign w:val="superscript"/>
        </w:rPr>
        <w:footnoteReference w:id="261"/>
      </w:r>
      <w:r>
        <w:rPr>
          <w:rFonts w:ascii="Arial" w:eastAsia="Arial" w:hAnsi="Arial" w:cs="Arial"/>
          <w:sz w:val="24"/>
          <w:szCs w:val="24"/>
        </w:rPr>
        <w:t xml:space="preserve"> La jurisprudencia 44/2024 consolidó, por su parte, los cuatro elementos de la nulidad por violación a principios constitucionales.</w:t>
      </w:r>
      <w:r>
        <w:rPr>
          <w:rFonts w:ascii="Arial" w:eastAsia="Arial" w:hAnsi="Arial" w:cs="Arial"/>
          <w:sz w:val="24"/>
          <w:szCs w:val="24"/>
          <w:vertAlign w:val="superscript"/>
        </w:rPr>
        <w:footnoteReference w:id="262"/>
      </w:r>
      <w:r>
        <w:rPr>
          <w:rFonts w:ascii="Arial" w:eastAsia="Arial" w:hAnsi="Arial" w:cs="Arial"/>
          <w:sz w:val="24"/>
          <w:szCs w:val="24"/>
        </w:rPr>
        <w:t xml:space="preserve"> Esos elementos son la existencia de hechos violatorios, su acreditación plena, el grado de afectación y su carácter cualitativa o cuantitativamente determinante. La secuencia confirma la duplicidad advertida. El segundo elemento es probatorio, mientras que el cuarto es sustantivo, pero ninguno de los criterios precisa el grado de corroboración exigido para el cuarto.</w:t>
      </w:r>
    </w:p>
    <w:p w14:paraId="5F793D95" w14:textId="77777777" w:rsidR="00BA1C97" w:rsidRPr="00BA1C97" w:rsidRDefault="00BA1C97" w:rsidP="00BA1C97">
      <w:pPr>
        <w:spacing w:line="360" w:lineRule="auto"/>
        <w:rPr>
          <w:rFonts w:ascii="Arial" w:eastAsia="Arial" w:hAnsi="Arial" w:cs="Arial"/>
          <w:sz w:val="24"/>
          <w:szCs w:val="24"/>
        </w:rPr>
      </w:pPr>
    </w:p>
    <w:p w14:paraId="493C70D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2.1.3. El factor cuantitativo. Precisión aritmética y problema probatorio</w:t>
      </w:r>
    </w:p>
    <w:p w14:paraId="2EC0ED26" w14:textId="77777777" w:rsidR="00BA1C97" w:rsidRPr="00BA1C97" w:rsidRDefault="00BA1C97" w:rsidP="00BA1C97">
      <w:pPr>
        <w:spacing w:line="360" w:lineRule="auto"/>
        <w:rPr>
          <w:rFonts w:ascii="Arial" w:eastAsia="Arial" w:hAnsi="Arial" w:cs="Arial"/>
          <w:sz w:val="24"/>
          <w:szCs w:val="24"/>
        </w:rPr>
      </w:pPr>
    </w:p>
    <w:p w14:paraId="3A56A1DF"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cuantitativo atiende, según la tesis XXXI/2004, a una magnitud medible. Esa magnitud puede consistir en el cúmulo de irregularidades graves o en el número cierto o calculable racionalmente de votos emitidos en forma irregular.</w:t>
      </w:r>
      <w:r>
        <w:rPr>
          <w:rFonts w:ascii="Arial" w:eastAsia="Arial" w:hAnsi="Arial" w:cs="Arial"/>
          <w:sz w:val="24"/>
          <w:szCs w:val="24"/>
          <w:vertAlign w:val="superscript"/>
        </w:rPr>
        <w:footnoteReference w:id="263"/>
      </w:r>
      <w:r>
        <w:rPr>
          <w:rFonts w:ascii="Arial" w:eastAsia="Arial" w:hAnsi="Arial" w:cs="Arial"/>
          <w:sz w:val="24"/>
          <w:szCs w:val="24"/>
        </w:rPr>
        <w:t xml:space="preserve"> La tesis precisa que ese número puede establecerse mediante prueba directa o indirecta, como la indiciaria. El dato así obtenido se compara con la diferencia entre el primero y el segundo lugar, de modo que la irregularidad es determinante si alcanza a definir el resultado. El juicio de inconformidad SUP-JIN-212/2006, relativo a la elección presidencial de ese año en un </w:t>
        <w:lastRenderedPageBreak/>
        <w:t>distrito de la Ciudad de México, ilustra la versión más depurada de este método.</w:t>
      </w:r>
      <w:r>
        <w:rPr>
          <w:rFonts w:ascii="Arial" w:eastAsia="Arial" w:hAnsi="Arial" w:cs="Arial"/>
          <w:sz w:val="24"/>
          <w:szCs w:val="24"/>
          <w:vertAlign w:val="superscript"/>
        </w:rPr>
        <w:footnoteReference w:id="264"/>
      </w:r>
      <w:r>
        <w:rPr>
          <w:rFonts w:ascii="Arial" w:eastAsia="Arial" w:hAnsi="Arial" w:cs="Arial"/>
          <w:sz w:val="24"/>
          <w:szCs w:val="24"/>
        </w:rPr>
        <w:t xml:space="preserve"> Tras el recuento ordenado incidentalmente, la Sala comparó en cada casilla la mayor discrepancia entre los rubros fundamentales del acta con la diferencia entre los dos primeros lugares. En la casilla 4304 básica, la discrepancia fue de once votos y la diferencia entre los dos primeros lugares de tres, por lo que se anuló la votación.</w:t>
      </w:r>
      <w:r>
        <w:rPr>
          <w:rFonts w:ascii="Arial" w:eastAsia="Arial" w:hAnsi="Arial" w:cs="Arial"/>
          <w:sz w:val="24"/>
          <w:szCs w:val="24"/>
          <w:vertAlign w:val="superscript"/>
        </w:rPr>
        <w:footnoteReference w:id="265"/>
      </w:r>
      <w:r>
        <w:rPr>
          <w:rFonts w:ascii="Arial" w:eastAsia="Arial" w:hAnsi="Arial" w:cs="Arial"/>
          <w:sz w:val="24"/>
          <w:szCs w:val="24"/>
        </w:rPr>
        <w:t xml:space="preserve"> En las casillas en que la discrepancia era menor que esa diferencia, se tuvo por no satisfecho el requisito de la determinancia.</w:t>
      </w:r>
      <w:r>
        <w:rPr>
          <w:rFonts w:ascii="Arial" w:eastAsia="Arial" w:hAnsi="Arial" w:cs="Arial"/>
          <w:sz w:val="24"/>
          <w:szCs w:val="24"/>
          <w:vertAlign w:val="superscript"/>
        </w:rPr>
        <w:footnoteReference w:id="266"/>
      </w:r>
      <w:r>
        <w:rPr>
          <w:rFonts w:ascii="Arial" w:eastAsia="Arial" w:hAnsi="Arial" w:cs="Arial"/>
          <w:sz w:val="24"/>
          <w:szCs w:val="24"/>
        </w:rPr>
        <w:t xml:space="preserve"> En este supuesto, la aritmética funciona correctamente, porque la irregularidad misma es numérica y está documentada en las actas y en la lista nominal.</w:t>
      </w:r>
    </w:p>
    <w:p w14:paraId="288CC466"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dificultad aparece cuando la irregularidad no es numérica. Rodarte Nava y sus coautores, integrantes del tribunal electoral de Zacatecas, advierten que resulta altamente problemático conocer cuántas personas votaron durante el tiempo en que se presentó la situación irregular.</w:t>
      </w:r>
      <w:r>
        <w:rPr>
          <w:rFonts w:ascii="Arial" w:eastAsia="Arial" w:hAnsi="Arial" w:cs="Arial"/>
          <w:sz w:val="24"/>
          <w:szCs w:val="24"/>
          <w:vertAlign w:val="superscript"/>
        </w:rPr>
        <w:footnoteReference w:id="267"/>
      </w:r>
      <w:r>
        <w:rPr>
          <w:rFonts w:ascii="Arial" w:eastAsia="Arial" w:hAnsi="Arial" w:cs="Arial"/>
          <w:sz w:val="24"/>
          <w:szCs w:val="24"/>
        </w:rPr>
        <w:t xml:space="preserve"> Señalan que, por ello, en algunas ocasiones se invalidan sufragios con el argumento de que la violación fue tan grave que se presume su influencia en el resultado. En otras ocasiones, en cambio, se deja de anular ante la imposibilidad de cuantificar los votos emitidos irregularmente. Los autores concluyen que no existe un método definitivo e infalible para conocer con exactitud la cantidad de votos emitidos de manera irregular. Su propuesta consiste en añadir la hora al sello con la leyenda votó que se estampa en la lista nominal, a fin de contabilizar con mayor certeza los sufragios recibidos durante el lapso irregular.</w:t>
      </w:r>
      <w:r>
        <w:rPr>
          <w:rFonts w:ascii="Arial" w:eastAsia="Arial" w:hAnsi="Arial" w:cs="Arial"/>
          <w:sz w:val="24"/>
          <w:szCs w:val="24"/>
          <w:vertAlign w:val="superscript"/>
        </w:rPr>
        <w:footnoteReference w:id="268"/>
      </w:r>
      <w:r>
        <w:rPr>
          <w:rFonts w:ascii="Arial" w:eastAsia="Arial" w:hAnsi="Arial" w:cs="Arial"/>
          <w:sz w:val="24"/>
          <w:szCs w:val="24"/>
        </w:rPr>
        <w:t xml:space="preserve"> Ilustran su utilidad con el caso de un funcionario de casilla que, siendo autoridad municipal, permaneció en la mesa hasta cierta hora. En ese supuesto, la presunción de presión sobre los electores no bastaría por sí sola, porque habría que evidenciar cuántos votaron en esas condiciones.</w:t>
      </w:r>
      <w:r>
        <w:rPr>
          <w:rFonts w:ascii="Arial" w:eastAsia="Arial" w:hAnsi="Arial" w:cs="Arial"/>
          <w:sz w:val="24"/>
          <w:szCs w:val="24"/>
          <w:vertAlign w:val="superscript"/>
        </w:rPr>
        <w:footnoteReference w:id="269"/>
      </w:r>
      <w:r>
        <w:rPr>
          <w:rFonts w:ascii="Arial" w:eastAsia="Arial" w:hAnsi="Arial" w:cs="Arial"/>
          <w:sz w:val="24"/>
          <w:szCs w:val="24"/>
        </w:rPr>
        <w:t xml:space="preserve"> La propuesta es valiosa, pero su alcance es deliberadamente parcial, pues solo sirve cuando la irregularidad está acotada en el tiempo.</w:t>
      </w:r>
    </w:p>
    <w:p w14:paraId="3B575578"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El diagnóstico de Rodarte Nava permite precisar dónde reside el problema epistémico del factor cuantitativo. La precisión del margen de victoria no dice nada sobre el grado de corroboración del hecho irregular ni sobre el número de votos afectados. Saber con exactitud que la diferencia es de quinientos votos no permite concluir que seiscientos electores fueron coaccionados. Ese número debe inferirse a partir de indicios, y la inferencia requiere un estándar que indique cuándo está suficientemente probado. La tesis XXXI/2004 admite expresamente la prueba indiciaria, pero no establece ese estándar. En consecuencia, el factor cuantitativo opera como una comparación aritmética rigurosa entre dos magnitudes, de las cuales solo una está probada con documentos públicos. La otra, el número de votos irregulares, depende de una inferencia cuya suficiencia no se controla. En términos del apartado 1.3, el factor cuantitativo no vulnera por sí mismo el tercer requisito metodológico, porque no pretende cuantificar la probabilidad de la hipótesis. Lo que ocurre es que desplaza la atención hacia una cifra y oculta la decisión previa sobre la suficiencia de la prueba que la sustenta.</w:t>
      </w:r>
    </w:p>
    <w:p w14:paraId="2076C353" w14:textId="77777777" w:rsidR="00BA1C97" w:rsidRPr="00BA1C97" w:rsidRDefault="00BA1C97" w:rsidP="00BA1C97">
      <w:pPr>
        <w:spacing w:line="360" w:lineRule="auto"/>
        <w:rPr>
          <w:rFonts w:ascii="Arial" w:eastAsia="Arial" w:hAnsi="Arial" w:cs="Arial"/>
          <w:sz w:val="24"/>
          <w:szCs w:val="24"/>
        </w:rPr>
      </w:pPr>
    </w:p>
    <w:p w14:paraId="072FFBC1"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2.1.4. El factor cualitativo. Gravedad de la violación y suficiencia probatoria encubierta</w:t>
      </w:r>
    </w:p>
    <w:p w14:paraId="56D9E238" w14:textId="77777777" w:rsidR="00BA1C97" w:rsidRPr="00BA1C97" w:rsidRDefault="00BA1C97" w:rsidP="00BA1C97">
      <w:pPr>
        <w:spacing w:line="360" w:lineRule="auto"/>
        <w:rPr>
          <w:rFonts w:ascii="Arial" w:eastAsia="Arial" w:hAnsi="Arial" w:cs="Arial"/>
          <w:sz w:val="24"/>
          <w:szCs w:val="24"/>
        </w:rPr>
      </w:pPr>
    </w:p>
    <w:p w14:paraId="7FC866A4"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factor cualitativo atiende a la naturaleza y a los rasgos de la violación que permiten calificarla como grave. Según la tesis XXXI/2004, la violación es sustancial cuando conculca principios o valores constitucionales indispensables para una elección libre y auténtica.</w:t>
      </w:r>
      <w:r>
        <w:rPr>
          <w:rFonts w:ascii="Arial" w:eastAsia="Arial" w:hAnsi="Arial" w:cs="Arial"/>
          <w:sz w:val="24"/>
          <w:szCs w:val="24"/>
          <w:vertAlign w:val="superscript"/>
        </w:rPr>
        <w:footnoteReference w:id="270"/>
      </w:r>
      <w:r>
        <w:rPr>
          <w:rFonts w:ascii="Arial" w:eastAsia="Arial" w:hAnsi="Arial" w:cs="Arial"/>
          <w:sz w:val="24"/>
          <w:szCs w:val="24"/>
        </w:rPr>
        <w:t xml:space="preserve"> Entre ellos menciona la legalidad, la certeza, la objetividad, la independencia, la imparcialidad, las características del sufragio y la equidad en la contienda. En la sentencia de Colima, la Sala Superior identificó cuatro elementos para establecer el carácter determinante. Esos elementos son la naturaleza de las violaciones, su magnitud o recurrencia, el número de votos irregulares cuando sea posible establecerlo y la diferencia entre los contendientes.</w:t>
      </w:r>
      <w:r>
        <w:rPr>
          <w:rFonts w:ascii="Arial" w:eastAsia="Arial" w:hAnsi="Arial" w:cs="Arial"/>
          <w:sz w:val="24"/>
          <w:szCs w:val="24"/>
          <w:vertAlign w:val="superscript"/>
        </w:rPr>
        <w:footnoteReference w:id="271"/>
      </w:r>
      <w:r>
        <w:rPr>
          <w:rFonts w:ascii="Arial" w:eastAsia="Arial" w:hAnsi="Arial" w:cs="Arial"/>
          <w:sz w:val="24"/>
          <w:szCs w:val="24"/>
        </w:rPr>
        <w:t xml:space="preserve"> Distinguió, además, cuatro situaciones. Hay irregularidades generalizadas que no son cualitativamente determinantes, violaciones graves pero aisladas que carecen del elemento cuantitativo, </w:t>
        <w:lastRenderedPageBreak/>
        <w:t>violaciones graves y extendidas que se traducen en una cantidad calculable de votos y, por último, infracciones en las que resulta innecesario exigir el aspecto cuantitativo.</w:t>
      </w:r>
      <w:r>
        <w:rPr>
          <w:rFonts w:ascii="Arial" w:eastAsia="Arial" w:hAnsi="Arial" w:cs="Arial"/>
          <w:sz w:val="24"/>
          <w:szCs w:val="24"/>
          <w:vertAlign w:val="superscript"/>
        </w:rPr>
        <w:footnoteReference w:id="272"/>
      </w:r>
      <w:r>
        <w:rPr>
          <w:rFonts w:ascii="Arial" w:eastAsia="Arial" w:hAnsi="Arial" w:cs="Arial"/>
          <w:sz w:val="24"/>
          <w:szCs w:val="24"/>
        </w:rPr>
        <w:t xml:space="preserve"> Este último supuesto comprende, por ejemplo, el escrutinio realizado en el domicilio de militantes de un partido sin la presencia de los demás representantes.</w:t>
      </w:r>
    </w:p>
    <w:p w14:paraId="46169BC9"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La misma sentencia contiene una formulación que interesa directamente a esta investigación. La Sala sostuvo que lo fundamental del carácter determinante es que se acredite plenamente que, de no haber ocurrido la irregularidad, el resultado habría favorecido a otro partido.</w:t>
      </w:r>
      <w:r>
        <w:rPr>
          <w:rFonts w:ascii="Arial" w:eastAsia="Arial" w:hAnsi="Arial" w:cs="Arial"/>
          <w:sz w:val="24"/>
          <w:szCs w:val="24"/>
          <w:vertAlign w:val="superscript"/>
        </w:rPr>
        <w:footnoteReference w:id="273"/>
      </w:r>
      <w:r>
        <w:rPr>
          <w:rFonts w:ascii="Arial" w:eastAsia="Arial" w:hAnsi="Arial" w:cs="Arial"/>
          <w:sz w:val="24"/>
          <w:szCs w:val="24"/>
        </w:rPr>
        <w:t xml:space="preserve"> Añadió, como alternativa, que las irregularidades generen una duda fundada y razonable sobre el resultado electoral. Más adelante habló de la probabilidad seria, fundada o razonable de que se afectó decisivamente el resultado.</w:t>
      </w:r>
      <w:r>
        <w:rPr>
          <w:rFonts w:ascii="Arial" w:eastAsia="Arial" w:hAnsi="Arial" w:cs="Arial"/>
          <w:sz w:val="24"/>
          <w:szCs w:val="24"/>
          <w:vertAlign w:val="superscript"/>
        </w:rPr>
        <w:footnoteReference w:id="274"/>
      </w:r>
      <w:r>
        <w:rPr>
          <w:rFonts w:ascii="Arial" w:eastAsia="Arial" w:hAnsi="Arial" w:cs="Arial"/>
          <w:sz w:val="24"/>
          <w:szCs w:val="24"/>
        </w:rPr>
        <w:t xml:space="preserve"> Estas expresiones no describen la gravedad de la violación, sino el grado de corroboración exigido para tener por acreditado su impacto. Constituyen, por tanto, un estándar de prueba formulado en el interior del factor cualitativo, aunque sin identificarlo como tal. Además, la sentencia alterna entre la acreditación plena y la duda razonable, que son umbrales de exigencia muy distinta. Esa alternancia confirma que la suficiencia probatoria de la determinancia se decide en cada caso. En términos del apartado 1.3, la formulación incumple el segundo requisito metodológico, porque no identifica un resultado probatorio mínimo.</w:t>
      </w:r>
    </w:p>
    <w:p w14:paraId="6C6351BF"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El riesgo que de ahí se deriva fue descrito con precisión por Rodarte Nava y sus coautores. Cuando la gravedad de la violación se utiliza para presumir su influencia en el resultado, la calificación sustantiva sustituye a la prueba del impacto.</w:t>
      </w:r>
      <w:r>
        <w:rPr>
          <w:rFonts w:ascii="Arial" w:eastAsia="Arial" w:hAnsi="Arial" w:cs="Arial"/>
          <w:sz w:val="24"/>
          <w:szCs w:val="24"/>
          <w:vertAlign w:val="superscript"/>
        </w:rPr>
        <w:footnoteReference w:id="275"/>
      </w:r>
      <w:r>
        <w:rPr>
          <w:rFonts w:ascii="Arial" w:eastAsia="Arial" w:hAnsi="Arial" w:cs="Arial"/>
          <w:sz w:val="24"/>
          <w:szCs w:val="24"/>
        </w:rPr>
        <w:t xml:space="preserve"> El razonamiento incurre entonces en un deslizamiento categorial. La importancia del principio vulnerado, que es una cuestión normativa, se emplea para dar por satisfecha una exigencia fáctica sobre la trascendencia de la conducta. Este deslizamiento no es inevitable, pues la jurisprudencia admite supuestos en que la irregularidad destruye por sí misma la certeza del resultado. En tales supuestos, sin embargo, la determinancia deja de ser un juicio causal y se convierte en una regla de invalidez por la naturaleza de la infracción. Si esa es la opción del sistema, debería expresarse como tal y no como una </w:t>
        <w:lastRenderedPageBreak/>
        <w:t>inferencia sobre votos no cuantificados. La confusión entre ambas posibilidades permite que la gravedad opere, según el caso, como sustituto de la prueba o como razón para exigir una prueba más rigurosa. En ambas direcciones, la decisión probatoria queda sin un criterio controlable.</w:t>
      </w:r>
    </w:p>
    <w:p w14:paraId="39440386" w14:textId="77777777" w:rsidR="00BA1C97" w:rsidRPr="00BA1C97" w:rsidRDefault="00BA1C97" w:rsidP="00BA1C97">
      <w:pPr>
        <w:spacing w:line="360" w:lineRule="auto"/>
        <w:rPr>
          <w:rFonts w:ascii="Arial" w:eastAsia="Arial" w:hAnsi="Arial" w:cs="Arial"/>
          <w:sz w:val="24"/>
          <w:szCs w:val="24"/>
        </w:rPr>
      </w:pPr>
    </w:p>
    <w:p w14:paraId="0147FE5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2.1.5. El factor constitucional. La presunción del cinco por ciento y su alcance</w:t>
      </w:r>
    </w:p>
    <w:p w14:paraId="41F49D67" w14:textId="77777777" w:rsidR="00BA1C97" w:rsidRPr="00BA1C97" w:rsidRDefault="00BA1C97" w:rsidP="00BA1C97">
      <w:pPr>
        <w:spacing w:line="360" w:lineRule="auto"/>
        <w:rPr>
          <w:rFonts w:ascii="Arial" w:eastAsia="Arial" w:hAnsi="Arial" w:cs="Arial"/>
          <w:sz w:val="24"/>
          <w:szCs w:val="24"/>
        </w:rPr>
      </w:pPr>
    </w:p>
    <w:p w14:paraId="60475DCC"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presunción de determinancia del artículo 41, base VI, ha sido interpretada por la Sala Superior como una presunción relativa. En la contradicción de criterios SUP-CDC-2/2017, la Sala sostuvo que esa previsión no es limitativa ni condiciona la nulidad a un porcentaje específico de votos.</w:t>
      </w:r>
      <w:r>
        <w:rPr>
          <w:rFonts w:ascii="Arial" w:eastAsia="Arial" w:hAnsi="Arial" w:cs="Arial"/>
          <w:sz w:val="24"/>
          <w:szCs w:val="24"/>
          <w:vertAlign w:val="superscript"/>
        </w:rPr>
        <w:footnoteReference w:id="276"/>
      </w:r>
      <w:r>
        <w:rPr>
          <w:rFonts w:ascii="Arial" w:eastAsia="Arial" w:hAnsi="Arial" w:cs="Arial"/>
          <w:sz w:val="24"/>
          <w:szCs w:val="24"/>
        </w:rPr>
        <w:t xml:space="preserve"> Se trata de un parámetro mínimo a partir del cual se puede estimar, salvo prueba en contrario, que la violación es determinante. La Sala argumentó que, si el Constituyente hubiese querido una regla absoluta, habría evitado el verbo presumir.</w:t>
      </w:r>
      <w:r>
        <w:rPr>
          <w:rFonts w:ascii="Arial" w:eastAsia="Arial" w:hAnsi="Arial" w:cs="Arial"/>
          <w:sz w:val="24"/>
          <w:szCs w:val="24"/>
          <w:vertAlign w:val="superscript"/>
        </w:rPr>
        <w:footnoteReference w:id="277"/>
      </w:r>
      <w:r>
        <w:rPr>
          <w:rFonts w:ascii="Arial" w:eastAsia="Arial" w:hAnsi="Arial" w:cs="Arial"/>
          <w:sz w:val="24"/>
          <w:szCs w:val="24"/>
        </w:rPr>
        <w:t xml:space="preserve"> Añadió que la invalidez de la voluntad ciudadana exige el mayor grado de certeza de que las violaciones son efectivamente determinantes. Cuando la diferencia es igual o mayor al cinco por ciento, la presunción no opera, pero la determinancia puede acreditarse mediante los factores cualitativo y cuantitativo de la tesis XXXI/2004.</w:t>
      </w:r>
      <w:r>
        <w:rPr>
          <w:rFonts w:ascii="Arial" w:eastAsia="Arial" w:hAnsi="Arial" w:cs="Arial"/>
          <w:sz w:val="24"/>
          <w:szCs w:val="24"/>
          <w:vertAlign w:val="superscript"/>
        </w:rPr>
        <w:footnoteReference w:id="278"/>
      </w:r>
      <w:r>
        <w:rPr>
          <w:rFonts w:ascii="Arial" w:eastAsia="Arial" w:hAnsi="Arial" w:cs="Arial"/>
          <w:sz w:val="24"/>
          <w:szCs w:val="24"/>
        </w:rPr>
        <w:t xml:space="preserve"> La regla resultante distribuye la carga de la prueba según el margen, aunque en ambos supuestos deja al juzgador la decisión final sobre la actualización del elemento.</w:t>
      </w:r>
      <w:r>
        <w:rPr>
          <w:rFonts w:ascii="Arial" w:eastAsia="Arial" w:hAnsi="Arial" w:cs="Arial"/>
          <w:sz w:val="24"/>
          <w:szCs w:val="24"/>
          <w:vertAlign w:val="superscript"/>
        </w:rPr>
        <w:footnoteReference w:id="279"/>
      </w:r>
      <w:r>
        <w:rPr>
          <w:rFonts w:ascii="Arial" w:eastAsia="Arial" w:hAnsi="Arial" w:cs="Arial"/>
          <w:sz w:val="24"/>
          <w:szCs w:val="24"/>
        </w:rPr>
        <w:t xml:space="preserve"> Dicho de otro modo, la presunción asigna quién debe probar, pero no fija cuánto debe probarse.</w:t>
      </w:r>
    </w:p>
    <w:p w14:paraId="2CE63733"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interpretación obliga a corregir dos objeciones frecuentes contra la regla del cinco por ciento. La primera sostiene que una infracción grave cometida en una elección con un margen superior al umbral se vuelve inimpugnable. La contradicción de criterios muestra lo contrario, pues fuera del umbral la determinancia puede acreditarse, aunque la carga recae en quien pretende la nulidad. La segunda sostiene que, dentro del umbral, cualquier indicio leve basta para anular. Tampoco es exacto, porque la presunción solo alcanza a la determinancia y deja intacta la exigencia de acreditar de manera objetiva y </w:t>
        <w:lastRenderedPageBreak/>
        <w:t>material la violación, su gravedad y el dolo.</w:t>
      </w:r>
      <w:r>
        <w:rPr>
          <w:rFonts w:ascii="Arial" w:eastAsia="Arial" w:hAnsi="Arial" w:cs="Arial"/>
          <w:sz w:val="24"/>
          <w:szCs w:val="24"/>
          <w:vertAlign w:val="superscript"/>
        </w:rPr>
        <w:footnoteReference w:id="280"/>
      </w:r>
      <w:r>
        <w:rPr>
          <w:rFonts w:ascii="Arial" w:eastAsia="Arial" w:hAnsi="Arial" w:cs="Arial"/>
          <w:sz w:val="24"/>
          <w:szCs w:val="24"/>
        </w:rPr>
        <w:t xml:space="preserve"> El defecto de la regla es otro. La presunción es una regla de carga y, como se expuso en el apartado 1.2, las cargas presuponen un estándar de suficiencia que les dé contenido. El sistema establece quién soporta el riesgo de la falta de prueba, pero no indica qué grado de corroboración desvirtúa la presunción ni cuál la establece fuera del umbral. La expresión mayor grado de certeza, empleada por la propia Sala, carece de un umbral identificable.</w:t>
      </w:r>
    </w:p>
    <w:p w14:paraId="16E05C12"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análisis de la determinancia en el SUP-REC-1388/2018 confirma este diagnóstico. El caso versó sobre la elección de la alcaldía de Coyoacán, en la que se acreditaron actos de violencia política por razón de género contra una candidata.</w:t>
      </w:r>
      <w:r>
        <w:rPr>
          <w:rFonts w:ascii="Arial" w:eastAsia="Arial" w:hAnsi="Arial" w:cs="Arial"/>
          <w:sz w:val="24"/>
          <w:szCs w:val="24"/>
          <w:vertAlign w:val="superscript"/>
        </w:rPr>
        <w:footnoteReference w:id="281"/>
      </w:r>
      <w:r>
        <w:rPr>
          <w:rFonts w:ascii="Arial" w:eastAsia="Arial" w:hAnsi="Arial" w:cs="Arial"/>
          <w:sz w:val="24"/>
          <w:szCs w:val="24"/>
        </w:rPr>
        <w:t xml:space="preserve"> La Sala afirmó que el estándar para analizar la determinancia debía ser mínimo para quien pretende demostrar ese tipo de violencia.</w:t>
      </w:r>
      <w:r>
        <w:rPr>
          <w:rFonts w:ascii="Arial" w:eastAsia="Arial" w:hAnsi="Arial" w:cs="Arial"/>
          <w:sz w:val="24"/>
          <w:szCs w:val="24"/>
          <w:vertAlign w:val="superscript"/>
        </w:rPr>
        <w:footnoteReference w:id="282"/>
      </w:r>
      <w:r>
        <w:rPr>
          <w:rFonts w:ascii="Arial" w:eastAsia="Arial" w:hAnsi="Arial" w:cs="Arial"/>
          <w:sz w:val="24"/>
          <w:szCs w:val="24"/>
        </w:rPr>
        <w:t xml:space="preserve"> Sin embargo, al examinar unos videos difundidos en redes sociales, sostuvo que no bastaba conocer cuántas veces fueron vistos, sino que era necesario conocer la influencia que tuvieron en la definición del voto.</w:t>
      </w:r>
      <w:r>
        <w:rPr>
          <w:rFonts w:ascii="Arial" w:eastAsia="Arial" w:hAnsi="Arial" w:cs="Arial"/>
          <w:sz w:val="24"/>
          <w:szCs w:val="24"/>
          <w:vertAlign w:val="superscript"/>
        </w:rPr>
        <w:footnoteReference w:id="283"/>
      </w:r>
      <w:r>
        <w:rPr>
          <w:rFonts w:ascii="Arial" w:eastAsia="Arial" w:hAnsi="Arial" w:cs="Arial"/>
          <w:sz w:val="24"/>
          <w:szCs w:val="24"/>
        </w:rPr>
        <w:t xml:space="preserve"> Con una diferencia de 11.11 por ciento, concluyó que la determinancia no quedaba razonablemente acreditada y que correspondía a la parte actora demostrar la trascendencia.</w:t>
      </w:r>
      <w:r>
        <w:rPr>
          <w:rFonts w:ascii="Arial" w:eastAsia="Arial" w:hAnsi="Arial" w:cs="Arial"/>
          <w:sz w:val="24"/>
          <w:szCs w:val="24"/>
          <w:vertAlign w:val="superscript"/>
        </w:rPr>
        <w:footnoteReference w:id="284"/>
      </w:r>
      <w:r>
        <w:rPr>
          <w:rFonts w:ascii="Arial" w:eastAsia="Arial" w:hAnsi="Arial" w:cs="Arial"/>
          <w:sz w:val="24"/>
          <w:szCs w:val="24"/>
        </w:rPr>
        <w:t xml:space="preserve"> La sentencia enuncia, así, un estándar mínimo y exige después una prueba de influencia sobre el voto que, según el diagnóstico de Rodarte Nava, es de muy difícil obtención. En su voto razonado, el magistrado Reyes Rodríguez Mondragón advirtió que esa exigencia fijaba un estándar prácticamente imposible.</w:t>
      </w:r>
      <w:r>
        <w:rPr>
          <w:rFonts w:ascii="Arial" w:eastAsia="Arial" w:hAnsi="Arial" w:cs="Arial"/>
          <w:sz w:val="24"/>
          <w:szCs w:val="24"/>
          <w:vertAlign w:val="superscript"/>
        </w:rPr>
        <w:footnoteReference w:id="285"/>
      </w:r>
      <w:r>
        <w:rPr>
          <w:rFonts w:ascii="Arial" w:eastAsia="Arial" w:hAnsi="Arial" w:cs="Arial"/>
          <w:sz w:val="24"/>
          <w:szCs w:val="24"/>
        </w:rPr>
        <w:t xml:space="preserve"> La tensión entre ambas afirmaciones solo puede explicarse por la ausencia de un umbral previamente definido.</w:t>
      </w:r>
    </w:p>
    <w:p w14:paraId="3838EF63" w14:textId="77777777" w:rsidR="00BA1C97" w:rsidRPr="00BA1C97" w:rsidRDefault="00BA1C97" w:rsidP="00BA1C97">
      <w:pPr>
        <w:spacing w:line="360" w:lineRule="auto"/>
        <w:rPr>
          <w:rFonts w:ascii="Arial" w:eastAsia="Arial" w:hAnsi="Arial" w:cs="Arial"/>
          <w:sz w:val="24"/>
          <w:szCs w:val="24"/>
        </w:rPr>
      </w:pPr>
    </w:p>
    <w:p w14:paraId="7B44826D"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2.1.6. El error de categoría proyectado sobre los tres factores</w:t>
      </w:r>
    </w:p>
    <w:p w14:paraId="0E4C8B28" w14:textId="77777777" w:rsidR="00BA1C97" w:rsidRPr="00BA1C97" w:rsidRDefault="00BA1C97" w:rsidP="00BA1C97">
      <w:pPr>
        <w:spacing w:line="360" w:lineRule="auto"/>
        <w:rPr>
          <w:rFonts w:ascii="Arial" w:eastAsia="Arial" w:hAnsi="Arial" w:cs="Arial"/>
          <w:sz w:val="24"/>
          <w:szCs w:val="24"/>
        </w:rPr>
      </w:pPr>
    </w:p>
    <w:p w14:paraId="2983453D"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 xml:space="preserve">Los requisitos metodológicos expuestos en el apartado 1.3 permiten precisar la forma que adopta el error de categoría en cada factor. Un estándar válido debe remitir a la </w:t>
        <w:lastRenderedPageBreak/>
        <w:t>capacidad justificativa del acervo, fijar un umbral con vaguedad minimizada, emplear criterios de probabilidad inductiva y guardar coherencia con las demás decisiones del proceso.</w:t>
      </w:r>
      <w:r>
        <w:rPr>
          <w:rFonts w:ascii="Arial" w:eastAsia="Arial" w:hAnsi="Arial" w:cs="Arial"/>
          <w:sz w:val="24"/>
          <w:szCs w:val="24"/>
          <w:vertAlign w:val="superscript"/>
        </w:rPr>
        <w:footnoteReference w:id="286"/>
      </w:r>
      <w:r>
        <w:rPr>
          <w:rFonts w:ascii="Arial" w:eastAsia="Arial" w:hAnsi="Arial" w:cs="Arial"/>
          <w:sz w:val="24"/>
          <w:szCs w:val="24"/>
        </w:rPr>
        <w:t xml:space="preserve"> Ninguno de los tres factores de la determinancia fue concebido como estándar de prueba, sino como criterio sustantivo de trascendencia. El error consiste en atribuir a los factores una función que no pueden cumplir. En el factor constitucional, la presunción del cinco por ciento se trata como si resolviera la suficiencia probatoria, cuando solo distribuye la carga. En el factor cuantitativo, la exactitud del margen se trata como si confiriera exactitud al número de votos irregulares, que en realidad depende de una inferencia no controlada. En el factor cualitativo, la gravedad del principio vulnerado se trata como si acreditara el impacto de la conducta. En los tres casos, la cuestión probatoria queda absorbida por una categoría sustantiva. La tabla 2 sintetiza esta proyección.</w:t>
      </w:r>
    </w:p>
    <w:p w14:paraId="2C04087B"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2500"/>
        <w:gridCol w:w="2338"/>
      </w:tblGrid>
      <w:tr w:rsidR="00BA1C97" w:rsidRPr="00BA1C97" w14:paraId="2F611B25" w14:textId="77777777" w:rsidTr="00D71922">
        <w:trPr>
          <w:cantSplit/>
          <w:tblHeader/>
        </w:trPr>
        <w:tc>
          <w:tcPr>
            <w:tcW w:w="1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C62FE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Factor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B29576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Objeto propio</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0A44F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Función que se le atribuye indebidamente</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045C9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Requisito metodológico afectado</w:t>
            </w:r>
          </w:p>
        </w:tc>
      </w:tr>
      <w:tr w:rsidR="00BA1C97" w:rsidRPr="00BA1C97" w14:paraId="5A173260"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5B31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Constitucional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92A41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Presunción relativa de determinancia cuando el margen es menor al cinco por ciento</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AE1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Resolver la suficiencia de la prueba del hecho y de su impacto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4F2A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distribuye la carga sin fijar el umbral</w:t>
            </w:r>
          </w:p>
        </w:tc>
      </w:tr>
      <w:tr w:rsidR="00BA1C97" w:rsidRPr="00BA1C97" w14:paraId="76DA830C"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F47B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Cuantitativo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37481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entre votos irregulares y margen de victoria</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4B50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Conferir exactitud a un número de votos que depende de una inferencia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329DB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Segundo, pues no controla la suficiencia de la inferencia indiciaria</w:t>
            </w:r>
          </w:p>
        </w:tc>
      </w:tr>
      <w:tr w:rsidR="00BA1C97" w:rsidRPr="00BA1C97" w14:paraId="47A8129D" w14:textId="77777777" w:rsidTr="00D71922">
        <w:trPr>
          <w:cantSplit/>
        </w:trPr>
        <w:tc>
          <w:tcPr>
            <w:tcW w:w="1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E25B7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Cualitativo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DBEB0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Calificación de la gravedad de la violación y de los principios afectados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D43C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Acreditar el impacto de la conducta a partir de su gravedad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6416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Primero y segundo, pues remite a la apreciación del juzgador sin umbral identificable</w:t>
            </w:r>
          </w:p>
        </w:tc>
      </w:tr>
    </w:tbl>
    <w:p w14:paraId="15DEF71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2. El error de categoría en los tres factores de la determinancia. Elaboración propia con base en Ferrer Beltrán, Prueba sin convicción, p. 29, y en los criterios jurisprudenciales citados.</w:t>
      </w:r>
    </w:p>
    <w:p w14:paraId="25B9EFF8" w14:textId="77777777" w:rsidR="00BA1C97" w:rsidRPr="00BA1C97" w:rsidRDefault="00BA1C97" w:rsidP="00BA1C97">
      <w:pPr>
        <w:spacing w:line="360" w:lineRule="auto"/>
        <w:rPr>
          <w:rFonts w:ascii="Arial" w:eastAsia="Arial" w:hAnsi="Arial" w:cs="Arial"/>
          <w:sz w:val="24"/>
          <w:szCs w:val="24"/>
        </w:rPr>
      </w:pPr>
    </w:p>
    <w:p w14:paraId="6937C2ED" w14:textId="77777777" w:rsidR="00BA1C97" w:rsidRPr="00BA1C97" w:rsidRDefault="00BA1C97" w:rsidP="00BA1C97">
      <w:pPr>
        <w:spacing w:line="360" w:lineRule="auto"/>
        <w:rPr>
          <w:rFonts w:ascii="Arial" w:eastAsia="Arial" w:hAnsi="Arial" w:cs="Arial"/>
          <w:sz w:val="24"/>
          <w:szCs w:val="24"/>
        </w:rPr>
      </w:pPr>
    </w:p>
    <w:p w14:paraId="1B3DE307"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2.1.7. Consecuencias prácticas. La variación del umbral en los casos</w:t>
      </w:r>
    </w:p>
    <w:p w14:paraId="303B50B8" w14:textId="77777777" w:rsidR="00BA1C97" w:rsidRPr="00BA1C97" w:rsidRDefault="00BA1C97" w:rsidP="00BA1C97">
      <w:pPr>
        <w:spacing w:line="360" w:lineRule="auto"/>
        <w:rPr>
          <w:rFonts w:ascii="Arial" w:eastAsia="Arial" w:hAnsi="Arial" w:cs="Arial"/>
          <w:sz w:val="24"/>
          <w:szCs w:val="24"/>
        </w:rPr>
      </w:pPr>
    </w:p>
    <w:p w14:paraId="6E94802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sentencia de Colima ofrece la ilustración más clara de esta variación, porque la divergencia se produjo dentro de un mismo tribunal y sobre un mismo acervo. La mayoría tuvo por acreditadas declaraciones recurrentes del gobernador en funciones contra candidatos opositores y a favor del partido gobernante, así como propaganda gubernamental difundida en periodo prohibido.</w:t>
      </w:r>
      <w:r>
        <w:rPr>
          <w:rFonts w:ascii="Arial" w:eastAsia="Arial" w:hAnsi="Arial" w:cs="Arial"/>
          <w:sz w:val="24"/>
          <w:szCs w:val="24"/>
          <w:vertAlign w:val="superscript"/>
        </w:rPr>
        <w:footnoteReference w:id="287"/>
      </w:r>
      <w:r>
        <w:rPr>
          <w:rFonts w:ascii="Arial" w:eastAsia="Arial" w:hAnsi="Arial" w:cs="Arial"/>
          <w:sz w:val="24"/>
          <w:szCs w:val="24"/>
        </w:rPr>
        <w:t xml:space="preserve"> Para valorar el impacto de las notas periodísticas, invocó como hecho notorio el tiraje de los diarios locales y lo empleó como indicio de su difusión.</w:t>
      </w:r>
      <w:r>
        <w:rPr>
          <w:rFonts w:ascii="Arial" w:eastAsia="Arial" w:hAnsi="Arial" w:cs="Arial"/>
          <w:sz w:val="24"/>
          <w:szCs w:val="24"/>
          <w:vertAlign w:val="superscript"/>
        </w:rPr>
        <w:footnoteReference w:id="288"/>
      </w:r>
      <w:r>
        <w:rPr>
          <w:rFonts w:ascii="Arial" w:eastAsia="Arial" w:hAnsi="Arial" w:cs="Arial"/>
          <w:sz w:val="24"/>
          <w:szCs w:val="24"/>
        </w:rPr>
        <w:t xml:space="preserve"> Con una diferencia de 7.34 por ciento entre los dos primeros lugares, concluyó que existía una probabilidad seria, fundada y razonable de que las irregularidades hubieran alterado el resultado.</w:t>
      </w:r>
      <w:r>
        <w:rPr>
          <w:rFonts w:ascii="Arial" w:eastAsia="Arial" w:hAnsi="Arial" w:cs="Arial"/>
          <w:sz w:val="24"/>
          <w:szCs w:val="24"/>
          <w:vertAlign w:val="superscript"/>
        </w:rPr>
        <w:footnoteReference w:id="289"/>
      </w:r>
      <w:r>
        <w:rPr>
          <w:rFonts w:ascii="Arial" w:eastAsia="Arial" w:hAnsi="Arial" w:cs="Arial"/>
          <w:sz w:val="24"/>
          <w:szCs w:val="24"/>
        </w:rPr>
        <w:t xml:space="preserve"> La elección se anuló por mayoría de cuatro votos contra tres.</w:t>
      </w:r>
      <w:r>
        <w:rPr>
          <w:rFonts w:ascii="Arial" w:eastAsia="Arial" w:hAnsi="Arial" w:cs="Arial"/>
          <w:sz w:val="24"/>
          <w:szCs w:val="24"/>
          <w:vertAlign w:val="superscript"/>
        </w:rPr>
        <w:footnoteReference w:id="290"/>
      </w:r>
      <w:r>
        <w:rPr>
          <w:rFonts w:ascii="Arial" w:eastAsia="Arial" w:hAnsi="Arial" w:cs="Arial"/>
          <w:sz w:val="24"/>
          <w:szCs w:val="24"/>
        </w:rPr>
        <w:t xml:space="preserve"> Los magistrados disidentes compararon la votación de gobernador con la de las elecciones concurrentes de ayuntamientos y diputaciones locales. Concluyeron que no existía demostración fehaciente de que la intervención del gobernador hubiese generado una afectación suficiente para anular la elección.</w:t>
      </w:r>
      <w:r>
        <w:rPr>
          <w:rFonts w:ascii="Arial" w:eastAsia="Arial" w:hAnsi="Arial" w:cs="Arial"/>
          <w:sz w:val="24"/>
          <w:szCs w:val="24"/>
          <w:vertAlign w:val="superscript"/>
        </w:rPr>
        <w:footnoteReference w:id="291"/>
      </w:r>
      <w:r>
        <w:rPr>
          <w:rFonts w:ascii="Arial" w:eastAsia="Arial" w:hAnsi="Arial" w:cs="Arial"/>
          <w:sz w:val="24"/>
          <w:szCs w:val="24"/>
        </w:rPr>
        <w:t xml:space="preserve"> Ambas posiciones aplicaron el mismo artículo 16 y los mismos criterios de la lógica, la sana crítica y la experiencia, pero exigieron umbrales distintos.</w:t>
      </w:r>
    </w:p>
    <w:p w14:paraId="5204514C"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Otros precedentes muestran el mismo fenómeno en contextos diversos. En el SUP-JRC-604/2007, la Sala Superior confirmó la nulidad de la elección municipal de Yurécuaro, Michoacán, por actos de campaña vinculados con símbolos y festividades religiosas.</w:t>
      </w:r>
      <w:r>
        <w:rPr>
          <w:rFonts w:ascii="Arial" w:eastAsia="Arial" w:hAnsi="Arial" w:cs="Arial"/>
          <w:sz w:val="24"/>
          <w:szCs w:val="24"/>
          <w:vertAlign w:val="superscript"/>
        </w:rPr>
        <w:footnoteReference w:id="292"/>
      </w:r>
      <w:r>
        <w:rPr>
          <w:rFonts w:ascii="Arial" w:eastAsia="Arial" w:hAnsi="Arial" w:cs="Arial"/>
          <w:sz w:val="24"/>
          <w:szCs w:val="24"/>
        </w:rPr>
        <w:t xml:space="preserve"> Las pruebas eran principalmente técnicas y privadas, a las que el tribunal local había conferido valor indiciario.</w:t>
      </w:r>
      <w:r>
        <w:rPr>
          <w:rFonts w:ascii="Arial" w:eastAsia="Arial" w:hAnsi="Arial" w:cs="Arial"/>
          <w:sz w:val="24"/>
          <w:szCs w:val="24"/>
          <w:vertAlign w:val="superscript"/>
        </w:rPr>
        <w:footnoteReference w:id="293"/>
      </w:r>
      <w:r>
        <w:rPr>
          <w:rFonts w:ascii="Arial" w:eastAsia="Arial" w:hAnsi="Arial" w:cs="Arial"/>
          <w:sz w:val="24"/>
          <w:szCs w:val="24"/>
        </w:rPr>
        <w:t xml:space="preserve"> La Sala sostuvo que esas pruebas, adminiculadas entre sí y sin elemento que las desvirtuara, permitían tener por evidenciadas las irregularidades.</w:t>
      </w:r>
      <w:r>
        <w:rPr>
          <w:rFonts w:ascii="Arial" w:eastAsia="Arial" w:hAnsi="Arial" w:cs="Arial"/>
          <w:sz w:val="24"/>
          <w:szCs w:val="24"/>
          <w:vertAlign w:val="superscript"/>
        </w:rPr>
        <w:footnoteReference w:id="294"/>
      </w:r>
      <w:r>
        <w:rPr>
          <w:rFonts w:ascii="Arial" w:eastAsia="Arial" w:hAnsi="Arial" w:cs="Arial"/>
          <w:sz w:val="24"/>
          <w:szCs w:val="24"/>
        </w:rPr>
        <w:t xml:space="preserve"> En el SUP-JIN-359/2012, en cambio, la demanda de invalidez de la elección presidencial por rebase de topes de gasto fue desestimada. Olaiz González explica que la Sala careció del dictamen consolidado de la autoridad </w:t>
        <w:lastRenderedPageBreak/>
        <w:t>fiscalizadora, que era el elemento necesario para establecer el grado de determinancia.</w:t>
      </w:r>
      <w:r>
        <w:rPr>
          <w:rFonts w:ascii="Arial" w:eastAsia="Arial" w:hAnsi="Arial" w:cs="Arial"/>
          <w:sz w:val="24"/>
          <w:szCs w:val="24"/>
          <w:vertAlign w:val="superscript"/>
        </w:rPr>
        <w:footnoteReference w:id="295"/>
      </w:r>
      <w:r>
        <w:rPr>
          <w:rFonts w:ascii="Arial" w:eastAsia="Arial" w:hAnsi="Arial" w:cs="Arial"/>
          <w:sz w:val="24"/>
          <w:szCs w:val="24"/>
        </w:rPr>
        <w:t xml:space="preserve"> El autor describe la opción adoptada como una calificación con evidencia limitada, bajo una suerte de principio in dubio pro electionem.</w:t>
      </w:r>
      <w:r>
        <w:rPr>
          <w:rFonts w:ascii="Arial" w:eastAsia="Arial" w:hAnsi="Arial" w:cs="Arial"/>
          <w:sz w:val="24"/>
          <w:szCs w:val="24"/>
          <w:vertAlign w:val="superscript"/>
        </w:rPr>
        <w:footnoteReference w:id="296"/>
      </w:r>
      <w:r>
        <w:rPr>
          <w:rFonts w:ascii="Arial" w:eastAsia="Arial" w:hAnsi="Arial" w:cs="Arial"/>
          <w:sz w:val="24"/>
          <w:szCs w:val="24"/>
        </w:rPr>
        <w:t xml:space="preserve"> La tabla 3 compara estos casos con el SUP-REC-1388/2018.</w:t>
      </w:r>
    </w:p>
    <w:p w14:paraId="0AAFAC40"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000"/>
        <w:gridCol w:w="2138"/>
        <w:gridCol w:w="1400"/>
      </w:tblGrid>
      <w:tr w:rsidR="00BA1C97" w:rsidRPr="00BA1C97" w14:paraId="2D2C0121"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06FCC5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Caso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BFF358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Margen</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B5ECB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Prueba del impacto</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646EC7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Expresión de la exigencia</w:t>
            </w:r>
          </w:p>
        </w:tc>
        <w:tc>
          <w:tcPr>
            <w:tcW w:w="1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9E97B4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Resultado</w:t>
            </w:r>
          </w:p>
        </w:tc>
      </w:tr>
      <w:tr w:rsidR="00BA1C97" w:rsidRPr="00BA1C97" w14:paraId="7358BA1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3425C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SUP-JRC-221/2003, Colima</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943F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7.34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D229CF"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Notas periodísticas y tiraje de diarios como indicio</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9ACF6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Probabilidad seria, fundada y razonable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1471A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 por cuatro votos contra tres</w:t>
            </w:r>
          </w:p>
        </w:tc>
      </w:tr>
      <w:tr w:rsidR="00BA1C97" w:rsidRPr="00BA1C97" w14:paraId="5B6AEFF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E87E9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Voto particular en el mismo asunto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4E40F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Idéntico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1E84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Comparación con elecciones concurrentes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BC64B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Demostración fehaciente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004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6D67BACB"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8565D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SUP-JRC-604/2007, Yurécuaro</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A009E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1,545 votos, según los agravios del actor</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A78F04"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Pruebas técnicas y privadas adminiculadas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2698F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Irregularidades evidenciadas y no desvirtuadas</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C6459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Confirma la nulidad</w:t>
            </w:r>
          </w:p>
        </w:tc>
      </w:tr>
      <w:tr w:rsidR="00BA1C97" w:rsidRPr="00BA1C97" w14:paraId="57484CBD"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75E5E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SUP-JIN-359/2012, elección presidencial</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016E9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No aplicable</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D5082"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Ausencia del dictamen consolidado de gastos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064C0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Evidencia limitada, según Olaiz González</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9FFA0B"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r w:rsidR="00BA1C97" w:rsidRPr="00BA1C97" w14:paraId="4F0BDBCA"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4D9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SUP-REC-1388/2018, Coyoacán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FDAB5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11.11 por ciento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A2B6F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Videos y actos de violencia política acreditados</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530351"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mínimo, pero influencia sobre el voto no acreditada razonablemente</w:t>
            </w:r>
          </w:p>
        </w:tc>
        <w:tc>
          <w:tcPr>
            <w:tcW w:w="1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B31A7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Validez</w:t>
            </w:r>
          </w:p>
        </w:tc>
      </w:tr>
    </w:tbl>
    <w:p w14:paraId="14FBBEF0"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3. Expresiones de la exigencia probatoria sobre la determinancia en casos seleccionados. Elaboración propia con base en las sentencias citadas y en Olaiz González, Estudio de la sentencia SUP-JIN-359/2012, pp. 65-70. El margen de Yurécuaro consta en SUP-JRC-604/2007, p. 43.</w:t>
      </w:r>
    </w:p>
    <w:p w14:paraId="18D8AC8B" w14:textId="77777777" w:rsidR="00BA1C97" w:rsidRPr="00BA1C97" w:rsidRDefault="00BA1C97" w:rsidP="00BA1C97">
      <w:pPr>
        <w:spacing w:line="360" w:lineRule="auto"/>
        <w:rPr>
          <w:rFonts w:ascii="Arial" w:eastAsia="Arial" w:hAnsi="Arial" w:cs="Arial"/>
          <w:sz w:val="24"/>
          <w:szCs w:val="24"/>
        </w:rPr>
      </w:pPr>
    </w:p>
    <w:p w14:paraId="4B60228B" w14:textId="77777777" w:rsidR="00BA1C97" w:rsidRPr="00BA1C97" w:rsidRDefault="00BA1C97" w:rsidP="00BA1C9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permite una conclusión prudente. No se sostiene aquí que alguna de estas decisiones sea incorrecta, ni que exista una tendencia política en el sentido de los fallos. Los casos difieren en sus hechos, en sus pruebas y en el marco normativo aplicable, por lo que no son directamente comparables en cuanto a su resultado. Lo que sí revelan es que la exigencia probatoria sobre la determinancia se formula en cada caso </w:t>
        <w:lastRenderedPageBreak/>
        <w:t>con expresiones diferentes. Esas expresiones incluyen la probabilidad seria, fundada y razonable, la demostración fehaciente, la acreditación razonable y la necesidad de conocer la influencia sobre el voto. Ninguna de ellas está definida previamente por la ley ni por la jurisprudencia. Olaiz González advierte, por su parte, la ausencia de una doctrina robusta sobre la determinancia y propone otorgar a la Sala Superior facultades expresas para articularla.</w:t>
      </w:r>
      <w:r>
        <w:rPr>
          <w:rFonts w:ascii="Arial" w:eastAsia="Arial" w:hAnsi="Arial" w:cs="Arial"/>
          <w:sz w:val="24"/>
          <w:szCs w:val="24"/>
          <w:vertAlign w:val="superscript"/>
        </w:rPr>
        <w:footnoteReference w:id="297"/>
      </w:r>
      <w:r>
        <w:rPr>
          <w:rFonts w:ascii="Arial" w:eastAsia="Arial" w:hAnsi="Arial" w:cs="Arial"/>
          <w:sz w:val="24"/>
          <w:szCs w:val="24"/>
        </w:rPr>
        <w:t xml:space="preserve"> Desde la perspectiva de esta investigación, esa doctrina debería comenzar por distinguir el juicio sustantivo de trascendencia del estándar de prueba aplicable a su acreditación. Sin esa distinción, la previsibilidad de las nulidades depende de la integración y de la sensibilidad de cada órgano jurisdiccional.</w:t>
      </w:r>
    </w:p>
    <w:p w14:paraId="421A045D" w14:textId="77777777" w:rsidR="00BA1C97" w:rsidRPr="00BA1C97" w:rsidRDefault="00BA1C97" w:rsidP="00BA1C97">
      <w:pPr>
        <w:spacing w:line="360" w:lineRule="auto"/>
        <w:rPr>
          <w:rFonts w:ascii="Arial" w:eastAsia="Arial" w:hAnsi="Arial" w:cs="Arial"/>
          <w:sz w:val="24"/>
          <w:szCs w:val="24"/>
        </w:rPr>
      </w:pPr>
    </w:p>
    <w:p w14:paraId="7B2643C4" w14:textId="77777777"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2.1.8. El paralelismo con el artículo 16 de la ley de medios</w:t>
      </w:r>
    </w:p>
    <w:p w14:paraId="0602AA32" w14:textId="77777777" w:rsidR="00BA1C97" w:rsidRPr="00BA1C97" w:rsidRDefault="00BA1C97" w:rsidP="00BA1C97">
      <w:pPr>
        <w:spacing w:line="360" w:lineRule="auto"/>
        <w:rPr>
          <w:rFonts w:ascii="Arial" w:eastAsia="Arial" w:hAnsi="Arial" w:cs="Arial"/>
          <w:sz w:val="24"/>
          <w:szCs w:val="24"/>
        </w:rPr>
      </w:pPr>
    </w:p>
    <w:p w14:paraId="2F47FA89"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La determinancia y el artículo 16 presentan una estructura análoga. En ambos casos, una herramienta de análisis se emplea como si fuera una regla de decisión. En el artículo 16, la sana crítica, que es un método de valoración, se combina con la exigencia de que las pruebas generen convicción, que es un criterio subjetivo de suficiencia.</w:t>
      </w:r>
      <w:r>
        <w:rPr>
          <w:rFonts w:ascii="Arial" w:eastAsia="Arial" w:hAnsi="Arial" w:cs="Arial"/>
          <w:sz w:val="24"/>
          <w:szCs w:val="24"/>
          <w:vertAlign w:val="superscript"/>
        </w:rPr>
        <w:footnoteReference w:id="298"/>
      </w:r>
      <w:r>
        <w:rPr>
          <w:rFonts w:ascii="Arial" w:eastAsia="Arial" w:hAnsi="Arial" w:cs="Arial"/>
          <w:sz w:val="24"/>
          <w:szCs w:val="24"/>
        </w:rPr>
        <w:t xml:space="preserve"> En la determinancia, los factores cualitativo y cuantitativo, que son criterios de trascendencia, se aplican como si fijaran también el grado de prueba del impacto. En ambos casos, la ausencia de umbral se suple con una apreciación del juzgador que no es controlable intersubjetivamente. Ferrer Beltrán sostiene que la ausencia de estándares legalmente previstos vulnera el derecho al debido proceso y el derecho a la prueba.</w:t>
      </w:r>
      <w:r>
        <w:rPr>
          <w:rFonts w:ascii="Arial" w:eastAsia="Arial" w:hAnsi="Arial" w:cs="Arial"/>
          <w:sz w:val="24"/>
          <w:szCs w:val="24"/>
          <w:vertAlign w:val="superscript"/>
        </w:rPr>
        <w:footnoteReference w:id="299"/>
      </w:r>
      <w:r>
        <w:rPr>
          <w:rFonts w:ascii="Arial" w:eastAsia="Arial" w:hAnsi="Arial" w:cs="Arial"/>
          <w:sz w:val="24"/>
          <w:szCs w:val="24"/>
        </w:rPr>
        <w:t xml:space="preserve"> Esa conclusión se proyecta con especial intensidad sobre la nulidad de elecciones, porque el error afecta la eficacia del sufragio de toda una comunidad política. La tabla 4 sintetiza el paralelismo. Las dos figuras, en suma, comparten una misma raíz, que consiste en la falta de separación entre el método y la regla de decisión.</w:t>
      </w:r>
    </w:p>
    <w:p w14:paraId="77632059" w14:textId="77777777" w:rsidR="00BA1C97" w:rsidRPr="00BA1C97" w:rsidRDefault="00BA1C97" w:rsidP="00BA1C9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438"/>
      </w:tblGrid>
      <w:tr w:rsidR="00BA1C97" w:rsidRPr="00BA1C97" w14:paraId="2A63691E" w14:textId="77777777" w:rsidTr="00D71922">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DCFA9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lastRenderedPageBreak/>
              <w:t>Eje</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85F08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Artículo 16 de la ley de medios</w:t>
            </w:r>
          </w:p>
        </w:tc>
        <w:tc>
          <w:tcPr>
            <w:tcW w:w="3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9796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b/>
                <w:bCs/>
                <w:sz w:val="22"/>
                <w:szCs w:val="22"/>
              </w:rPr>
              <w:t>Determinancia</w:t>
            </w:r>
          </w:p>
        </w:tc>
      </w:tr>
      <w:tr w:rsidR="00BA1C97" w:rsidRPr="00BA1C97" w14:paraId="1207E7A6"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C471AD"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Herramienta de análisis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49C22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A36DE"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Factores cualitativo, cuantitativo y presunción constitucional</w:t>
            </w:r>
          </w:p>
        </w:tc>
      </w:tr>
      <w:tr w:rsidR="00BA1C97" w:rsidRPr="00BA1C97" w14:paraId="68CC607E"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4E8EA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Regla de decisión omitida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C3F4E9"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 los hechos</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770BA"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Estándar de suficiencia de la prueba del impacto</w:t>
            </w:r>
          </w:p>
        </w:tc>
      </w:tr>
      <w:tr w:rsidR="00BA1C97" w:rsidRPr="00BA1C97" w14:paraId="127B7F97"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9EA236"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Sustituto empleado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C19C5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Convicción del órgano resolutor</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70A85"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Gravedad de la violación o expresiones variables de probabilidad</w:t>
            </w:r>
          </w:p>
        </w:tc>
      </w:tr>
      <w:tr w:rsidR="00BA1C97" w:rsidRPr="00BA1C97" w14:paraId="5F7CACE3" w14:textId="77777777" w:rsidTr="00D71922">
        <w:trPr>
          <w:cantSplit/>
        </w:trPr>
        <w:tc>
          <w:tcPr>
            <w:tcW w:w="2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DA6D38"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Consecuencia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9CBB03"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Motivación que no explica cuánta prueba bastó</w:t>
            </w:r>
          </w:p>
        </w:tc>
        <w:tc>
          <w:tcPr>
            <w:tcW w:w="3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BF2860" w14:textId="77777777" w:rsidR="00BA1C97" w:rsidRPr="00BA1C97" w:rsidRDefault="00BA1C97" w:rsidP="00BA1C97">
            <w:pPr>
              <w:ind w:left="113" w:hanging="113"/>
              <w:rPr>
                <w:rFonts w:ascii="Arial" w:eastAsia="Arial" w:hAnsi="Arial" w:cs="Arial"/>
                <w:sz w:val="24"/>
                <w:szCs w:val="24"/>
              </w:rPr>
            </w:pPr>
            <w:r>
              <w:rPr>
                <w:rFonts w:ascii="Arial" w:eastAsia="Arial" w:hAnsi="Arial" w:cs="Arial"/>
                <w:sz w:val="22"/>
                <w:szCs w:val="22"/>
              </w:rPr>
              <w:t>Nulidades imprevisibles ante acervos análogos</w:t>
            </w:r>
          </w:p>
        </w:tc>
      </w:tr>
    </w:tbl>
    <w:p w14:paraId="4D015B47" w14:textId="77777777" w:rsidR="00BA1C97" w:rsidRPr="00BA1C97" w:rsidRDefault="00BA1C97" w:rsidP="00BA1C97">
      <w:pPr>
        <w:spacing w:before="60"/>
        <w:rPr>
          <w:rFonts w:ascii="Arial" w:eastAsia="Arial" w:hAnsi="Arial" w:cs="Arial"/>
          <w:sz w:val="24"/>
          <w:szCs w:val="24"/>
        </w:rPr>
      </w:pPr>
      <w:r>
        <w:rPr>
          <w:rFonts w:ascii="Arial" w:eastAsia="Arial" w:hAnsi="Arial" w:cs="Arial"/>
        </w:rPr>
        <w:t>Tabla 4. Paralelismo entre el artículo 16 y la determinancia. Elaboración propia.</w:t>
      </w:r>
    </w:p>
    <w:p w14:paraId="48179254" w14:textId="77777777" w:rsidR="00BA1C97" w:rsidRPr="00BA1C97" w:rsidRDefault="00BA1C97" w:rsidP="00BA1C97">
      <w:pPr>
        <w:spacing w:line="360" w:lineRule="auto"/>
        <w:rPr>
          <w:rFonts w:ascii="Arial" w:eastAsia="Arial" w:hAnsi="Arial" w:cs="Arial"/>
          <w:sz w:val="24"/>
          <w:szCs w:val="24"/>
        </w:rPr>
      </w:pPr>
    </w:p>
    <w:p w14:paraId="4B556AB2" w14:textId="77777777" w:rsidR="00BA1C97" w:rsidRPr="00BA1C97" w:rsidRDefault="00BA1C97" w:rsidP="00BA1C97">
      <w:pPr>
        <w:spacing w:line="360" w:lineRule="auto"/>
        <w:rPr>
          <w:rFonts w:ascii="Arial" w:eastAsia="Arial" w:hAnsi="Arial" w:cs="Arial"/>
          <w:sz w:val="24"/>
          <w:szCs w:val="24"/>
        </w:rPr>
      </w:pPr>
    </w:p>
    <w:p w14:paraId="26EB01C3" w14:textId="42E2873C" w:rsidR="00BA1C97" w:rsidRPr="00BA1C97" w:rsidRDefault="00BA1C97" w:rsidP="00BA1C9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2.1.9. Recapitulación y tránsito al apartado</w:t>
      </w:r>
    </w:p>
    <w:p w14:paraId="20AF5A2D" w14:textId="77777777" w:rsidR="00BA1C97" w:rsidRPr="00BA1C97" w:rsidRDefault="00BA1C97" w:rsidP="00BA1C97">
      <w:pPr>
        <w:spacing w:line="360" w:lineRule="auto"/>
        <w:rPr>
          <w:rFonts w:ascii="Arial" w:eastAsia="Arial" w:hAnsi="Arial" w:cs="Arial"/>
          <w:sz w:val="24"/>
          <w:szCs w:val="24"/>
        </w:rPr>
      </w:pPr>
    </w:p>
    <w:p w14:paraId="02233D01" w14:textId="77777777" w:rsidR="00BA1C97" w:rsidRPr="00BA1C97" w:rsidRDefault="00BA1C97" w:rsidP="00BA1C97">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tres conclusiones. La primera es que la determinancia, desde la jurisprudencia 9/98 hasta la jurisprudencia 44/2024, combina una exigencia probatoria sobre el hecho irregular con una exigencia sustantiva sobre su trascendencia. La segunda es que los tres factores de la determinancia responden a la cuestión sustantiva, pero se aplican como si resolvieran también la cuestión probatoria. El factor cuantitativo oculta la inferencia que produce el número de votos irregulares, el cualitativo permite que la gravedad sustituya a la prueba y el constitucional distribuye la carga sin fijar el umbral. La tercera es que la propia Sala Superior ha formulado, sin reconocerlos como tales, estándares diversos para la determinancia, desde la probabilidad seria y razonable hasta la exigencia de conocer la influencia sobre el voto. Estas conclusiones derivan de la falta de un criterio previo que permita controlar las decisiones y no del acierto de cada una. El déficit es, por tanto, un rasgo del diseño normativo. Para comprender su origen es necesario examinar la formación histórica y legislativa de la regla de valoración contenida en el artículo 16. Ese examen corresponde al apartado 2.2, dedicado a la génesis de la llamada cláusula híbrida de valoración probatoria.</w:t>
      </w:r>
    </w:p>
    <w:p w14:paraId="172D39C5" w14:textId="4515A2C9" w:rsidR="000A1322" w:rsidRPr="000A1322" w:rsidRDefault="00E354C7" w:rsidP="00403A24">
      <w:pPr>
        <w:pStyle w:val="Ttulo2"/>
        <w:spacing w:before="300" w:after="180"/>
        <w:rPr>
          <w:rFonts w:ascii="Arial" w:eastAsia="Arial" w:hAnsi="Arial" w:cs="Arial"/>
          <w:sz w:val="24"/>
          <w:szCs w:val="24"/>
        </w:rPr>
      </w:pPr>
      <w:r>
        <w:rPr>
          <w:b/>
          <w:bCs/>
        </w:rPr>
        <w:t>2.2. El origen normativo de la cláusula híbrida: la jurisprudencia 38/2002 y la sentencia SUP-JRC-487/2000</w:t>
      </w:r>
      <w:bookmarkStart w:id="12" w:name="_Toc240931709"/>
      <w:bookmarkEnd w:id="11"/>
    </w:p>
    <w:p w14:paraId="3D0DF83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lastRenderedPageBreak/>
        <w:t>El apartado anterior mostró que la determinancia reproduce la confusión entre método de valoración y regla de suficiencia. Corresponde ahora examinar el origen de esa confusión en la regla general de valoración probatoria del contencioso electoral. Esa regla se encuentra en el artículo 16 de la Ley General del Sistema de Medios de Impugnación en Materia Electoral. En esta investigación se denomina cláusula híbrida al conjunto formado por sus tres primeros párrafos. La denominación obedece a que el precepto combina tres lógicas distintas, a saber, un método racional de valoración, una tasación legal de las documentales públicas y un umbral de suficiencia expresado en términos de convicción. El presente apartado reconstruye el origen de esa cláusula en tres planos. El primero es normativo y comprende la reforma de 1996 y la genealogía de la fórmula de la sana crítica. El segundo es jurisprudencial y se centra en la sentencia del caso Tabasco, dictada en diciembre de 2000. El tercero examina la jurisprudencia 38/2002 y sus precedentes, que fijaron los criterios para valorar las notas periodísticas como indicios.</w:t>
      </w:r>
    </w:p>
    <w:p w14:paraId="5BF8DC14" w14:textId="77777777" w:rsidR="000A1322" w:rsidRPr="000A1322" w:rsidRDefault="000A1322" w:rsidP="000A1322">
      <w:pPr>
        <w:spacing w:line="360" w:lineRule="auto"/>
        <w:rPr>
          <w:rFonts w:ascii="Arial" w:eastAsia="Arial" w:hAnsi="Arial" w:cs="Arial"/>
          <w:sz w:val="24"/>
          <w:szCs w:val="24"/>
        </w:rPr>
      </w:pPr>
    </w:p>
    <w:p w14:paraId="751FD3A3"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 La estructura de la cláusula híbrida</w:t>
      </w:r>
    </w:p>
    <w:p w14:paraId="61071564" w14:textId="77777777" w:rsidR="000A1322" w:rsidRPr="000A1322" w:rsidRDefault="000A1322" w:rsidP="000A1322">
      <w:pPr>
        <w:spacing w:line="360" w:lineRule="auto"/>
        <w:rPr>
          <w:rFonts w:ascii="Arial" w:eastAsia="Arial" w:hAnsi="Arial" w:cs="Arial"/>
          <w:sz w:val="24"/>
          <w:szCs w:val="24"/>
        </w:rPr>
      </w:pPr>
    </w:p>
    <w:p w14:paraId="67CC7CDC"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tres reglas de naturaleza diferente. El párrafo 1 ordena valorar los medios de prueba atendiendo a las reglas de la lógica, de la sana crítica y de la experiencia.</w:t>
      </w:r>
      <w:r>
        <w:rPr>
          <w:rFonts w:ascii="Arial" w:eastAsia="Arial" w:hAnsi="Arial" w:cs="Arial"/>
          <w:sz w:val="24"/>
          <w:szCs w:val="24"/>
          <w:vertAlign w:val="superscript"/>
        </w:rPr>
        <w:footnoteReference w:id="300"/>
      </w:r>
      <w:r>
        <w:rPr>
          <w:rFonts w:ascii="Arial" w:eastAsia="Arial" w:hAnsi="Arial" w:cs="Arial"/>
          <w:sz w:val="24"/>
          <w:szCs w:val="24"/>
        </w:rPr>
        <w:t xml:space="preserve"> El párrafo 2 concede valor probatorio pleno a las documentales públicas, salvo prueba en contrario respecto de su autenticidad o de la veracidad de los hechos. El párrafo 3 dispone que las demás pruebas, incluidas las presuncionales, solo harán prueba plena cuando generen convicción sobre la veracidad de los hechos afirmados. La primera regla es un método de valoración, la segunda es un residuo de prueba tasada y la tercera es un criterio de suficiencia de carácter subjetivo. Conforme al apartado 1.3, solo la tercera pretende operar como estándar de prueba, pero incumple el requisito de remitir a la capacidad justificativa del acervo. Las tres reglas conviven sin que la ley indique cómo se articulan. La tabla 1 sintetiza esa estructura, que servirá como parámetro para analizar los precedentes.</w:t>
      </w:r>
    </w:p>
    <w:p w14:paraId="2ADEF477"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400"/>
        <w:gridCol w:w="2000"/>
        <w:gridCol w:w="2438"/>
      </w:tblGrid>
      <w:tr w:rsidR="000A1322" w:rsidRPr="000A1322" w14:paraId="271DA72F" w14:textId="77777777" w:rsidTr="00D71922">
        <w:trPr>
          <w:cantSplit/>
          <w:tblHeader/>
        </w:trPr>
        <w:tc>
          <w:tcPr>
            <w:tcW w:w="1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554C5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Párrafo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15DF6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Contenido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CD3D5D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Naturaleza</w:t>
            </w:r>
          </w:p>
        </w:tc>
        <w:tc>
          <w:tcPr>
            <w:tcW w:w="2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5BFB8B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Relación con los requisitos metodológicos</w:t>
            </w:r>
          </w:p>
        </w:tc>
      </w:tr>
      <w:tr w:rsidR="000A1322" w:rsidRPr="000A1322" w14:paraId="751AB1C0"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A38F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16.1</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B5371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conforme a las reglas de la lógica, la sana crítica y la experiencia</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0FC0C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de valoración</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66468F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pretende fijar un umbral</w:t>
            </w:r>
          </w:p>
        </w:tc>
      </w:tr>
      <w:tr w:rsidR="000A1322" w:rsidRPr="000A1322" w14:paraId="6CF1039C"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2208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16.2</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E5E4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6413A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Residuo de prueba tasada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52AE2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Asigna valor sin remitir al conjunto del acervo</w:t>
            </w:r>
          </w:p>
        </w:tc>
      </w:tr>
      <w:tr w:rsidR="000A1322" w:rsidRPr="000A1322" w14:paraId="7AB929F9" w14:textId="77777777" w:rsidTr="00D71922">
        <w:trPr>
          <w:cantSplit/>
        </w:trPr>
        <w:tc>
          <w:tcPr>
            <w:tcW w:w="1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245C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16.3</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0CCCA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Prueba plena de las demás pruebas cuando generen convicción sobre la veracidad de los hechos</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15030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 subjetivo de suficiencia</w:t>
            </w:r>
          </w:p>
        </w:tc>
        <w:tc>
          <w:tcPr>
            <w:tcW w:w="2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2313B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Incumple el primer requisito y no satisface el segundo</w:t>
            </w:r>
          </w:p>
        </w:tc>
      </w:tr>
    </w:tbl>
    <w:p w14:paraId="2C8C4060"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1. Estructura de la cláusula híbrida. Elaboración propia con base en la Ley General del Sistema de Medios de Impugnación en Materia Electoral, artículo 16, y en Ferrer Beltrán, Prueba sin convicción, p. 29.</w:t>
      </w:r>
    </w:p>
    <w:p w14:paraId="1B8E73BA" w14:textId="77777777" w:rsidR="000A1322" w:rsidRPr="000A1322" w:rsidRDefault="000A1322" w:rsidP="000A1322">
      <w:pPr>
        <w:spacing w:line="360" w:lineRule="auto"/>
        <w:rPr>
          <w:rFonts w:ascii="Arial" w:eastAsia="Arial" w:hAnsi="Arial" w:cs="Arial"/>
          <w:sz w:val="24"/>
          <w:szCs w:val="24"/>
        </w:rPr>
      </w:pPr>
    </w:p>
    <w:p w14:paraId="42FA59AC" w14:textId="77777777" w:rsidR="000A1322" w:rsidRPr="000A1322" w:rsidRDefault="000A1322" w:rsidP="000A1322">
      <w:pPr>
        <w:spacing w:line="360" w:lineRule="auto"/>
        <w:rPr>
          <w:rFonts w:ascii="Arial" w:eastAsia="Arial" w:hAnsi="Arial" w:cs="Arial"/>
          <w:sz w:val="24"/>
          <w:szCs w:val="24"/>
        </w:rPr>
      </w:pPr>
    </w:p>
    <w:p w14:paraId="194EF0AE"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2.2.2. El contexto normativo. La reforma de 1996</w:t>
      </w:r>
    </w:p>
    <w:p w14:paraId="04740AD9" w14:textId="77777777" w:rsidR="000A1322" w:rsidRPr="000A1322" w:rsidRDefault="000A1322" w:rsidP="000A1322">
      <w:pPr>
        <w:spacing w:line="360" w:lineRule="auto"/>
        <w:rPr>
          <w:rFonts w:ascii="Arial" w:eastAsia="Arial" w:hAnsi="Arial" w:cs="Arial"/>
          <w:sz w:val="24"/>
          <w:szCs w:val="24"/>
        </w:rPr>
      </w:pPr>
    </w:p>
    <w:p w14:paraId="72D0CCD1"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 xml:space="preserve">La ley de medios fue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w:t>
      </w:r>
      <w:r>
        <w:rPr>
          <w:rFonts w:ascii="Arial" w:eastAsia="Arial" w:hAnsi="Arial" w:cs="Arial"/>
          <w:sz w:val="24"/>
          <w:szCs w:val="24"/>
          <w:vertAlign w:val="superscript"/>
        </w:rPr>
        <w:footnoteReference w:id="301"/>
      </w:r>
      <w:r>
        <w:rPr>
          <w:rFonts w:ascii="Arial" w:eastAsia="Arial" w:hAnsi="Arial" w:cs="Arial"/>
          <w:sz w:val="24"/>
          <w:szCs w:val="24"/>
        </w:rPr>
        <w:t xml:space="preserve"> Su expedición formó parte de la reforma electoral de ese año, que transformó el contencioso electoral federal. Woldenberg explica que la reforma modificó la designación de los magistrados, que en adelante serían votados por el Senado a propuesta de la Suprema Corte de Justicia.</w:t>
      </w:r>
      <w:r>
        <w:rPr>
          <w:rFonts w:ascii="Arial" w:eastAsia="Arial" w:hAnsi="Arial" w:cs="Arial"/>
          <w:sz w:val="24"/>
          <w:szCs w:val="24"/>
          <w:vertAlign w:val="superscript"/>
        </w:rPr>
        <w:footnoteReference w:id="302"/>
      </w:r>
      <w:r>
        <w:rPr>
          <w:rFonts w:ascii="Arial" w:eastAsia="Arial" w:hAnsi="Arial" w:cs="Arial"/>
          <w:sz w:val="24"/>
          <w:szCs w:val="24"/>
        </w:rPr>
        <w:t xml:space="preserve"> Añade que el tribunal pudo conocer de conflictos locales, que se extendió el control de constitucionalidad a los actos de las autoridades electorales estatales y que la calificación de la elección presidencial se volvió plenamente jurisdiccional. El autor destaca también que entonces se aprobó toda una ley general del sistema de medios de impugnación. La Constitución define hoy al Tribunal Electoral como órgano especializado del Poder Judicial de la Federación.</w:t>
      </w:r>
      <w:r>
        <w:rPr>
          <w:rFonts w:ascii="Arial" w:eastAsia="Arial" w:hAnsi="Arial" w:cs="Arial"/>
          <w:sz w:val="24"/>
          <w:szCs w:val="24"/>
          <w:vertAlign w:val="superscript"/>
        </w:rPr>
        <w:footnoteReference w:id="303"/>
      </w:r>
      <w:r>
        <w:rPr>
          <w:rFonts w:ascii="Arial" w:eastAsia="Arial" w:hAnsi="Arial" w:cs="Arial"/>
          <w:sz w:val="24"/>
          <w:szCs w:val="24"/>
        </w:rPr>
        <w:t xml:space="preserve"> La </w:t>
        <w:lastRenderedPageBreak/>
        <w:t>compilación oficial de la ley no registra reformas a los párrafos 1 a 3 del artículo 16, por lo que su redacción vigente puede atribuirse al texto original. El análisis se limita al texto normativo, porque el examen de los antecedentes parlamentarios de 1996 excede el acervo documental de esta investigación.</w:t>
      </w:r>
    </w:p>
    <w:p w14:paraId="4F4E71A6"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De lo anterior se desprende una consecuencia relevante para la tesis. La cláusula híbrida no fue objeto de reformas durante casi tres décadas, pese a las profundas modificaciones del sistema de nulidades. La ley incluso fue abrogada en marzo de 2023 y recuperó su vigencia tras la declaratoria de invalidez de la Suprema Corte, sin que el régimen de valoración cambiara.</w:t>
      </w:r>
      <w:r>
        <w:rPr>
          <w:rFonts w:ascii="Arial" w:eastAsia="Arial" w:hAnsi="Arial" w:cs="Arial"/>
          <w:sz w:val="24"/>
          <w:szCs w:val="24"/>
          <w:vertAlign w:val="superscript"/>
        </w:rPr>
        <w:footnoteReference w:id="304"/>
      </w:r>
      <w:r>
        <w:rPr>
          <w:rFonts w:ascii="Arial" w:eastAsia="Arial" w:hAnsi="Arial" w:cs="Arial"/>
          <w:sz w:val="24"/>
          <w:szCs w:val="24"/>
        </w:rPr>
        <w:t xml:space="preserve"> La estabilidad del precepto contrasta con la evolución de la jurisprudencia que lo aplica. Esa estabilidad sugiere que la cláusula no ha sido percibida como un problema por el legislador. La dificultad, sin embargo, reside en la ausencia de un criterio que indique cuándo la convicción es suficiente. Esa ausencia obligó a la jurisdicción a construir sus propias pautas desde los primeros casos relevantes. El caso Tabasco y la jurisprudencia 38/2002 son los primeros hitos de esa construcción.</w:t>
      </w:r>
    </w:p>
    <w:p w14:paraId="0F6AD3BC" w14:textId="77777777" w:rsidR="000A1322" w:rsidRPr="000A1322" w:rsidRDefault="000A1322" w:rsidP="000A1322">
      <w:pPr>
        <w:spacing w:line="360" w:lineRule="auto"/>
        <w:rPr>
          <w:rFonts w:ascii="Arial" w:eastAsia="Arial" w:hAnsi="Arial" w:cs="Arial"/>
          <w:sz w:val="24"/>
          <w:szCs w:val="24"/>
        </w:rPr>
      </w:pPr>
    </w:p>
    <w:p w14:paraId="10499264"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2.2.3. Genealogía de la fórmula de la sana crítica</w:t>
      </w:r>
    </w:p>
    <w:p w14:paraId="7181B78E" w14:textId="77777777" w:rsidR="000A1322" w:rsidRPr="000A1322" w:rsidRDefault="000A1322" w:rsidP="000A1322">
      <w:pPr>
        <w:spacing w:line="360" w:lineRule="auto"/>
        <w:rPr>
          <w:rFonts w:ascii="Arial" w:eastAsia="Arial" w:hAnsi="Arial" w:cs="Arial"/>
          <w:sz w:val="24"/>
          <w:szCs w:val="24"/>
        </w:rPr>
      </w:pPr>
    </w:p>
    <w:p w14:paraId="186BA964"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fórmula de la sana crítica procede del derecho español del siglo XIX. Benfeld ha reconstruido su origen normativo con base en fuentes de la época.</w:t>
      </w:r>
      <w:r>
        <w:rPr>
          <w:rFonts w:ascii="Arial" w:eastAsia="Arial" w:hAnsi="Arial" w:cs="Arial"/>
          <w:sz w:val="24"/>
          <w:szCs w:val="24"/>
          <w:vertAlign w:val="superscript"/>
        </w:rPr>
        <w:footnoteReference w:id="305"/>
      </w:r>
      <w:r>
        <w:rPr>
          <w:rFonts w:ascii="Arial" w:eastAsia="Arial" w:hAnsi="Arial" w:cs="Arial"/>
          <w:sz w:val="24"/>
          <w:szCs w:val="24"/>
        </w:rPr>
        <w:t xml:space="preserve"> La expresión apareció por primera vez en el artículo 148 del Reglamento sobre el modo de proceder del Consejo Real en los negocios contenciosos de la administración, de 1846.</w:t>
      </w:r>
      <w:r>
        <w:rPr>
          <w:rFonts w:ascii="Arial" w:eastAsia="Arial" w:hAnsi="Arial" w:cs="Arial"/>
          <w:sz w:val="24"/>
          <w:szCs w:val="24"/>
          <w:vertAlign w:val="superscript"/>
        </w:rPr>
        <w:footnoteReference w:id="306"/>
      </w:r>
      <w:r>
        <w:rPr>
          <w:rFonts w:ascii="Arial" w:eastAsia="Arial" w:hAnsi="Arial" w:cs="Arial"/>
          <w:sz w:val="24"/>
          <w:szCs w:val="24"/>
        </w:rPr>
        <w:t xml:space="preserve"> De ahí pasó al artículo 317 de la Ley de Enjuiciamiento Civil de 1855, que ordenó apreciar según las reglas de la sana crítica la fuerza probatoria de las declaraciones de los testigos.</w:t>
      </w:r>
      <w:r>
        <w:rPr>
          <w:rFonts w:ascii="Arial" w:eastAsia="Arial" w:hAnsi="Arial" w:cs="Arial"/>
          <w:sz w:val="24"/>
          <w:szCs w:val="24"/>
          <w:vertAlign w:val="superscript"/>
        </w:rPr>
        <w:footnoteReference w:id="307"/>
      </w:r>
      <w:r>
        <w:rPr>
          <w:rFonts w:ascii="Arial" w:eastAsia="Arial" w:hAnsi="Arial" w:cs="Arial"/>
          <w:sz w:val="24"/>
          <w:szCs w:val="24"/>
        </w:rPr>
        <w:t xml:space="preserve"> La Ley de Enjuiciamiento Civil de 1881 la reprodujo en su artículo 659, añadiendo la consideración de la razón de ciencia de los testigos y de sus circunstancias. Benfeld advierte que la fórmula nació indeterminada y que la práctica judicial española la </w:t>
        <w:lastRenderedPageBreak/>
        <w:t>aproximó progresivamente a la íntima convicción francesa.</w:t>
      </w:r>
      <w:r>
        <w:rPr>
          <w:rFonts w:ascii="Arial" w:eastAsia="Arial" w:hAnsi="Arial" w:cs="Arial"/>
          <w:sz w:val="24"/>
          <w:szCs w:val="24"/>
          <w:vertAlign w:val="superscript"/>
        </w:rPr>
        <w:footnoteReference w:id="308"/>
      </w:r>
      <w:r>
        <w:rPr>
          <w:rFonts w:ascii="Arial" w:eastAsia="Arial" w:hAnsi="Arial" w:cs="Arial"/>
          <w:sz w:val="24"/>
          <w:szCs w:val="24"/>
        </w:rPr>
        <w:t xml:space="preserve"> El presidente del Tribunal Supremo celebró en 1856 que la nueva ley hubiera emancipado la conciencia del juez. Entre 1860 y 1880, ese tribunal rechazó los recursos de casación fundados en la infracción de las reglas de la sana crítica.</w:t>
      </w:r>
      <w:r>
        <w:rPr>
          <w:rFonts w:ascii="Arial" w:eastAsia="Arial" w:hAnsi="Arial" w:cs="Arial"/>
          <w:sz w:val="24"/>
          <w:szCs w:val="24"/>
          <w:vertAlign w:val="superscript"/>
        </w:rPr>
        <w:footnoteReference w:id="309"/>
      </w:r>
      <w:r>
        <w:rPr>
          <w:rFonts w:ascii="Arial" w:eastAsia="Arial" w:hAnsi="Arial" w:cs="Arial"/>
          <w:sz w:val="24"/>
          <w:szCs w:val="24"/>
        </w:rPr>
        <w:t xml:space="preserve"> La comisión redactora de 1881 intentó fijar esas reglas de manera taxativa, pero concluyó que no era posible hacerlo.</w:t>
      </w:r>
      <w:r>
        <w:rPr>
          <w:rFonts w:ascii="Arial" w:eastAsia="Arial" w:hAnsi="Arial" w:cs="Arial"/>
          <w:sz w:val="24"/>
          <w:szCs w:val="24"/>
          <w:vertAlign w:val="superscript"/>
        </w:rPr>
        <w:footnoteReference w:id="310"/>
      </w:r>
    </w:p>
    <w:p w14:paraId="754E1CE5"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Esta genealogía ilumina el defecto del artículo 16. La sana crítica no nació como un estándar de suficiencia, sino como una regla para liberar al juez del cómputo de testigos exigido por las Partidas. Su contenido quedó indeterminado desde el origen, y la práctica tendió a identificarla con la convicción personal del juzgador. El legislador de 1996 recogió la fórmula y la combinó expresamente con la exigencia de convicción. Con ello consolidó en el texto legal la deriva que en España se había producido por vía de práctica judicial. La reconstrucción del tránsito de la fórmula hacia la legislación procesal mexicana excede los alcances de este apartado. Basta advertir que la cláusula híbrida hereda una expresión cuyo contenido nunca fue precisado. La tabla 2 sintetiza esta trayectoria junto con los hitos jurisprudenciales que se examinan a continuación.</w:t>
      </w:r>
    </w:p>
    <w:p w14:paraId="50B7668A"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600"/>
        <w:gridCol w:w="4038"/>
      </w:tblGrid>
      <w:tr w:rsidR="000A1322" w:rsidRPr="000A1322" w14:paraId="51AD5A04" w14:textId="77777777" w:rsidTr="00D71922">
        <w:trPr>
          <w:cantSplit/>
          <w:tblHeader/>
        </w:trPr>
        <w:tc>
          <w:tcPr>
            <w:tcW w:w="1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E5A4F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Año</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F6294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Norma o decisión</w:t>
            </w:r>
          </w:p>
        </w:tc>
        <w:tc>
          <w:tcPr>
            <w:tcW w:w="4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99DC8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Significado para la cláusula híbrida</w:t>
            </w:r>
          </w:p>
        </w:tc>
      </w:tr>
      <w:tr w:rsidR="000A1322" w:rsidRPr="000A1322" w14:paraId="65CC8174"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32F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1846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2CEDD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Reglamento del Consejo Real, artículo 148</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AC1C7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Primera aparición de las reglas de la sana crítica</w:t>
            </w:r>
          </w:p>
        </w:tc>
      </w:tr>
      <w:tr w:rsidR="000A1322" w:rsidRPr="000A1322" w14:paraId="34A4421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F2DE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1855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02E3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317</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ACC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Sana crítica para valorar testigos, sin contenido definido</w:t>
            </w:r>
          </w:p>
        </w:tc>
      </w:tr>
      <w:tr w:rsidR="000A1322" w:rsidRPr="000A1322" w14:paraId="722B81FC"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882B5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1881</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EF4AC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de Enjuiciamiento Civil, artículo 659</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C7F4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Intento de precisión y renuncia a fijar reglas taxativas</w:t>
            </w:r>
          </w:p>
        </w:tc>
      </w:tr>
      <w:tr w:rsidR="000A1322" w:rsidRPr="000A1322" w14:paraId="56BA95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268D9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1996</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11D89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Ley General del Sistema de Medios de Impugnación, artículo 16</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F7F7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Combinación de sana crítica, tasación y convicción</w:t>
            </w:r>
          </w:p>
        </w:tc>
      </w:tr>
      <w:tr w:rsidR="000A1322" w:rsidRPr="000A1322" w14:paraId="261E70FF"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FFBD3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2000</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409B61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 caso Tabasco</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AD65C"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Método en dos etapas y suficiencia expresada como convencimiento</w:t>
            </w:r>
          </w:p>
        </w:tc>
      </w:tr>
      <w:tr w:rsidR="000A1322" w:rsidRPr="000A1322" w14:paraId="7A1736C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E1BDD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2001-2002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3D3E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 SUP-JRC-349/2001 y SUP-JRC-024/2002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94449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Criterios para graduar el peso de las notas periodísticas</w:t>
            </w:r>
          </w:p>
        </w:tc>
      </w:tr>
      <w:tr w:rsidR="000A1322" w:rsidRPr="000A1322" w14:paraId="2962A5E7"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9C804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2002</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F1E88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7165F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de peso del indicio sin umbral de plenitud</w:t>
            </w:r>
          </w:p>
        </w:tc>
      </w:tr>
      <w:tr w:rsidR="000A1322" w:rsidRPr="000A1322" w14:paraId="7AD6C181"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83669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2007</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034F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Reforma al artículo 99 constitucional</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1D085E"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Nulidad solo por causales expresamente previstas en la ley</w:t>
            </w:r>
          </w:p>
        </w:tc>
      </w:tr>
      <w:tr w:rsidR="000A1322" w:rsidRPr="000A1322" w14:paraId="28D1E055" w14:textId="77777777" w:rsidTr="00D71922">
        <w:trPr>
          <w:cantSplit/>
        </w:trPr>
        <w:tc>
          <w:tcPr>
            <w:tcW w:w="1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CA7D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2025</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38D47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w:t>
            </w:r>
          </w:p>
        </w:tc>
        <w:tc>
          <w:tcPr>
            <w:tcW w:w="4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3BDE7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 y racionalidad controlable en un mismo párrafo</w:t>
            </w:r>
          </w:p>
        </w:tc>
      </w:tr>
    </w:tbl>
    <w:p w14:paraId="1697EEB4"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2. Trayectoria de la cláusula híbrida. Elaboración propia con base en Benfeld, Los orígenes del concepto de sana crítica, pp. 571-579, Zamacona Madrigal y García Rodríguez, p. 272, y las resoluciones citadas.</w:t>
      </w:r>
    </w:p>
    <w:p w14:paraId="5DAD305A" w14:textId="77777777" w:rsidR="000A1322" w:rsidRPr="000A1322" w:rsidRDefault="000A1322" w:rsidP="000A1322">
      <w:pPr>
        <w:spacing w:line="360" w:lineRule="auto"/>
        <w:rPr>
          <w:rFonts w:ascii="Arial" w:eastAsia="Arial" w:hAnsi="Arial" w:cs="Arial"/>
          <w:sz w:val="24"/>
          <w:szCs w:val="24"/>
        </w:rPr>
      </w:pPr>
    </w:p>
    <w:p w14:paraId="5824D90A" w14:textId="77777777" w:rsidR="000A1322" w:rsidRPr="000A1322" w:rsidRDefault="000A1322" w:rsidP="000A1322">
      <w:pPr>
        <w:spacing w:line="360" w:lineRule="auto"/>
        <w:rPr>
          <w:rFonts w:ascii="Arial" w:eastAsia="Arial" w:hAnsi="Arial" w:cs="Arial"/>
          <w:sz w:val="24"/>
          <w:szCs w:val="24"/>
        </w:rPr>
      </w:pPr>
    </w:p>
    <w:p w14:paraId="18A74780"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2.2.4. El caso Tabasco. Marco fáctico y procesal</w:t>
      </w:r>
    </w:p>
    <w:p w14:paraId="646EBE6F" w14:textId="77777777" w:rsidR="000A1322" w:rsidRPr="000A1322" w:rsidRDefault="000A1322" w:rsidP="000A1322">
      <w:pPr>
        <w:spacing w:line="360" w:lineRule="auto"/>
        <w:rPr>
          <w:rFonts w:ascii="Arial" w:eastAsia="Arial" w:hAnsi="Arial" w:cs="Arial"/>
          <w:sz w:val="24"/>
          <w:szCs w:val="24"/>
        </w:rPr>
      </w:pPr>
    </w:p>
    <w:p w14:paraId="350B4FB0" w14:textId="30D2F618" w:rsidR="000A1322" w:rsidRPr="000A1322" w:rsidRDefault="000A1322" w:rsidP="00403A24">
      <w:pPr>
        <w:spacing w:line="360" w:lineRule="auto"/>
        <w:jc w:val="both"/>
        <w:rPr>
          <w:rFonts w:ascii="Arial" w:eastAsia="Arial" w:hAnsi="Arial" w:cs="Arial"/>
          <w:sz w:val="24"/>
          <w:szCs w:val="24"/>
        </w:rPr>
      </w:pPr>
      <w:r>
        <w:rPr>
          <w:rFonts w:ascii="Arial" w:eastAsia="Arial" w:hAnsi="Arial" w:cs="Arial"/>
          <w:sz w:val="24"/>
          <w:szCs w:val="24"/>
        </w:rPr>
        <w:t>La elección de gobernador de Tabasco se celebró el 15 de octubre de 2000. En el cómputo estatal, el Partido Revolucionario Institucional obtuvo 298,969 votos y el Partido de la Revolución Democrática 290,968.</w:t>
      </w:r>
      <w:r>
        <w:rPr>
          <w:rFonts w:ascii="Arial" w:eastAsia="Arial" w:hAnsi="Arial" w:cs="Arial"/>
          <w:sz w:val="24"/>
          <w:szCs w:val="24"/>
          <w:vertAlign w:val="superscript"/>
        </w:rPr>
        <w:footnoteReference w:id="311"/>
      </w:r>
      <w:r>
        <w:rPr>
          <w:rFonts w:ascii="Arial" w:eastAsia="Arial" w:hAnsi="Arial" w:cs="Arial"/>
          <w:sz w:val="24"/>
          <w:szCs w:val="24"/>
        </w:rPr>
        <w:t xml:space="preserve"> El Tribunal Electoral de Tabasco confirmó la validez de la elección al sostener que, conforme al principio de estricta observancia, no existía causa legal para anular la elección de gobernador.</w:t>
      </w:r>
      <w:r>
        <w:rPr>
          <w:rFonts w:ascii="Arial" w:eastAsia="Arial" w:hAnsi="Arial" w:cs="Arial"/>
          <w:sz w:val="24"/>
          <w:szCs w:val="24"/>
          <w:vertAlign w:val="superscript"/>
        </w:rPr>
        <w:footnoteReference w:id="312"/>
      </w:r>
      <w:r>
        <w:rPr>
          <w:rFonts w:ascii="Arial" w:eastAsia="Arial" w:hAnsi="Arial" w:cs="Arial"/>
          <w:sz w:val="24"/>
          <w:szCs w:val="24"/>
        </w:rPr>
        <w:t xml:space="preserve"> El Partido de la Revolución Democrática y el Partido Acción Nacional promovieron juicios de revisión constitucional, que se acumularon. El magistrado ponente fue Mauro Miguel Reyes Zapata.</w:t>
      </w:r>
      <w:r>
        <w:rPr>
          <w:rFonts w:ascii="Arial" w:eastAsia="Arial" w:hAnsi="Arial" w:cs="Arial"/>
          <w:sz w:val="24"/>
          <w:szCs w:val="24"/>
          <w:vertAlign w:val="superscript"/>
        </w:rPr>
        <w:footnoteReference w:id="313"/>
      </w:r>
      <w:r>
        <w:rPr>
          <w:rFonts w:ascii="Arial" w:eastAsia="Arial" w:hAnsi="Arial" w:cs="Arial"/>
          <w:sz w:val="24"/>
          <w:szCs w:val="24"/>
        </w:rPr>
        <w:t xml:space="preserve"> La Sala Superior revocó la sentencia local y declaró la nulidad de la elección el 29 de diciembre de 2000.</w:t>
      </w:r>
      <w:r>
        <w:rPr>
          <w:rFonts w:ascii="Arial" w:eastAsia="Arial" w:hAnsi="Arial" w:cs="Arial"/>
          <w:sz w:val="24"/>
          <w:szCs w:val="24"/>
          <w:vertAlign w:val="superscript"/>
        </w:rPr>
        <w:footnoteReference w:id="314"/>
      </w:r>
      <w:r>
        <w:rPr>
          <w:rFonts w:ascii="Arial" w:eastAsia="Arial" w:hAnsi="Arial" w:cs="Arial"/>
          <w:sz w:val="24"/>
          <w:szCs w:val="24"/>
        </w:rPr>
        <w:t xml:space="preserve"> La decisión se adoptó por mayoría de cuatro votos, con el voto en contra de los magistrados Eloy Fuentes Cerda y Alfonsina Berta Navarro Hidalgo. Zamacona Madrigal y García Rodríguez identifican esta sentencia como el primer precedente de nulidad de elección por la llamada causa abstracta, que dio lugar a la jurisprudencia 23/2004.</w:t>
      </w:r>
      <w:r>
        <w:rPr>
          <w:rFonts w:ascii="Arial" w:eastAsia="Arial" w:hAnsi="Arial" w:cs="Arial"/>
          <w:sz w:val="24"/>
          <w:szCs w:val="24"/>
          <w:vertAlign w:val="superscript"/>
        </w:rPr>
        <w:footnoteReference w:id="315"/>
      </w:r>
      <w:r>
        <w:rPr>
          <w:rFonts w:ascii="Arial" w:eastAsia="Arial" w:hAnsi="Arial" w:cs="Arial"/>
          <w:sz w:val="24"/>
          <w:szCs w:val="24"/>
        </w:rPr>
        <w:t xml:space="preserve"> Los mismos autores recuerdan que esa figura quedó superada por la reforma constitucional de 2007 al artículo 99.</w:t>
      </w:r>
      <w:r>
        <w:rPr>
          <w:rFonts w:ascii="Arial" w:eastAsia="Arial" w:hAnsi="Arial" w:cs="Arial"/>
          <w:sz w:val="24"/>
          <w:szCs w:val="24"/>
          <w:vertAlign w:val="superscript"/>
        </w:rPr>
        <w:footnoteReference w:id="316"/>
      </w:r>
    </w:p>
    <w:p w14:paraId="0DFCEBBB"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2.2.5. La cláusula híbrida aplicada en el caso Tabasco</w:t>
      </w:r>
    </w:p>
    <w:p w14:paraId="3AEC21C7" w14:textId="77777777" w:rsidR="000A1322" w:rsidRPr="000A1322" w:rsidRDefault="000A1322" w:rsidP="000A1322">
      <w:pPr>
        <w:spacing w:line="360" w:lineRule="auto"/>
        <w:rPr>
          <w:rFonts w:ascii="Arial" w:eastAsia="Arial" w:hAnsi="Arial" w:cs="Arial"/>
          <w:sz w:val="24"/>
          <w:szCs w:val="24"/>
        </w:rPr>
      </w:pPr>
    </w:p>
    <w:p w14:paraId="0FD895A7"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En materia de valoración, el caso Tabasco se resolvió conforme a los artículos 321 y 322 del código electoral local, aplicados junto con el artículo 16 de la ley de medios. La Sala Superior invocó expresamente la fracción II del artículo 322 del código de Tabasco y los párrafos 1 y 3 del artículo 16 federal.</w:t>
      </w:r>
      <w:r>
        <w:rPr>
          <w:rFonts w:ascii="Arial" w:eastAsia="Arial" w:hAnsi="Arial" w:cs="Arial"/>
          <w:sz w:val="24"/>
          <w:szCs w:val="24"/>
          <w:vertAlign w:val="superscript"/>
        </w:rPr>
        <w:footnoteReference w:id="317"/>
      </w:r>
      <w:r>
        <w:rPr>
          <w:rFonts w:ascii="Arial" w:eastAsia="Arial" w:hAnsi="Arial" w:cs="Arial"/>
          <w:sz w:val="24"/>
          <w:szCs w:val="24"/>
        </w:rPr>
        <w:t xml:space="preserve"> Ambos preceptos ordenan valorar las pruebas conforme a las reglas de la lógica, la sana crítica y la experiencia. El artículo 321, fracción II, del código local reproducía, además, la fórmula según la cual las documentales privadas solo tienen eficacia plena cuando generan convicción sobre la veracidad de los hechos.</w:t>
      </w:r>
      <w:r>
        <w:rPr>
          <w:rFonts w:ascii="Arial" w:eastAsia="Arial" w:hAnsi="Arial" w:cs="Arial"/>
          <w:sz w:val="24"/>
          <w:szCs w:val="24"/>
          <w:vertAlign w:val="superscript"/>
        </w:rPr>
        <w:footnoteReference w:id="318"/>
      </w:r>
      <w:r>
        <w:rPr>
          <w:rFonts w:ascii="Arial" w:eastAsia="Arial" w:hAnsi="Arial" w:cs="Arial"/>
          <w:sz w:val="24"/>
          <w:szCs w:val="24"/>
        </w:rPr>
        <w:t xml:space="preserve"> La cláusula híbrida operaba, por tanto, tanto en la ley local como en la federal. La Sala declaró un método de valoración en dos etapas.</w:t>
      </w:r>
      <w:r>
        <w:rPr>
          <w:rFonts w:ascii="Arial" w:eastAsia="Arial" w:hAnsi="Arial" w:cs="Arial"/>
          <w:sz w:val="24"/>
          <w:szCs w:val="24"/>
          <w:vertAlign w:val="superscript"/>
        </w:rPr>
        <w:footnoteReference w:id="319"/>
      </w:r>
      <w:r>
        <w:rPr>
          <w:rFonts w:ascii="Arial" w:eastAsia="Arial" w:hAnsi="Arial" w:cs="Arial"/>
          <w:sz w:val="24"/>
          <w:szCs w:val="24"/>
        </w:rPr>
        <w:t xml:space="preserve"> En la primera analizaba cada prueba en forma particular, y en la segunda las valoraba de manera concatenada para poner de relieve sus concordancias o discordancias. Este método corresponde a la adminiculación examinada en el apartado 1.1.</w:t>
      </w:r>
    </w:p>
    <w:p w14:paraId="02F1F0A7"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análisis individual de las pruebas muestra un uso cuidadoso de criterios racionales. La Sala negó valor a los testimonios notariales que no expresaban la razón del dicho y calificó como testigo de oídas al que conocía los hechos por terceros.</w:t>
      </w:r>
      <w:r>
        <w:rPr>
          <w:rFonts w:ascii="Arial" w:eastAsia="Arial" w:hAnsi="Arial" w:cs="Arial"/>
          <w:sz w:val="24"/>
          <w:szCs w:val="24"/>
          <w:vertAlign w:val="superscript"/>
        </w:rPr>
        <w:footnoteReference w:id="320"/>
      </w:r>
      <w:r>
        <w:rPr>
          <w:rFonts w:ascii="Arial" w:eastAsia="Arial" w:hAnsi="Arial" w:cs="Arial"/>
          <w:sz w:val="24"/>
          <w:szCs w:val="24"/>
        </w:rPr>
        <w:t xml:space="preserve"> Sostuvo que las denuncias penales no prueban plenamente los hechos narrados, pero constituyen un indicio que puede robustecerse con otras pruebas.</w:t>
      </w:r>
      <w:r>
        <w:rPr>
          <w:rFonts w:ascii="Arial" w:eastAsia="Arial" w:hAnsi="Arial" w:cs="Arial"/>
          <w:sz w:val="24"/>
          <w:szCs w:val="24"/>
          <w:vertAlign w:val="superscript"/>
        </w:rPr>
        <w:footnoteReference w:id="321"/>
      </w:r>
      <w:r>
        <w:rPr>
          <w:rFonts w:ascii="Arial" w:eastAsia="Arial" w:hAnsi="Arial" w:cs="Arial"/>
          <w:sz w:val="24"/>
          <w:szCs w:val="24"/>
        </w:rPr>
        <w:t xml:space="preserve"> Al examinar unos recibos de entrega de materiales, advirtió que su expedición pudo obedecer a causas distintas de la compra de votos, como su comercialización o un programa social.</w:t>
      </w:r>
      <w:r>
        <w:rPr>
          <w:rFonts w:ascii="Arial" w:eastAsia="Arial" w:hAnsi="Arial" w:cs="Arial"/>
          <w:sz w:val="24"/>
          <w:szCs w:val="24"/>
          <w:vertAlign w:val="superscript"/>
        </w:rPr>
        <w:footnoteReference w:id="322"/>
      </w:r>
      <w:r>
        <w:rPr>
          <w:rFonts w:ascii="Arial" w:eastAsia="Arial" w:hAnsi="Arial" w:cs="Arial"/>
          <w:sz w:val="24"/>
          <w:szCs w:val="24"/>
        </w:rPr>
        <w:t xml:space="preserve"> Este razonamiento considera hipótesis alternativas y excluye conclusiones que el material no autoriza. También restó fuerza a un acta levantada doce días después de los hechos, por falta de inmediatez, y la calificó como un leve indicio.</w:t>
      </w:r>
      <w:r>
        <w:rPr>
          <w:rFonts w:ascii="Arial" w:eastAsia="Arial" w:hAnsi="Arial" w:cs="Arial"/>
          <w:sz w:val="24"/>
          <w:szCs w:val="24"/>
          <w:vertAlign w:val="superscript"/>
        </w:rPr>
        <w:footnoteReference w:id="323"/>
      </w:r>
      <w:r>
        <w:rPr>
          <w:rFonts w:ascii="Arial" w:eastAsia="Arial" w:hAnsi="Arial" w:cs="Arial"/>
          <w:sz w:val="24"/>
          <w:szCs w:val="24"/>
        </w:rPr>
        <w:t xml:space="preserve"> Respecto de las copias de notas periodísticas y sondeos, concluyó que no eran idóneas para acreditar </w:t>
        <w:lastRenderedPageBreak/>
        <w:t>fehacientemente las violaciones aducidas.</w:t>
      </w:r>
      <w:r>
        <w:rPr>
          <w:rFonts w:ascii="Arial" w:eastAsia="Arial" w:hAnsi="Arial" w:cs="Arial"/>
          <w:sz w:val="24"/>
          <w:szCs w:val="24"/>
          <w:vertAlign w:val="superscript"/>
        </w:rPr>
        <w:footnoteReference w:id="324"/>
      </w:r>
      <w:r>
        <w:rPr>
          <w:rFonts w:ascii="Arial" w:eastAsia="Arial" w:hAnsi="Arial" w:cs="Arial"/>
          <w:sz w:val="24"/>
          <w:szCs w:val="24"/>
        </w:rPr>
        <w:t xml:space="preserve"> El método, en suma, fue racional y controlable en el plano de la valoración individual.</w:t>
      </w:r>
    </w:p>
    <w:p w14:paraId="16A9E70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vocabulario de la suficiencia, en cambio, permaneció anclado en la convicción. La Sala afirmó que ciertas pruebas le permitían arribar al pleno convencimiento de un hecho.</w:t>
      </w:r>
      <w:r>
        <w:rPr>
          <w:rFonts w:ascii="Arial" w:eastAsia="Arial" w:hAnsi="Arial" w:cs="Arial"/>
          <w:sz w:val="24"/>
          <w:szCs w:val="24"/>
          <w:vertAlign w:val="superscript"/>
        </w:rPr>
        <w:footnoteReference w:id="325"/>
      </w:r>
      <w:r>
        <w:rPr>
          <w:rFonts w:ascii="Arial" w:eastAsia="Arial" w:hAnsi="Arial" w:cs="Arial"/>
          <w:sz w:val="24"/>
          <w:szCs w:val="24"/>
        </w:rPr>
        <w:t xml:space="preserve"> Sostuvo que otras no producían convicción alguna en el órgano jurisdiccional.</w:t>
      </w:r>
      <w:r>
        <w:rPr>
          <w:rFonts w:ascii="Arial" w:eastAsia="Arial" w:hAnsi="Arial" w:cs="Arial"/>
          <w:sz w:val="24"/>
          <w:szCs w:val="24"/>
          <w:vertAlign w:val="superscript"/>
        </w:rPr>
        <w:footnoteReference w:id="326"/>
      </w:r>
      <w:r>
        <w:rPr>
          <w:rFonts w:ascii="Arial" w:eastAsia="Arial" w:hAnsi="Arial" w:cs="Arial"/>
          <w:sz w:val="24"/>
          <w:szCs w:val="24"/>
        </w:rPr>
        <w:t xml:space="preserve"> Para la quema de papelería electoral, el estudio conjunto de las pruebas le permitió llegar al convencimiento de que se destruyó documentación en forma dolosa o por negligencia injustificada.</w:t>
      </w:r>
      <w:r>
        <w:rPr>
          <w:rFonts w:ascii="Arial" w:eastAsia="Arial" w:hAnsi="Arial" w:cs="Arial"/>
          <w:sz w:val="24"/>
          <w:szCs w:val="24"/>
          <w:vertAlign w:val="superscript"/>
        </w:rPr>
        <w:footnoteReference w:id="327"/>
      </w:r>
      <w:r>
        <w:rPr>
          <w:rFonts w:ascii="Arial" w:eastAsia="Arial" w:hAnsi="Arial" w:cs="Arial"/>
          <w:sz w:val="24"/>
          <w:szCs w:val="24"/>
        </w:rPr>
        <w:t xml:space="preserve"> Estas expresiones describen el resultado del juicio del tribunal y no un umbral identificable. La sentencia muestra, así, la coexistencia de los dos planos de la cláusula híbrida. En el plano del método, la valoración es explícita y susceptible de control. En el plano de la suficiencia, la decisión se expresa como estado de convencimiento del órgano resolutor. Este desdoblamiento es la primera manifestación jurisprudencial documentada del problema que esta investigación examina.</w:t>
      </w:r>
    </w:p>
    <w:p w14:paraId="0F0FA48D" w14:textId="77777777" w:rsidR="000A1322" w:rsidRPr="000A1322" w:rsidRDefault="000A1322" w:rsidP="000A1322">
      <w:pPr>
        <w:spacing w:line="360" w:lineRule="auto"/>
        <w:rPr>
          <w:rFonts w:ascii="Arial" w:eastAsia="Arial" w:hAnsi="Arial" w:cs="Arial"/>
          <w:sz w:val="24"/>
          <w:szCs w:val="24"/>
        </w:rPr>
      </w:pPr>
    </w:p>
    <w:p w14:paraId="66286C85"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2.2.6. La conclusión de la sentencia. Concurrencia de irregularidades y determinancia</w:t>
      </w:r>
    </w:p>
    <w:p w14:paraId="37D8061B" w14:textId="77777777" w:rsidR="000A1322" w:rsidRPr="000A1322" w:rsidRDefault="000A1322" w:rsidP="000A1322">
      <w:pPr>
        <w:spacing w:line="360" w:lineRule="auto"/>
        <w:rPr>
          <w:rFonts w:ascii="Arial" w:eastAsia="Arial" w:hAnsi="Arial" w:cs="Arial"/>
          <w:sz w:val="24"/>
          <w:szCs w:val="24"/>
        </w:rPr>
      </w:pPr>
    </w:p>
    <w:p w14:paraId="756F00D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conclusión del caso Tabasco se apoyó en la concurrencia de varias irregularidades. La primera fue la inequidad en el acceso a la televisión, pues el partido ganador tuvo mayor presencia en un canal cuya concesionaria pertenecía mayoritariamente al gobierno estatal.</w:t>
      </w:r>
      <w:r>
        <w:rPr>
          <w:rFonts w:ascii="Arial" w:eastAsia="Arial" w:hAnsi="Arial" w:cs="Arial"/>
          <w:sz w:val="24"/>
          <w:szCs w:val="24"/>
          <w:vertAlign w:val="superscript"/>
        </w:rPr>
        <w:footnoteReference w:id="328"/>
      </w:r>
      <w:r>
        <w:rPr>
          <w:rFonts w:ascii="Arial" w:eastAsia="Arial" w:hAnsi="Arial" w:cs="Arial"/>
          <w:sz w:val="24"/>
          <w:szCs w:val="24"/>
        </w:rPr>
        <w:t xml:space="preserve"> Para ponderar su impacto, la Sala invocó la experiencia a que se refiere el artículo 16, párrafo 1, y citó la obra </w:t>
      </w:r>
      <w:r>
        <w:rPr>
          <w:rFonts w:ascii="Arial" w:eastAsia="Arial" w:hAnsi="Arial" w:cs="Arial"/>
          <w:i/>
          <w:iCs/>
          <w:sz w:val="24"/>
          <w:szCs w:val="24"/>
        </w:rPr>
        <w:t>Homo videns</w:t>
      </w:r>
      <w:r>
        <w:rPr>
          <w:rFonts w:ascii="Arial" w:eastAsia="Arial" w:hAnsi="Arial" w:cs="Arial"/>
          <w:sz w:val="24"/>
          <w:szCs w:val="24"/>
        </w:rPr>
        <w:t xml:space="preserve"> de Giovanni Sartori. La segunda fue la apertura de 1,338 paquetes electorales, equivalentes al 65 por ciento de las casillas, en la mayoría de los casos sin causa legal.</w:t>
      </w:r>
      <w:r>
        <w:rPr>
          <w:rFonts w:ascii="Arial" w:eastAsia="Arial" w:hAnsi="Arial" w:cs="Arial"/>
          <w:sz w:val="24"/>
          <w:szCs w:val="24"/>
          <w:vertAlign w:val="superscript"/>
        </w:rPr>
        <w:footnoteReference w:id="329"/>
      </w:r>
      <w:r>
        <w:rPr>
          <w:rFonts w:ascii="Arial" w:eastAsia="Arial" w:hAnsi="Arial" w:cs="Arial"/>
          <w:sz w:val="24"/>
          <w:szCs w:val="24"/>
        </w:rPr>
        <w:t xml:space="preserve"> La Sala razonó que no se trataba de una simple coincidencia, sino del acatamiento de una instrucción general.</w:t>
      </w:r>
      <w:r>
        <w:rPr>
          <w:rFonts w:ascii="Arial" w:eastAsia="Arial" w:hAnsi="Arial" w:cs="Arial"/>
          <w:sz w:val="24"/>
          <w:szCs w:val="24"/>
          <w:vertAlign w:val="superscript"/>
        </w:rPr>
        <w:footnoteReference w:id="330"/>
      </w:r>
      <w:r>
        <w:rPr>
          <w:rFonts w:ascii="Arial" w:eastAsia="Arial" w:hAnsi="Arial" w:cs="Arial"/>
          <w:sz w:val="24"/>
          <w:szCs w:val="24"/>
        </w:rPr>
        <w:t xml:space="preserve"> </w:t>
        <w:lastRenderedPageBreak/>
        <w:t>Este paso es una inferencia a partir de indicios que descarta expresamente una hipótesis alternativa. Otras irregularidades incluyeron la quema de papelería electoral, los hechos ocurridos en las instalaciones de una empresa de cómputo y las declaraciones de un exfuncionario sobre el financiamiento de la campaña.</w:t>
      </w:r>
      <w:r>
        <w:rPr>
          <w:rFonts w:ascii="Arial" w:eastAsia="Arial" w:hAnsi="Arial" w:cs="Arial"/>
          <w:sz w:val="24"/>
          <w:szCs w:val="24"/>
          <w:vertAlign w:val="superscript"/>
        </w:rPr>
        <w:footnoteReference w:id="331"/>
      </w:r>
      <w:r>
        <w:rPr>
          <w:rFonts w:ascii="Arial" w:eastAsia="Arial" w:hAnsi="Arial" w:cs="Arial"/>
          <w:sz w:val="24"/>
          <w:szCs w:val="24"/>
        </w:rPr>
        <w:t xml:space="preserve"> La Sala subrayó que su conclusión no derivaba de una sola circunstancia, sino de la concurrencia de todas, que daba relevancia a los indicios aportados por el resto del acervo.</w:t>
      </w:r>
      <w:r>
        <w:rPr>
          <w:rFonts w:ascii="Arial" w:eastAsia="Arial" w:hAnsi="Arial" w:cs="Arial"/>
          <w:sz w:val="24"/>
          <w:szCs w:val="24"/>
          <w:vertAlign w:val="superscript"/>
        </w:rPr>
        <w:footnoteReference w:id="332"/>
      </w:r>
    </w:p>
    <w:p w14:paraId="3E801970"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La determinancia se estableció con referencia al margen de votación. La Sala observó que, en el cómputo recompuesto, la diferencia entre los dos primeros lugares era de 7,303 votos, equivalente a 1.11 puntos porcentuales.</w:t>
      </w:r>
      <w:r>
        <w:rPr>
          <w:rFonts w:ascii="Arial" w:eastAsia="Arial" w:hAnsi="Arial" w:cs="Arial"/>
          <w:sz w:val="24"/>
          <w:szCs w:val="24"/>
          <w:vertAlign w:val="superscript"/>
        </w:rPr>
        <w:footnoteReference w:id="333"/>
      </w:r>
      <w:r>
        <w:rPr>
          <w:rFonts w:ascii="Arial" w:eastAsia="Arial" w:hAnsi="Arial" w:cs="Arial"/>
          <w:sz w:val="24"/>
          <w:szCs w:val="24"/>
        </w:rPr>
        <w:t xml:space="preserve"> De ahí concluyó que, si las anomalías no se hubieran producido, el resultado podría haber sido otro. Esta formulación interesa al análisis del capítulo. El umbral empleado no fue la certeza ni la probabilidad seria, sino la posibilidad de un resultado distinto. Tres años después, en el caso Colima, la misma Sala exigiría una probabilidad seria, fundada y razonable, como se expuso en el apartado 2.1. La diferencia entre ambas formulaciones obedece a la redacción de cada sentencia. Los magistrados disidentes sostuvieron, por su parte, que el acervo probatorio era insuficiente para anular la elección.</w:t>
      </w:r>
      <w:r>
        <w:rPr>
          <w:rFonts w:ascii="Arial" w:eastAsia="Arial" w:hAnsi="Arial" w:cs="Arial"/>
          <w:sz w:val="24"/>
          <w:szCs w:val="24"/>
          <w:vertAlign w:val="superscript"/>
        </w:rPr>
        <w:footnoteReference w:id="334"/>
      </w:r>
      <w:r>
        <w:rPr>
          <w:rFonts w:ascii="Arial" w:eastAsia="Arial" w:hAnsi="Arial" w:cs="Arial"/>
          <w:sz w:val="24"/>
          <w:szCs w:val="24"/>
        </w:rPr>
        <w:t xml:space="preserve"> Ese desacuerdo sobre la suficiencia, formulado sobre el mismo expediente, será objeto del apartado 2.3.</w:t>
      </w:r>
    </w:p>
    <w:p w14:paraId="535CB5BA" w14:textId="77777777" w:rsidR="000A1322" w:rsidRPr="000A1322" w:rsidRDefault="000A1322" w:rsidP="000A1322">
      <w:pPr>
        <w:spacing w:line="360" w:lineRule="auto"/>
        <w:rPr>
          <w:rFonts w:ascii="Arial" w:eastAsia="Arial" w:hAnsi="Arial" w:cs="Arial"/>
          <w:sz w:val="24"/>
          <w:szCs w:val="24"/>
        </w:rPr>
      </w:pPr>
    </w:p>
    <w:p w14:paraId="26B48AD2"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2.2.7. La jurisprudencia 38/2002 y sus precedentes</w:t>
      </w:r>
    </w:p>
    <w:p w14:paraId="773E637E" w14:textId="77777777" w:rsidR="000A1322" w:rsidRPr="000A1322" w:rsidRDefault="000A1322" w:rsidP="000A1322">
      <w:pPr>
        <w:spacing w:line="360" w:lineRule="auto"/>
        <w:rPr>
          <w:rFonts w:ascii="Arial" w:eastAsia="Arial" w:hAnsi="Arial" w:cs="Arial"/>
          <w:sz w:val="24"/>
          <w:szCs w:val="24"/>
        </w:rPr>
      </w:pPr>
    </w:p>
    <w:p w14:paraId="2F7BC4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jurisprudencia 38/2002 fijó los elementos para determinar la fuerza indiciaria de las notas periodísticas.</w:t>
      </w:r>
      <w:r>
        <w:rPr>
          <w:rFonts w:ascii="Arial" w:eastAsia="Arial" w:hAnsi="Arial" w:cs="Arial"/>
          <w:sz w:val="24"/>
          <w:szCs w:val="24"/>
          <w:vertAlign w:val="superscript"/>
        </w:rPr>
        <w:footnoteReference w:id="335"/>
      </w:r>
      <w:r>
        <w:rPr>
          <w:rFonts w:ascii="Arial" w:eastAsia="Arial" w:hAnsi="Arial" w:cs="Arial"/>
          <w:sz w:val="24"/>
          <w:szCs w:val="24"/>
        </w:rPr>
        <w:t xml:space="preserve"> Según su texto, esas notas solo pueden arrojar indicios, y el juzgador debe ponderar las circunstancias del caso para calificarlos como simples o de mayor grado convictivo. Las circunstancias relevantes son la pluralidad de notas, su procedencia de distintos órganos de información, su atribución a diferentes autores y su </w:t>
        <w:lastRenderedPageBreak/>
        <w:t>coincidencia en lo sustancial. Se añaden la falta de un mentís del afectado y la conducta procesal de quien se limita a negar valor a las notas sin pronunciarse sobre la certeza de los hechos. Ponderadas esas circunstancias conforme a la lógica, la sana crítica y las máximas de experiencia, se otorga mayor calidad indiciaria a las notas. En consecuencia, los elementos faltantes para alcanzar la fuerza probatoria plena son menores. La Sala Superior aprobó la jurisprudencia el 20 de mayo de 2002. Sus precedentes no incluyen el caso Tabasco, sino tres asuntos de 2001 y 2002 que se sintetizan en la tabla 3.</w:t>
      </w:r>
    </w:p>
    <w:p w14:paraId="3A29440F"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500"/>
        <w:gridCol w:w="2600"/>
        <w:gridCol w:w="1838"/>
      </w:tblGrid>
      <w:tr w:rsidR="000A1322" w:rsidRPr="000A1322" w14:paraId="29CDEE30"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24BB3B"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Precedente</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82FA0B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Materia</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635AE5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Uso de las notas periodísticas</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6D8D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suficiencia</w:t>
            </w:r>
          </w:p>
        </w:tc>
      </w:tr>
      <w:tr w:rsidR="000A1322" w:rsidRPr="000A1322" w14:paraId="14FEB1F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75E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SUP-JRC-170/2001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260EF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Elegibilidad del candidato a presidente municipal de Jerez, Zacatecas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19E3C9"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Robustecen indicios sobre la residencia en el extranjero</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49B1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indubitable</w:t>
            </w:r>
          </w:p>
        </w:tc>
      </w:tr>
      <w:tr w:rsidR="000A1322" w:rsidRPr="000A1322" w14:paraId="6E75E4DA"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FE778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SUP-JRC-349/2001</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3C0FE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Elección municipal de Tuxtla Gutiérrez, Chiapas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3A91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Leves indicios sin elementos con los cuales adminicularse</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E1E0B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No generan convicción alguna</w:t>
            </w:r>
          </w:p>
        </w:tc>
      </w:tr>
      <w:tr w:rsidR="000A1322" w:rsidRPr="000A1322" w14:paraId="69AD567D"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D977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SUP-JRC-024/2002</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C5AB9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Registro de planilla en Othón P. Blanco, Quintana Roo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39FA8"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Indicios enlazados con otros medios de prueba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20E2E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Plena convicción</w:t>
            </w:r>
          </w:p>
        </w:tc>
      </w:tr>
    </w:tbl>
    <w:p w14:paraId="39DBD772"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3. Precedentes de la jurisprudencia 38/2002. Elaboración propia con base en las sentencias citadas.</w:t>
      </w:r>
    </w:p>
    <w:p w14:paraId="41E508AE" w14:textId="77777777" w:rsidR="000A1322" w:rsidRPr="000A1322" w:rsidRDefault="000A1322" w:rsidP="000A1322">
      <w:pPr>
        <w:spacing w:line="360" w:lineRule="auto"/>
        <w:rPr>
          <w:rFonts w:ascii="Arial" w:eastAsia="Arial" w:hAnsi="Arial" w:cs="Arial"/>
          <w:sz w:val="24"/>
          <w:szCs w:val="24"/>
        </w:rPr>
      </w:pPr>
    </w:p>
    <w:p w14:paraId="0A8AD401"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El examen de los precedentes corrige una lectura frecuente de esta jurisprudencia. El SUP-JRC-170/2001 versó sobre la elegibilidad de un candidato a presidente municipal de Jerez, Zacatecas, cuya residencia se cuestionaba.</w:t>
      </w:r>
      <w:r>
        <w:rPr>
          <w:rFonts w:ascii="Arial" w:eastAsia="Arial" w:hAnsi="Arial" w:cs="Arial"/>
          <w:sz w:val="24"/>
          <w:szCs w:val="24"/>
          <w:vertAlign w:val="superscript"/>
        </w:rPr>
        <w:footnoteReference w:id="336"/>
      </w:r>
      <w:r>
        <w:rPr>
          <w:rFonts w:ascii="Arial" w:eastAsia="Arial" w:hAnsi="Arial" w:cs="Arial"/>
          <w:sz w:val="24"/>
          <w:szCs w:val="24"/>
        </w:rPr>
        <w:t xml:space="preserve"> La Sala sostuvo que los recibos de servicios no generaban la convicción indubitable del domicilio, sino solo indicios, y empleó las notas periodísticas para robustecer la conclusión contraria. El SUP-JRC-349/2001 se refirió a la elección municipal de Tuxtla Gutiérrez, Chiapas.</w:t>
      </w:r>
      <w:r>
        <w:rPr>
          <w:rFonts w:ascii="Arial" w:eastAsia="Arial" w:hAnsi="Arial" w:cs="Arial"/>
          <w:sz w:val="24"/>
          <w:szCs w:val="24"/>
          <w:vertAlign w:val="superscript"/>
        </w:rPr>
        <w:footnoteReference w:id="337"/>
      </w:r>
      <w:r>
        <w:rPr>
          <w:rFonts w:ascii="Arial" w:eastAsia="Arial" w:hAnsi="Arial" w:cs="Arial"/>
          <w:sz w:val="24"/>
          <w:szCs w:val="24"/>
        </w:rPr>
        <w:t xml:space="preserve"> En él, las notas aportadas solo generaron leves indicios, porque no existía otro elemento con el cual adminicularlas. El SUP-JRC-024/2002 versó sobre el registro de una planilla </w:t>
        <w:lastRenderedPageBreak/>
        <w:t>municipal en Othón P. Blanco, Quintana Roo.</w:t>
      </w:r>
      <w:r>
        <w:rPr>
          <w:rFonts w:ascii="Arial" w:eastAsia="Arial" w:hAnsi="Arial" w:cs="Arial"/>
          <w:sz w:val="24"/>
          <w:szCs w:val="24"/>
          <w:vertAlign w:val="superscript"/>
        </w:rPr>
        <w:footnoteReference w:id="338"/>
      </w:r>
      <w:r>
        <w:rPr>
          <w:rFonts w:ascii="Arial" w:eastAsia="Arial" w:hAnsi="Arial" w:cs="Arial"/>
          <w:sz w:val="24"/>
          <w:szCs w:val="24"/>
        </w:rPr>
        <w:t xml:space="preserve"> La Sala sostuvo que los indicios de las notas, enlazados con los demás medios de prueba, dieron al tribunal local la plena convicción de que el registro fue oportuno. En ese asunto, la Sala ya citaba una tesis relevante de 2001 con el mismo rubro.</w:t>
      </w:r>
    </w:p>
    <w:p w14:paraId="0AF3E735" w14:textId="77777777" w:rsidR="000A1322" w:rsidRPr="000A1322" w:rsidRDefault="000A1322" w:rsidP="000A1322">
      <w:pPr>
        <w:spacing w:line="360" w:lineRule="auto"/>
        <w:rPr>
          <w:rFonts w:ascii="Arial" w:eastAsia="Arial" w:hAnsi="Arial" w:cs="Arial"/>
          <w:sz w:val="24"/>
          <w:szCs w:val="24"/>
        </w:rPr>
      </w:pPr>
    </w:p>
    <w:p w14:paraId="49F9A29C"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2.2.8. El lenguaje de la convicción en la jurisprudencia 38/2002</w:t>
      </w:r>
    </w:p>
    <w:p w14:paraId="08E02A05" w14:textId="77777777" w:rsidR="000A1322" w:rsidRPr="000A1322" w:rsidRDefault="000A1322" w:rsidP="000A1322">
      <w:pPr>
        <w:spacing w:line="360" w:lineRule="auto"/>
        <w:rPr>
          <w:rFonts w:ascii="Arial" w:eastAsia="Arial" w:hAnsi="Arial" w:cs="Arial"/>
          <w:sz w:val="24"/>
          <w:szCs w:val="24"/>
        </w:rPr>
      </w:pPr>
    </w:p>
    <w:p w14:paraId="1AB8B226"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Podría sostenerse que la jurisprudencia 38/2002 depuró el lenguaje psicologista del artículo 16. El examen de su texto no respalda esa lectura. La jurisprudencia conserva la expresión grado convictivo y mantiene como meta la fuerza probatoria plena, que el artículo 16, párrafo 3, vincula a la generación de convicción. Sus precedentes emplean, además, las expresiones convicción indubitable, convicción alguna y plena convicción.</w:t>
      </w:r>
      <w:r>
        <w:rPr>
          <w:rFonts w:ascii="Arial" w:eastAsia="Arial" w:hAnsi="Arial" w:cs="Arial"/>
          <w:sz w:val="24"/>
          <w:szCs w:val="24"/>
          <w:vertAlign w:val="superscript"/>
        </w:rPr>
        <w:footnoteReference w:id="339"/>
      </w:r>
      <w:r>
        <w:rPr>
          <w:rFonts w:ascii="Arial" w:eastAsia="Arial" w:hAnsi="Arial" w:cs="Arial"/>
          <w:sz w:val="24"/>
          <w:szCs w:val="24"/>
        </w:rPr>
        <w:t xml:space="preserve"> Lo que la jurisprudencia aporta es otra cosa. Establece criterios para graduar el peso de un tipo de indicio, como la pluralidad e independencia de las fuentes, su concordancia y la ausencia de desmentido. Esos criterios pertenecen al plano de la valoración y son compatibles con la adminiculación estudiada en el apartado 1.1. La jurisprudencia supone, además, una escala que va del indicio simple al indicio de mayor grado y de este a la prueba plena. Sin embargo, no define en qué punto de esa escala se alcanza la plenitud, ni cuántos elementos faltantes deben reunirse para llegar a ella.</w:t>
      </w:r>
    </w:p>
    <w:p w14:paraId="3A97155A" w14:textId="77777777" w:rsidR="000A1322" w:rsidRPr="000A1322" w:rsidRDefault="000A1322" w:rsidP="000A1322">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omisión confirma el diagnóstico de la tesis en uno de los primeros criterios obligatorios sobre prueba indiciaria en materia electoral. La jurisprudencia formaliza reglas de peso, pero deja intacto el umbral de suficiencia. En términos del apartado 1.2, ordena el cómo de la valoración sin determinar el cuánto de la decisión. En términos del apartado 1.3, incumple el segundo requisito metodológico, pues no identifica un resultado probatorio mínimo. El problema se reproduce en cualquier indicio sujeto al artículo 16, párrafo 3, y no solo en las notas periodísticas. La jurisprudencia tiene, con todo, un mérito que debe reconocerse. Al exigir que se pondere la independencia de las fuentes y la ausencia de desmentido, introduce criterios objetivos y controlables en la </w:t>
        <w:lastRenderedPageBreak/>
        <w:t>valoración. Su insuficiencia radica en que esos criterios gradúan el peso del indicio, pero no indican cuándo el conjunto basta para tener un hecho por probado.</w:t>
      </w:r>
    </w:p>
    <w:p w14:paraId="511AE45A" w14:textId="77777777" w:rsidR="000A1322" w:rsidRPr="000A1322" w:rsidRDefault="000A1322" w:rsidP="000A1322">
      <w:pPr>
        <w:spacing w:line="360" w:lineRule="auto"/>
        <w:rPr>
          <w:rFonts w:ascii="Arial" w:eastAsia="Arial" w:hAnsi="Arial" w:cs="Arial"/>
          <w:sz w:val="24"/>
          <w:szCs w:val="24"/>
        </w:rPr>
      </w:pPr>
    </w:p>
    <w:p w14:paraId="0FB7358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2.2.9. La persistencia de la cláusula híbrida en la jurisprudencia reciente</w:t>
      </w:r>
    </w:p>
    <w:p w14:paraId="028E286F" w14:textId="77777777" w:rsidR="000A1322" w:rsidRPr="000A1322" w:rsidRDefault="000A1322" w:rsidP="000A1322">
      <w:pPr>
        <w:spacing w:line="360" w:lineRule="auto"/>
        <w:rPr>
          <w:rFonts w:ascii="Arial" w:eastAsia="Arial" w:hAnsi="Arial" w:cs="Arial"/>
          <w:sz w:val="24"/>
          <w:szCs w:val="24"/>
        </w:rPr>
      </w:pPr>
    </w:p>
    <w:p w14:paraId="22B1E55F"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La tensión que se originó entre 2000 y 2002 persiste en las decisiones recientes de la Sala Superior. En el SUP-JIN-194/2025, relativo a la elección de integrantes de la Suprema Corte de Justicia de la Nación, la Sala sostuvo que la ley de medios adopta la escuela de libre investigación o libre convencimiento.</w:t>
      </w:r>
      <w:r>
        <w:rPr>
          <w:rFonts w:ascii="Arial" w:eastAsia="Arial" w:hAnsi="Arial" w:cs="Arial"/>
          <w:sz w:val="24"/>
          <w:szCs w:val="24"/>
          <w:vertAlign w:val="superscript"/>
        </w:rPr>
        <w:footnoteReference w:id="340"/>
      </w:r>
      <w:r>
        <w:rPr>
          <w:rFonts w:ascii="Arial" w:eastAsia="Arial" w:hAnsi="Arial" w:cs="Arial"/>
          <w:sz w:val="24"/>
          <w:szCs w:val="24"/>
        </w:rPr>
        <w:t xml:space="preserve"> En el mismo párrafo añadió que la valoración debe guiarse por reglas lógicas y criterios que permitan su formulación racional y controlable. La sentencia combina, así, el vocabulario del convencimiento con el de la racionalidad controlable. En su voto particular, el magistrado Reyes Rodríguez Mondragón advirtió que la mayoría confundía el requisito de que las irregularidades estén plenamente acreditadas con un estándar probatorio específico.</w:t>
      </w:r>
      <w:r>
        <w:rPr>
          <w:rFonts w:ascii="Arial" w:eastAsia="Arial" w:hAnsi="Arial" w:cs="Arial"/>
          <w:sz w:val="24"/>
          <w:szCs w:val="24"/>
          <w:vertAlign w:val="superscript"/>
        </w:rPr>
        <w:footnoteReference w:id="341"/>
      </w:r>
      <w:r>
        <w:rPr>
          <w:rFonts w:ascii="Arial" w:eastAsia="Arial" w:hAnsi="Arial" w:cs="Arial"/>
          <w:sz w:val="24"/>
          <w:szCs w:val="24"/>
        </w:rPr>
        <w:t xml:space="preserve"> Sostuvo que la expresión plenamente acreditadas se refiere al nivel de convicción que se alcanza tras aplicar el estándar, por lo que no es un estándar en sí misma. En otro pasaje exigió que el conjunto probatorio genere convicción suficiente según el estándar aplicable.</w:t>
      </w:r>
      <w:r>
        <w:rPr>
          <w:rFonts w:ascii="Arial" w:eastAsia="Arial" w:hAnsi="Arial" w:cs="Arial"/>
          <w:sz w:val="24"/>
          <w:szCs w:val="24"/>
          <w:vertAlign w:val="superscript"/>
        </w:rPr>
        <w:footnoteReference w:id="342"/>
      </w:r>
      <w:r>
        <w:rPr>
          <w:rFonts w:ascii="Arial" w:eastAsia="Arial" w:hAnsi="Arial" w:cs="Arial"/>
          <w:sz w:val="24"/>
          <w:szCs w:val="24"/>
        </w:rPr>
        <w:t xml:space="preserve"> El voto identifica con precisión el vacío, pero conserva la convicción como medida del resultado. Veinticinco años después del caso Tabasco, la cláusula híbrida sigue sin un umbral definido.</w:t>
      </w:r>
    </w:p>
    <w:p w14:paraId="1DB92616" w14:textId="77777777" w:rsidR="000A1322" w:rsidRPr="000A1322" w:rsidRDefault="000A1322" w:rsidP="000A132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138"/>
      </w:tblGrid>
      <w:tr w:rsidR="000A1322" w:rsidRPr="000A1322" w14:paraId="6E1B6B9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F6E9C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Resolución</w:t>
            </w:r>
          </w:p>
        </w:tc>
        <w:tc>
          <w:tcPr>
            <w:tcW w:w="3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73D562"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Método declarado</w:t>
            </w:r>
          </w:p>
        </w:tc>
        <w:tc>
          <w:tcPr>
            <w:tcW w:w="3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7CDD2C4" w14:textId="77777777" w:rsidR="000A1322" w:rsidRPr="000A1322" w:rsidRDefault="000A1322" w:rsidP="000A1322">
            <w:pPr>
              <w:ind w:left="113" w:hanging="113"/>
              <w:rPr>
                <w:rFonts w:ascii="Arial" w:eastAsia="Arial" w:hAnsi="Arial" w:cs="Arial"/>
                <w:sz w:val="24"/>
                <w:szCs w:val="24"/>
              </w:rPr>
            </w:pPr>
            <w:r>
              <w:rPr>
                <w:rFonts w:ascii="Arial" w:eastAsia="Arial" w:hAnsi="Arial" w:cs="Arial"/>
                <w:b/>
                <w:bCs/>
                <w:sz w:val="22"/>
                <w:szCs w:val="22"/>
              </w:rPr>
              <w:t>Expresión de la suficiencia</w:t>
            </w:r>
          </w:p>
        </w:tc>
      </w:tr>
      <w:tr w:rsidR="000A1322" w:rsidRPr="000A1322" w14:paraId="5902CF12"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FB572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SUP-JRC-487/2000</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B17CF"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Análisis individual y valoración concatenada</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DD33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Pleno convencimiento y posibilidad de un resultado distinto</w:t>
            </w:r>
          </w:p>
        </w:tc>
      </w:tr>
      <w:tr w:rsidR="000A1322" w:rsidRPr="000A1322" w14:paraId="7C888FFA"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CEDCC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Jurisprudencia 38/2002</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F78B37"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Ponderación de fuentes, autores, coincidencia y desmentido</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A4922D"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Grado convictivo y fuerza probatoria plena</w:t>
            </w:r>
          </w:p>
        </w:tc>
      </w:tr>
      <w:tr w:rsidR="000A1322" w:rsidRPr="000A1322" w14:paraId="46BC031C"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085C8A"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SUP-JIN-194/2025, mayoría</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D2D135"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Reglas lógicas y criterios de formulación racional y controlable</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B0A523"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Libre convencimiento</w:t>
            </w:r>
          </w:p>
        </w:tc>
      </w:tr>
      <w:tr w:rsidR="000A1322" w:rsidRPr="000A1322" w14:paraId="1667E3E6"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D02961"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lastRenderedPageBreak/>
              <w:t>SUP-JIN-194/2025, voto particular</w:t>
            </w:r>
          </w:p>
        </w:tc>
        <w:tc>
          <w:tcPr>
            <w:tcW w:w="3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50C6"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Valoración conjunta conforme al artículo 16</w:t>
            </w:r>
          </w:p>
        </w:tc>
        <w:tc>
          <w:tcPr>
            <w:tcW w:w="3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B769F0" w14:textId="77777777" w:rsidR="000A1322" w:rsidRPr="000A1322" w:rsidRDefault="000A1322" w:rsidP="000A1322">
            <w:pPr>
              <w:ind w:left="113" w:hanging="113"/>
              <w:rPr>
                <w:rFonts w:ascii="Arial" w:eastAsia="Arial" w:hAnsi="Arial" w:cs="Arial"/>
                <w:sz w:val="24"/>
                <w:szCs w:val="24"/>
              </w:rPr>
            </w:pPr>
            <w:r>
              <w:rPr>
                <w:rFonts w:ascii="Arial" w:eastAsia="Arial" w:hAnsi="Arial" w:cs="Arial"/>
                <w:sz w:val="22"/>
                <w:szCs w:val="22"/>
              </w:rPr>
              <w:t>Convicción suficiente según el estándar aplicable</w:t>
            </w:r>
          </w:p>
        </w:tc>
      </w:tr>
    </w:tbl>
    <w:p w14:paraId="2A9E9B83" w14:textId="77777777" w:rsidR="000A1322" w:rsidRPr="000A1322" w:rsidRDefault="000A1322" w:rsidP="000A1322">
      <w:pPr>
        <w:spacing w:before="60"/>
        <w:rPr>
          <w:rFonts w:ascii="Arial" w:eastAsia="Arial" w:hAnsi="Arial" w:cs="Arial"/>
          <w:sz w:val="24"/>
          <w:szCs w:val="24"/>
        </w:rPr>
      </w:pPr>
      <w:r>
        <w:rPr>
          <w:rFonts w:ascii="Arial" w:eastAsia="Arial" w:hAnsi="Arial" w:cs="Arial"/>
        </w:rPr>
        <w:t>Tabla 4. Método y suficiencia en resoluciones seleccionadas. Elaboración propia con base en las resoluciones citadas.</w:t>
      </w:r>
    </w:p>
    <w:p w14:paraId="21C0C9D5" w14:textId="77777777" w:rsidR="000A1322" w:rsidRPr="000A1322" w:rsidRDefault="000A1322" w:rsidP="000A1322">
      <w:pPr>
        <w:spacing w:line="360" w:lineRule="auto"/>
        <w:rPr>
          <w:rFonts w:ascii="Arial" w:eastAsia="Arial" w:hAnsi="Arial" w:cs="Arial"/>
          <w:sz w:val="24"/>
          <w:szCs w:val="24"/>
        </w:rPr>
      </w:pPr>
    </w:p>
    <w:p w14:paraId="7C0BB0AA" w14:textId="77777777" w:rsidR="000A1322" w:rsidRPr="000A1322" w:rsidRDefault="000A1322" w:rsidP="000A1322">
      <w:pPr>
        <w:spacing w:line="360" w:lineRule="auto"/>
        <w:rPr>
          <w:rFonts w:ascii="Arial" w:eastAsia="Arial" w:hAnsi="Arial" w:cs="Arial"/>
          <w:sz w:val="24"/>
          <w:szCs w:val="24"/>
        </w:rPr>
      </w:pPr>
    </w:p>
    <w:p w14:paraId="6785641D" w14:textId="77777777" w:rsidR="000A1322" w:rsidRPr="000A1322" w:rsidRDefault="000A1322" w:rsidP="000A132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2.2.10. Recapitulación y tránsito al apartado 2.3</w:t>
      </w:r>
    </w:p>
    <w:p w14:paraId="035E9E35" w14:textId="77777777" w:rsidR="000A1322" w:rsidRPr="000A1322" w:rsidRDefault="000A1322" w:rsidP="000A1322">
      <w:pPr>
        <w:spacing w:line="360" w:lineRule="auto"/>
        <w:rPr>
          <w:rFonts w:ascii="Arial" w:eastAsia="Arial" w:hAnsi="Arial" w:cs="Arial"/>
          <w:sz w:val="24"/>
          <w:szCs w:val="24"/>
        </w:rPr>
      </w:pPr>
    </w:p>
    <w:p w14:paraId="5FE7F96B" w14:textId="77777777" w:rsidR="000A1322" w:rsidRPr="000A1322" w:rsidRDefault="000A1322" w:rsidP="000A1322">
      <w:pPr>
        <w:spacing w:line="360" w:lineRule="auto"/>
        <w:jc w:val="both"/>
        <w:rPr>
          <w:rFonts w:ascii="Arial" w:eastAsia="Arial" w:hAnsi="Arial" w:cs="Arial"/>
          <w:sz w:val="24"/>
          <w:szCs w:val="24"/>
        </w:rPr>
      </w:pPr>
      <w:r>
        <w:rPr>
          <w:rFonts w:ascii="Arial" w:eastAsia="Arial" w:hAnsi="Arial" w:cs="Arial"/>
          <w:sz w:val="24"/>
          <w:szCs w:val="24"/>
        </w:rPr>
        <w:t>El análisis precedente permite formular cuatro conclusiones. La primera es que el artículo 16 de la ley de medios combina, desde 1996, un método racional, una tasación legal y un umbral subjetivo, sin reglas que los articulen. La segunda es que la fórmula de la sana crítica llegó al texto legal con una indeterminación de origen, que la práctica española ya había aproximado a la íntima convicción. La tercera es que el caso Tabasco aplicó un método de valoración racional, que consideró hipótesis alternativas, pero expresó la suficiencia en términos de convencimiento y de posibilidad de un resultado distinto. La cuarta es que la jurisprudencia 38/2002 formalizó criterios para graduar el peso de las notas periodísticas, sin eliminar el lenguaje de la convicción ni fijar un umbral de plenitud. Todo indica que la cláusula híbrida responde más a la recepción de fórmulas de contenido impreciso que a una decisión deliberada de combinar modelos, hipótesis que deberá contrastarse con los antecedentes parlamentarios. La jurisdicción electoral desarrolló el método, pero no la regla de decisión. La fragilidad de ese diseño se hizo visible en el propio caso Tabasco, donde dos magistrados consideraron insuficiente el mismo acervo que la mayoría estimó bastante. El apartado 2.3 examina los argumentos de ese voto particular frente a la sentencia mayoritaria.</w:t>
      </w:r>
    </w:p>
    <w:p w14:paraId="743B2D9E" w14:textId="27CAB90F" w:rsidR="0062405A" w:rsidRPr="00FA7385" w:rsidRDefault="00E354C7" w:rsidP="00FA7385">
      <w:pPr>
        <w:pStyle w:val="Ttulo2"/>
        <w:spacing w:before="300" w:after="180"/>
      </w:pPr>
      <w:r>
        <w:rPr>
          <w:b/>
          <w:bCs/>
        </w:rPr>
        <w:t>2.3. El voto particular de 2000 frente a la sentencia mayoritaria</w:t>
      </w:r>
      <w:bookmarkStart w:id="13" w:name="_Toc240931710"/>
      <w:bookmarkEnd w:id="12"/>
    </w:p>
    <w:p w14:paraId="1D51E9E8"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sentencia del caso Tabasco no fue unánime. Los magistrados Eloy Fuentes Cerda y Alfonsina Berta Navarro Hidalgo formularon un voto particular conjunto contra la declaración de nulidad.</w:t>
      </w:r>
      <w:r>
        <w:rPr>
          <w:rFonts w:ascii="Arial" w:eastAsia="Arial" w:hAnsi="Arial" w:cs="Arial"/>
          <w:sz w:val="24"/>
          <w:szCs w:val="24"/>
          <w:vertAlign w:val="superscript"/>
        </w:rPr>
        <w:footnoteReference w:id="343"/>
      </w:r>
      <w:r>
        <w:rPr>
          <w:rFonts w:ascii="Arial" w:eastAsia="Arial" w:hAnsi="Arial" w:cs="Arial"/>
          <w:sz w:val="24"/>
          <w:szCs w:val="24"/>
        </w:rPr>
        <w:t xml:space="preserve"> Ese voto constituye un disenso temprano y documentado </w:t>
        <w:lastRenderedPageBreak/>
        <w:t>sobre la suficiencia de la prueba indiciaria en una nulidad de elección de gobernador. Su examen permite contrastar dos lecturas del mismo acervo probatorio, formuladas por el mismo órgano y en la misma fecha. El presente apartado sostiene tres tesis. La primera es que el disenso no se limitó a un argumento de legalidad, sino que discutió la solidez de cada inferencia de la mayoría. La segunda es que el voto empleó el par cuantitativo y cualitativo de la determinancia, pero no lo creó, porque ese vocabulario ya circulaba en la jurisprudencia y en la propia sentencia mayoritaria. La tercera es que mayoría y minoría compartieron el mismo vocabulario de la convicción, sin plantear la necesidad de un umbral de suficiencia. El análisis se apoya en el texto íntegro del voto, publicado por el propio Tribunal, y en la sentencia de Colima de 2003.</w:t>
      </w:r>
    </w:p>
    <w:p w14:paraId="6A872526" w14:textId="77777777" w:rsidR="0062405A" w:rsidRPr="0062405A" w:rsidRDefault="0062405A" w:rsidP="0062405A">
      <w:pPr>
        <w:spacing w:line="360" w:lineRule="auto"/>
        <w:rPr>
          <w:rFonts w:ascii="Arial" w:eastAsia="Arial" w:hAnsi="Arial" w:cs="Arial"/>
          <w:sz w:val="24"/>
          <w:szCs w:val="24"/>
        </w:rPr>
      </w:pPr>
    </w:p>
    <w:p w14:paraId="5DA901AA"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2.3.1. El voto particular. Autores, alcance y estructura</w:t>
      </w:r>
    </w:p>
    <w:p w14:paraId="37B1AEF3" w14:textId="77777777" w:rsidR="0062405A" w:rsidRPr="0062405A" w:rsidRDefault="0062405A" w:rsidP="0062405A">
      <w:pPr>
        <w:spacing w:line="360" w:lineRule="auto"/>
        <w:rPr>
          <w:rFonts w:ascii="Arial" w:eastAsia="Arial" w:hAnsi="Arial" w:cs="Arial"/>
          <w:sz w:val="24"/>
          <w:szCs w:val="24"/>
        </w:rPr>
      </w:pPr>
    </w:p>
    <w:p w14:paraId="3691721A"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voto se emitió con fundamento en el artículo 187 de la Ley Orgánica del Poder Judicial de la Federación.</w:t>
      </w:r>
      <w:r>
        <w:rPr>
          <w:rFonts w:ascii="Arial" w:eastAsia="Arial" w:hAnsi="Arial" w:cs="Arial"/>
          <w:sz w:val="24"/>
          <w:szCs w:val="24"/>
          <w:vertAlign w:val="superscript"/>
        </w:rPr>
        <w:footnoteReference w:id="344"/>
      </w:r>
      <w:r>
        <w:rPr>
          <w:rFonts w:ascii="Arial" w:eastAsia="Arial" w:hAnsi="Arial" w:cs="Arial"/>
          <w:sz w:val="24"/>
          <w:szCs w:val="24"/>
        </w:rPr>
        <w:t xml:space="preserve"> Sus autores declararon que el acervo probatorio aportado resultaba insuficiente para anular la elección de gobernador. El disenso no fue total. Los magistrados coincidieron con la mayoría en que el sistema de nulidades de Tabasco comprendía también la elección de gobernador, contra lo sostenido por el tribunal local. Su desacuerdo se refirió a la actualización de los supuestos de nulidad en el caso concreto. La parte medular del voto ocupa sus primeras siete páginas.</w:t>
      </w:r>
      <w:r>
        <w:rPr>
          <w:rFonts w:ascii="Arial" w:eastAsia="Arial" w:hAnsi="Arial" w:cs="Arial"/>
          <w:sz w:val="24"/>
          <w:szCs w:val="24"/>
          <w:vertAlign w:val="superscript"/>
        </w:rPr>
        <w:footnoteReference w:id="345"/>
      </w:r>
      <w:r>
        <w:rPr>
          <w:rFonts w:ascii="Arial" w:eastAsia="Arial" w:hAnsi="Arial" w:cs="Arial"/>
          <w:sz w:val="24"/>
          <w:szCs w:val="24"/>
        </w:rPr>
        <w:t xml:space="preserve"> En ella se enumeran los nueve elementos que la mayoría tomó en cuenta y se responde a cada uno. A continuación, los disidentes examinaron los restantes agravios de los partidos actores, como si se tratara de un proyecto alternativo de sentencia.</w:t>
      </w:r>
      <w:r>
        <w:rPr>
          <w:rFonts w:ascii="Arial" w:eastAsia="Arial" w:hAnsi="Arial" w:cs="Arial"/>
          <w:sz w:val="24"/>
          <w:szCs w:val="24"/>
          <w:vertAlign w:val="superscript"/>
        </w:rPr>
        <w:footnoteReference w:id="346"/>
      </w:r>
      <w:r>
        <w:rPr>
          <w:rFonts w:ascii="Arial" w:eastAsia="Arial" w:hAnsi="Arial" w:cs="Arial"/>
          <w:sz w:val="24"/>
          <w:szCs w:val="24"/>
        </w:rPr>
        <w:t xml:space="preserve"> Esa extensión muestra que el disenso reconstruyó el caso completo.</w:t>
      </w:r>
    </w:p>
    <w:p w14:paraId="04D31069" w14:textId="77777777" w:rsidR="0062405A" w:rsidRPr="0062405A" w:rsidRDefault="0062405A" w:rsidP="0062405A">
      <w:pPr>
        <w:spacing w:line="360" w:lineRule="auto"/>
        <w:rPr>
          <w:rFonts w:ascii="Arial" w:eastAsia="Arial" w:hAnsi="Arial" w:cs="Arial"/>
          <w:sz w:val="24"/>
          <w:szCs w:val="24"/>
        </w:rPr>
      </w:pPr>
    </w:p>
    <w:p w14:paraId="30295221"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2.3.2. El argumento de legalidad. La jornada electoral y la definitividad de las etapas</w:t>
      </w:r>
    </w:p>
    <w:p w14:paraId="3C40887E" w14:textId="77777777" w:rsidR="0062405A" w:rsidRPr="0062405A" w:rsidRDefault="0062405A" w:rsidP="0062405A">
      <w:pPr>
        <w:spacing w:line="360" w:lineRule="auto"/>
        <w:rPr>
          <w:rFonts w:ascii="Arial" w:eastAsia="Arial" w:hAnsi="Arial" w:cs="Arial"/>
          <w:sz w:val="24"/>
          <w:szCs w:val="24"/>
        </w:rPr>
      </w:pPr>
    </w:p>
    <w:p w14:paraId="12C10EB6"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lastRenderedPageBreak/>
        <w:t>El primer argumento del voto fue de legalidad. Los disidentes sostuvieron que la nulidad de la elección de gobernador solo procedía conforme a los artículos 280 y 281 del código electoral de Tabasco.</w:t>
      </w:r>
      <w:r>
        <w:rPr>
          <w:rFonts w:ascii="Arial" w:eastAsia="Arial" w:hAnsi="Arial" w:cs="Arial"/>
          <w:sz w:val="24"/>
          <w:szCs w:val="24"/>
          <w:vertAlign w:val="superscript"/>
        </w:rPr>
        <w:footnoteReference w:id="347"/>
      </w:r>
      <w:r>
        <w:rPr>
          <w:rFonts w:ascii="Arial" w:eastAsia="Arial" w:hAnsi="Arial" w:cs="Arial"/>
          <w:sz w:val="24"/>
          <w:szCs w:val="24"/>
        </w:rPr>
        <w:t xml:space="preserve"> Según su lectura, el legislador limitó esa nulidad a irregularidades sustanciales ocurridas durante la jornada electoral que afectaran decididamente su resultado. En consecuencia, debían soslayarse los hechos anteriores a la jornada. La razón que ofrecieron fue que las etapas del proceso electoral adquieren definitividad conforme se avanza de una a otra. Advirtieron que los partidos actores invocaban irregularidades de la jornada y de la etapa de resultados, pero también hechos previos al día de la elección.</w:t>
      </w:r>
      <w:r>
        <w:rPr>
          <w:rFonts w:ascii="Arial" w:eastAsia="Arial" w:hAnsi="Arial" w:cs="Arial"/>
          <w:sz w:val="24"/>
          <w:szCs w:val="24"/>
          <w:vertAlign w:val="superscript"/>
        </w:rPr>
        <w:footnoteReference w:id="348"/>
      </w:r>
      <w:r>
        <w:rPr>
          <w:rFonts w:ascii="Arial" w:eastAsia="Arial" w:hAnsi="Arial" w:cs="Arial"/>
          <w:sz w:val="24"/>
          <w:szCs w:val="24"/>
        </w:rPr>
        <w:t xml:space="preserve"> Precisamente en este punto se separaron de la mayoría. Este argumento no versa sobre la prueba, sino sobre el objeto de la nulidad. Sin embargo, tiene efectos probatorios indirectos, porque excluye de la valoración la mayor parte del acervo indiciario relativo a la campaña.</w:t>
      </w:r>
    </w:p>
    <w:p w14:paraId="135E13CB" w14:textId="77777777" w:rsidR="0062405A" w:rsidRPr="0062405A" w:rsidRDefault="0062405A" w:rsidP="0062405A">
      <w:pPr>
        <w:spacing w:line="360" w:lineRule="auto"/>
        <w:rPr>
          <w:rFonts w:ascii="Arial" w:eastAsia="Arial" w:hAnsi="Arial" w:cs="Arial"/>
          <w:sz w:val="24"/>
          <w:szCs w:val="24"/>
        </w:rPr>
      </w:pPr>
    </w:p>
    <w:p w14:paraId="1B2A04A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2.3.3. El argumento probatorio. La crítica a las inferencias de la mayoría</w:t>
      </w:r>
    </w:p>
    <w:p w14:paraId="36012D18" w14:textId="77777777" w:rsidR="0062405A" w:rsidRPr="0062405A" w:rsidRDefault="0062405A" w:rsidP="0062405A">
      <w:pPr>
        <w:spacing w:line="360" w:lineRule="auto"/>
        <w:rPr>
          <w:rFonts w:ascii="Arial" w:eastAsia="Arial" w:hAnsi="Arial" w:cs="Arial"/>
          <w:sz w:val="24"/>
          <w:szCs w:val="24"/>
        </w:rPr>
      </w:pPr>
    </w:p>
    <w:p w14:paraId="662BD4E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El segundo argumento, de mayor extensión, fue propiamente probatorio. Respecto de la inequidad en televisión, los disidentes calificaron las afirmaciones de la mayoría como apreciaciones subjetivas, carentes del sostén necesario para lograr una fuerza convictiva.</w:t>
      </w:r>
      <w:r>
        <w:rPr>
          <w:rFonts w:ascii="Arial" w:eastAsia="Arial" w:hAnsi="Arial" w:cs="Arial"/>
          <w:sz w:val="24"/>
          <w:szCs w:val="24"/>
          <w:vertAlign w:val="superscript"/>
        </w:rPr>
        <w:footnoteReference w:id="349"/>
      </w:r>
      <w:r>
        <w:rPr>
          <w:rFonts w:ascii="Arial" w:eastAsia="Arial" w:hAnsi="Arial" w:cs="Arial"/>
          <w:sz w:val="24"/>
          <w:szCs w:val="24"/>
        </w:rPr>
        <w:t xml:space="preserve"> Observaron que se ignoraba la audiencia de los programas y que, según la experiencia, el abuso de los medios televisivos no siempre asegura el triunfo. Cuestionaron que los testimonios notariales sobre la participación estatal en la televisora fueran de varios años atrás y reclamaron información fehaciente sobre su composición actual. Añadieron que, en la radio, el partido ganador había dispuesto de un tiempo muy inferior al de sus adversarios.</w:t>
      </w:r>
      <w:r>
        <w:rPr>
          <w:rFonts w:ascii="Arial" w:eastAsia="Arial" w:hAnsi="Arial" w:cs="Arial"/>
          <w:sz w:val="24"/>
          <w:szCs w:val="24"/>
          <w:vertAlign w:val="superscript"/>
        </w:rPr>
        <w:footnoteReference w:id="350"/>
      </w:r>
      <w:r>
        <w:rPr>
          <w:rFonts w:ascii="Arial" w:eastAsia="Arial" w:hAnsi="Arial" w:cs="Arial"/>
          <w:sz w:val="24"/>
          <w:szCs w:val="24"/>
        </w:rPr>
        <w:t xml:space="preserve"> Con datos del Instituto Nacional de Estadística, Geografía e Informática, señalaron que la proporción de hogares con radio y con televisión era prácticamente igual. De ahí concluyeron que el impacto atribuido a la televisión debía reconocerse también a los demás partidos en la radio. Este </w:t>
        <w:lastRenderedPageBreak/>
        <w:t>razonamiento opone a la inferencia mayoritaria una hipótesis alternativa y exige un dato empírico, la audiencia, que el expediente no contenía.</w:t>
      </w:r>
    </w:p>
    <w:p w14:paraId="3A944E7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mismo método se aplicó a las demás irregularidades. Sobre la apertura de 1,338 paquetes, los disidentes sostuvieron que la existencia de una instrucción general era una conjetura sin apoyo en autos.</w:t>
      </w:r>
      <w:r>
        <w:rPr>
          <w:rFonts w:ascii="Arial" w:eastAsia="Arial" w:hAnsi="Arial" w:cs="Arial"/>
          <w:sz w:val="24"/>
          <w:szCs w:val="24"/>
          <w:vertAlign w:val="superscript"/>
        </w:rPr>
        <w:footnoteReference w:id="351"/>
      </w:r>
      <w:r>
        <w:rPr>
          <w:rFonts w:ascii="Arial" w:eastAsia="Arial" w:hAnsi="Arial" w:cs="Arial"/>
          <w:sz w:val="24"/>
          <w:szCs w:val="24"/>
        </w:rPr>
        <w:t xml:space="preserve"> Propusieron una explicación alternativa, según la cual esa instrucción podría haberse girado para lograr mayor transparencia en los resultados. Añadieron que, salvo en un número reducidísimo de casillas, los nuevos cómputos coincidieron con los de las mesas directivas, e invocaron la presunción de validez de los actos electorales. Sobre la quema de papelería, subrayaron que ocurrió en noviembre, bastante tiempo después de la jornada electoral.</w:t>
      </w:r>
      <w:r>
        <w:rPr>
          <w:rFonts w:ascii="Arial" w:eastAsia="Arial" w:hAnsi="Arial" w:cs="Arial"/>
          <w:sz w:val="24"/>
          <w:szCs w:val="24"/>
          <w:vertAlign w:val="superscript"/>
        </w:rPr>
        <w:footnoteReference w:id="352"/>
      </w:r>
      <w:r>
        <w:rPr>
          <w:rFonts w:ascii="Arial" w:eastAsia="Arial" w:hAnsi="Arial" w:cs="Arial"/>
          <w:sz w:val="24"/>
          <w:szCs w:val="24"/>
        </w:rPr>
        <w:t xml:space="preserve"> Sobre la entrega de despensas y utensilios, exigieron que se demostrara sobre qué número de electores se ejerció la presión, porque sin ese dato no habría prueba de una relación de causa a efecto. Respecto de la declaración de un exfuncionario estatal, sostuvieron que debía desecharse por haberse producido después de la sentencia local y fuera de la litis.</w:t>
      </w:r>
      <w:r>
        <w:rPr>
          <w:rFonts w:ascii="Arial" w:eastAsia="Arial" w:hAnsi="Arial" w:cs="Arial"/>
          <w:sz w:val="24"/>
          <w:szCs w:val="24"/>
          <w:vertAlign w:val="superscript"/>
        </w:rPr>
        <w:footnoteReference w:id="353"/>
      </w:r>
      <w:r>
        <w:rPr>
          <w:rFonts w:ascii="Arial" w:eastAsia="Arial" w:hAnsi="Arial" w:cs="Arial"/>
          <w:sz w:val="24"/>
          <w:szCs w:val="24"/>
        </w:rPr>
        <w:t xml:space="preserve"> Por último, invocaron la congruencia con otros asuntos resueltos ese mismo día, como la elección de diputado en Nacajuca, validada con una diferencia de 0.47 por ciento.</w:t>
      </w:r>
      <w:r>
        <w:rPr>
          <w:rFonts w:ascii="Arial" w:eastAsia="Arial" w:hAnsi="Arial" w:cs="Arial"/>
          <w:sz w:val="24"/>
          <w:szCs w:val="24"/>
          <w:vertAlign w:val="superscript"/>
        </w:rPr>
        <w:footnoteReference w:id="354"/>
      </w:r>
      <w:r>
        <w:rPr>
          <w:rFonts w:ascii="Arial" w:eastAsia="Arial" w:hAnsi="Arial" w:cs="Arial"/>
          <w:sz w:val="24"/>
          <w:szCs w:val="24"/>
        </w:rPr>
        <w:t xml:space="preserve"> La tabla 1 sintetiza el contraste entre las inferencias de la mayoría y las objeciones de la minoría.</w:t>
      </w:r>
    </w:p>
    <w:p w14:paraId="6692A77B"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300"/>
        <w:gridCol w:w="2900"/>
        <w:gridCol w:w="1838"/>
      </w:tblGrid>
      <w:tr w:rsidR="0062405A" w:rsidRPr="0062405A" w14:paraId="14807087" w14:textId="77777777" w:rsidTr="00D71922">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3016B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Irregularidad</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6E530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Inferencia de la mayoría</w:t>
            </w:r>
          </w:p>
        </w:tc>
        <w:tc>
          <w:tcPr>
            <w:tcW w:w="2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18517B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Objeción de la minoría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EAEC8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Tipo de objeción</w:t>
            </w:r>
          </w:p>
        </w:tc>
      </w:tr>
      <w:tr w:rsidR="0062405A" w:rsidRPr="0062405A" w14:paraId="1BEB348D"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69A6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Inequidad en televisión</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61578E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Ventaja del partido ganador propiciada por el gobierno estatal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0CCFB4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Se ignora la audiencia y la composición actual de la televisora, y la radio favoreció a otros partidos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CFE0A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 e hipótesis alternativa</w:t>
            </w:r>
          </w:p>
        </w:tc>
      </w:tr>
      <w:tr w:rsidR="0062405A" w:rsidRPr="0062405A" w14:paraId="33FE5FA2"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4BC7B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Apertura de 1,338 paquetes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3862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Acatamiento de una instrucción general</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3472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Conjetura sin apoyo en autos, pudo buscar transparencia y los cómputos coincidieron</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1B57A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Hipótesis alternativa y falta de impacto</w:t>
            </w:r>
          </w:p>
        </w:tc>
      </w:tr>
      <w:tr w:rsidR="0062405A" w:rsidRPr="0062405A" w14:paraId="1BA6B218"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A7AC0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Quema de papelería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7EAF0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Destrucción dolosa o negligente de documentación</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0C90E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Ocurrió después de la jornada electoral</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1EE79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Pertinencia temporal</w:t>
            </w:r>
          </w:p>
        </w:tc>
      </w:tr>
      <w:tr w:rsidR="0062405A" w:rsidRPr="0062405A" w14:paraId="5EC3EAA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B057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lastRenderedPageBreak/>
              <w:t>Entrega de despensas</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DE137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Compra de votos</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C9D25D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se precisó el número de electores presionados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C10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Dato empírico faltante</w:t>
            </w:r>
          </w:p>
        </w:tc>
      </w:tr>
      <w:tr w:rsidR="0062405A" w:rsidRPr="0062405A" w14:paraId="7087EC3A"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0E54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Declaración de un exfuncionario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D22D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Financiamiento ilícito de la campaña</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EE713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Posterior a la sentencia local y ajena a la litis</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792B89"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Oportunidad procesal</w:t>
            </w:r>
          </w:p>
        </w:tc>
      </w:tr>
      <w:tr w:rsidR="0062405A" w:rsidRPr="0062405A" w14:paraId="0BB65F06" w14:textId="77777777" w:rsidTr="00D71922">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7E558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de 1.11 por ciento</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A3B13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Cualquier irregularidad pudo cambiar el resultado</w:t>
            </w:r>
          </w:p>
        </w:tc>
        <w:tc>
          <w:tcPr>
            <w:tcW w:w="2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D3A73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Elecciones más cerradas se validaron el mismo día</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C391A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Congruencia entre casos</w:t>
            </w:r>
          </w:p>
        </w:tc>
      </w:tr>
    </w:tbl>
    <w:p w14:paraId="6E682FFC"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1. Inferencias de la mayoría y objeciones de la minoría en el caso Tabasco. Elaboración propia con base en la sentencia, t. I, pp. 499-505, y en el voto particular, t. II, pp. 2-7.</w:t>
      </w:r>
    </w:p>
    <w:p w14:paraId="2E05C957" w14:textId="77777777" w:rsidR="0062405A" w:rsidRPr="0062405A" w:rsidRDefault="0062405A" w:rsidP="0062405A">
      <w:pPr>
        <w:spacing w:line="360" w:lineRule="auto"/>
        <w:rPr>
          <w:rFonts w:ascii="Arial" w:eastAsia="Arial" w:hAnsi="Arial" w:cs="Arial"/>
          <w:sz w:val="24"/>
          <w:szCs w:val="24"/>
        </w:rPr>
      </w:pPr>
    </w:p>
    <w:p w14:paraId="2F09CC93"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El contraste muestra que el voto no se agota en el argumento de legalidad. Los disidentes invocaron la legalidad estricta y además discutieron la solidez de cada inferencia. Identificaron hipótesis alternativas, exigieron datos empíricos concretos y señalaron problemas de oportunidad y de pertinencia de las pruebas. En términos del apartado 1.3, varias de sus objeciones apuntan a resultados probatorios mínimos, como conocer la audiencia de un canal o el número de electores presionados. Esa dirección es compatible con un estándar que exija refutar las hipótesis alternativas plausibles. Sin embargo, los disidentes no formularon esas exigencias como una regla general de suficiencia. Las presentaron como carencias del caso concreto y las resolvieron en términos de fuerza convictiva y de entidad suficiente de las irregularidades.</w:t>
      </w:r>
      <w:r>
        <w:rPr>
          <w:rFonts w:ascii="Arial" w:eastAsia="Arial" w:hAnsi="Arial" w:cs="Arial"/>
          <w:sz w:val="24"/>
          <w:szCs w:val="24"/>
          <w:vertAlign w:val="superscript"/>
        </w:rPr>
        <w:footnoteReference w:id="355"/>
      </w:r>
      <w:r>
        <w:rPr>
          <w:rFonts w:ascii="Arial" w:eastAsia="Arial" w:hAnsi="Arial" w:cs="Arial"/>
          <w:sz w:val="24"/>
          <w:szCs w:val="24"/>
        </w:rPr>
        <w:t xml:space="preserve"> La mayoría, a su vez, había sostenido otra lectura del mismo acervo, sin que ninguna regla previa permitiera decidir cuál de las dos era suficiente.</w:t>
      </w:r>
    </w:p>
    <w:p w14:paraId="25F9DF32" w14:textId="77777777" w:rsidR="0062405A" w:rsidRPr="0062405A" w:rsidRDefault="0062405A" w:rsidP="0062405A">
      <w:pPr>
        <w:spacing w:line="360" w:lineRule="auto"/>
        <w:rPr>
          <w:rFonts w:ascii="Arial" w:eastAsia="Arial" w:hAnsi="Arial" w:cs="Arial"/>
          <w:sz w:val="24"/>
          <w:szCs w:val="24"/>
        </w:rPr>
      </w:pPr>
    </w:p>
    <w:p w14:paraId="7DF4590D"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2.3.4. El par cuantitativo y cualitativo en el voto. ¿Antecedente de la tesis XXXI/2004?</w:t>
      </w:r>
    </w:p>
    <w:p w14:paraId="22094A66" w14:textId="77777777" w:rsidR="0062405A" w:rsidRPr="0062405A" w:rsidRDefault="0062405A" w:rsidP="0062405A">
      <w:pPr>
        <w:spacing w:line="360" w:lineRule="auto"/>
        <w:rPr>
          <w:rFonts w:ascii="Arial" w:eastAsia="Arial" w:hAnsi="Arial" w:cs="Arial"/>
          <w:sz w:val="24"/>
          <w:szCs w:val="24"/>
        </w:rPr>
      </w:pPr>
    </w:p>
    <w:p w14:paraId="5977FC80"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voto emplea expresamente el par cuantitativo y cualitativo. Tras enumerar los elementos considerados por la mayoría, los disidentes afirmaron que las irregularidades existieron, pero que no resultaban determinantes cuantitativa ni cualitativamente para el </w:t>
        <w:lastRenderedPageBreak/>
        <w:t>resultado.</w:t>
      </w:r>
      <w:r>
        <w:rPr>
          <w:rFonts w:ascii="Arial" w:eastAsia="Arial" w:hAnsi="Arial" w:cs="Arial"/>
          <w:sz w:val="24"/>
          <w:szCs w:val="24"/>
          <w:vertAlign w:val="superscript"/>
        </w:rPr>
        <w:footnoteReference w:id="356"/>
      </w:r>
      <w:r>
        <w:rPr>
          <w:rFonts w:ascii="Arial" w:eastAsia="Arial" w:hAnsi="Arial" w:cs="Arial"/>
          <w:sz w:val="24"/>
          <w:szCs w:val="24"/>
        </w:rPr>
        <w:t xml:space="preserve"> En apoyo invocaron la jurisprudencia sobre el principio de conservación de los actos públicos válidamente celebrados y la que exige la determinancia aun cuando la causal no la mencione. Más adelante, al reseñar los criterios sostenidos con anterioridad por la Sala, sostuvieron que la determinancia puede establecerse mediante un análisis cuantitativo o mediante un análisis cualitativo.</w:t>
      </w:r>
      <w:r>
        <w:rPr>
          <w:rFonts w:ascii="Arial" w:eastAsia="Arial" w:hAnsi="Arial" w:cs="Arial"/>
          <w:sz w:val="24"/>
          <w:szCs w:val="24"/>
          <w:vertAlign w:val="superscript"/>
        </w:rPr>
        <w:footnoteReference w:id="357"/>
      </w:r>
      <w:r>
        <w:rPr>
          <w:rFonts w:ascii="Arial" w:eastAsia="Arial" w:hAnsi="Arial" w:cs="Arial"/>
          <w:sz w:val="24"/>
          <w:szCs w:val="24"/>
        </w:rPr>
        <w:t xml:space="preserve"> El análisis cuantitativo procede cuando la irregularidad revela una diferencia numérica igual o mayor que la existente entre el primero y el segundo lugar. El cualitativo procede cuando se vulnera alguno de los principios constitucionales del proceso electoral, como la certeza. En otro pasaje transcribieron una tesis relevante que admitía criterios no aritméticos para establecer la determinancia.</w:t>
      </w:r>
      <w:r>
        <w:rPr>
          <w:rFonts w:ascii="Arial" w:eastAsia="Arial" w:hAnsi="Arial" w:cs="Arial"/>
          <w:sz w:val="24"/>
          <w:szCs w:val="24"/>
          <w:vertAlign w:val="superscript"/>
        </w:rPr>
        <w:footnoteReference w:id="358"/>
      </w:r>
      <w:r>
        <w:rPr>
          <w:rFonts w:ascii="Arial" w:eastAsia="Arial" w:hAnsi="Arial" w:cs="Arial"/>
          <w:sz w:val="24"/>
          <w:szCs w:val="24"/>
        </w:rPr>
        <w:t xml:space="preserve"> Estos pasajes demuestran que el voto conocía y aplicaba el par conceptual como doctrina ya establecida.</w:t>
      </w:r>
    </w:p>
    <w:p w14:paraId="6B1EA558"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el voto no puede considerarse el origen del par cuantitativo y cualitativo. La propia sentencia mayoritaria empleó la misma categoría al referirse a irregularidades que cualitativamente fueran determinantes para el resultado de la elección.</w:t>
      </w:r>
      <w:r>
        <w:rPr>
          <w:rFonts w:ascii="Arial" w:eastAsia="Arial" w:hAnsi="Arial" w:cs="Arial"/>
          <w:sz w:val="24"/>
          <w:szCs w:val="24"/>
          <w:vertAlign w:val="superscript"/>
        </w:rPr>
        <w:footnoteReference w:id="359"/>
      </w:r>
      <w:r>
        <w:rPr>
          <w:rFonts w:ascii="Arial" w:eastAsia="Arial" w:hAnsi="Arial" w:cs="Arial"/>
          <w:sz w:val="24"/>
          <w:szCs w:val="24"/>
        </w:rPr>
        <w:t xml:space="preserve"> Además, la tesis XXXI/2004 no se construyó a partir del disenso de Tabasco. Sus precedentes fueron el SUP-JRC-221/2003, relativo a Colima, y el SUP-JRC-488/2003.</w:t>
      </w:r>
      <w:r>
        <w:rPr>
          <w:rFonts w:ascii="Arial" w:eastAsia="Arial" w:hAnsi="Arial" w:cs="Arial"/>
          <w:sz w:val="24"/>
          <w:szCs w:val="24"/>
          <w:vertAlign w:val="superscript"/>
        </w:rPr>
        <w:footnoteReference w:id="360"/>
      </w:r>
      <w:r>
        <w:rPr>
          <w:rFonts w:ascii="Arial" w:eastAsia="Arial" w:hAnsi="Arial" w:cs="Arial"/>
          <w:sz w:val="24"/>
          <w:szCs w:val="24"/>
        </w:rPr>
        <w:t xml:space="preserve"> En el caso Colima, los magistrados Fuentes Cerda y Navarro Hidalgo volvieron a quedar en minoría, junto con el magistrado José Luis de la Peza.</w:t>
      </w:r>
      <w:r>
        <w:rPr>
          <w:rFonts w:ascii="Arial" w:eastAsia="Arial" w:hAnsi="Arial" w:cs="Arial"/>
          <w:sz w:val="24"/>
          <w:szCs w:val="24"/>
          <w:vertAlign w:val="superscript"/>
        </w:rPr>
        <w:footnoteReference w:id="361"/>
      </w:r>
      <w:r>
        <w:rPr>
          <w:rFonts w:ascii="Arial" w:eastAsia="Arial" w:hAnsi="Arial" w:cs="Arial"/>
          <w:sz w:val="24"/>
          <w:szCs w:val="24"/>
        </w:rPr>
        <w:t xml:space="preserve"> La tesis recogió, por tanto, la doctrina de la mayoría que los derrotó, y no la de su voto. Existe, además, una diferencia de contenido. El voto de 2000 presentó ambos análisis como vías alternativas, mientras que la tesis XXXI/2004 exige, por lo general, la concurrencia de los dos factores. La tabla 2 sintetiza esta comparación.</w:t>
      </w:r>
    </w:p>
    <w:p w14:paraId="11BA21EC"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300"/>
        <w:gridCol w:w="3538"/>
      </w:tblGrid>
      <w:tr w:rsidR="0062405A" w:rsidRPr="0062405A" w14:paraId="1DB6D184" w14:textId="77777777" w:rsidTr="00D71922">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CB4257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lastRenderedPageBreak/>
              <w:t>Aspecto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60D173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F3FCD6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Tesis XXXI/2004</w:t>
            </w:r>
          </w:p>
        </w:tc>
      </w:tr>
      <w:tr w:rsidR="0062405A" w:rsidRPr="0062405A" w14:paraId="3B136800"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906F2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Origen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05C9F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Minoría en el caso Tabasco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22FB6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Mayoría en el caso Colima y SUP-JRC-488/2003</w:t>
            </w:r>
          </w:p>
        </w:tc>
      </w:tr>
      <w:tr w:rsidR="0062405A" w:rsidRPr="0062405A" w14:paraId="6B857B8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989B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Presentación del par</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74F06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Doctrina ya sostenida por la Sala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3828E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Criterio reiterado de la Sala Superior</w:t>
            </w:r>
          </w:p>
        </w:tc>
      </w:tr>
      <w:tr w:rsidR="0062405A" w:rsidRPr="0062405A" w14:paraId="173D9592"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00B6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Relación entre factores</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28541"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Vías alternativas, cuantitativa o cualitativa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5EB47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Por lo general, concurrencia de ambos factores</w:t>
            </w:r>
          </w:p>
        </w:tc>
      </w:tr>
      <w:tr w:rsidR="0062405A" w:rsidRPr="0062405A" w14:paraId="49C91E55"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9FB23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cuantitativo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84E050"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Diferencia numérica igual o mayor que la existente entre el primero y el segundo lugar</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E52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Magnitud medible, incluido el número cierto o calculable de votos, por prueba directa o indiciaria</w:t>
            </w:r>
          </w:p>
        </w:tc>
      </w:tr>
      <w:tr w:rsidR="0062405A" w:rsidRPr="0062405A" w14:paraId="29493C31"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39D772C"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Factor cualitativo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AF1BA1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Vulneración de algún principio constitucional, como la certeza</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7CB56E"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Violación sustancial de principios o valores indispensables para una elección libre y auténtica</w:t>
            </w:r>
          </w:p>
        </w:tc>
      </w:tr>
      <w:tr w:rsidR="0062405A" w:rsidRPr="0062405A" w14:paraId="276E9457" w14:textId="77777777" w:rsidTr="00D71922">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96E7C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Umbral de prueba del impacto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45F40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c>
          <w:tcPr>
            <w:tcW w:w="3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AEFEB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No definido</w:t>
            </w:r>
          </w:p>
        </w:tc>
      </w:tr>
    </w:tbl>
    <w:p w14:paraId="583D89C6"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2. El par cuantitativo y cualitativo en el voto de 2000 y en la tesis XXXI/2004. Elaboración propia con base en el voto particular, t. II, pp. 3 y 269, y en la tesis XXXI/2004.</w:t>
      </w:r>
    </w:p>
    <w:p w14:paraId="4BDB454C" w14:textId="77777777" w:rsidR="0062405A" w:rsidRPr="0062405A" w:rsidRDefault="0062405A" w:rsidP="0062405A">
      <w:pPr>
        <w:spacing w:line="360" w:lineRule="auto"/>
        <w:rPr>
          <w:rFonts w:ascii="Arial" w:eastAsia="Arial" w:hAnsi="Arial" w:cs="Arial"/>
          <w:sz w:val="24"/>
          <w:szCs w:val="24"/>
        </w:rPr>
      </w:pPr>
    </w:p>
    <w:p w14:paraId="35FE62AE" w14:textId="77777777" w:rsidR="0062405A" w:rsidRPr="0062405A" w:rsidRDefault="0062405A" w:rsidP="0062405A">
      <w:pPr>
        <w:spacing w:line="360" w:lineRule="auto"/>
        <w:rPr>
          <w:rFonts w:ascii="Arial" w:eastAsia="Arial" w:hAnsi="Arial" w:cs="Arial"/>
          <w:sz w:val="24"/>
          <w:szCs w:val="24"/>
        </w:rPr>
      </w:pPr>
    </w:p>
    <w:p w14:paraId="7B1C8087"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2.3.5. La ceguera compartida. El vocabulario común de la convicción</w:t>
      </w:r>
    </w:p>
    <w:p w14:paraId="0F7BBAA6" w14:textId="77777777" w:rsidR="0062405A" w:rsidRPr="0062405A" w:rsidRDefault="0062405A" w:rsidP="0062405A">
      <w:pPr>
        <w:spacing w:line="360" w:lineRule="auto"/>
        <w:rPr>
          <w:rFonts w:ascii="Arial" w:eastAsia="Arial" w:hAnsi="Arial" w:cs="Arial"/>
          <w:sz w:val="24"/>
          <w:szCs w:val="24"/>
        </w:rPr>
      </w:pPr>
    </w:p>
    <w:p w14:paraId="18B432AC"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Mayoría y minoría discreparon sobre el resultado, pero compartieron el mismo vocabulario de la suficiencia. La mayoría afirmó que ciertas pruebas le permitían arribar al pleno convencimiento y que otras no producían convicción alguna.</w:t>
      </w:r>
      <w:r>
        <w:rPr>
          <w:rFonts w:ascii="Arial" w:eastAsia="Arial" w:hAnsi="Arial" w:cs="Arial"/>
          <w:sz w:val="24"/>
          <w:szCs w:val="24"/>
          <w:vertAlign w:val="superscript"/>
        </w:rPr>
        <w:footnoteReference w:id="362"/>
      </w:r>
      <w:r>
        <w:rPr>
          <w:rFonts w:ascii="Arial" w:eastAsia="Arial" w:hAnsi="Arial" w:cs="Arial"/>
          <w:sz w:val="24"/>
          <w:szCs w:val="24"/>
        </w:rPr>
        <w:t xml:space="preserve"> La minoría abrió su voto señalando que su conclusión era una convicción sustentada en las circunstancias del caso.</w:t>
      </w:r>
      <w:r>
        <w:rPr>
          <w:rFonts w:ascii="Arial" w:eastAsia="Arial" w:hAnsi="Arial" w:cs="Arial"/>
          <w:sz w:val="24"/>
          <w:szCs w:val="24"/>
          <w:vertAlign w:val="superscript"/>
        </w:rPr>
        <w:footnoteReference w:id="363"/>
      </w:r>
      <w:r>
        <w:rPr>
          <w:rFonts w:ascii="Arial" w:eastAsia="Arial" w:hAnsi="Arial" w:cs="Arial"/>
          <w:sz w:val="24"/>
          <w:szCs w:val="24"/>
        </w:rPr>
        <w:t xml:space="preserve"> Reprochó a la mayoría carecer del sostén necesario para lograr una fuerza convictiva, y en su propio análisis de las casillas concluyó que de las probanzas se llegaba a la convicción de determinados hechos.</w:t>
      </w:r>
      <w:r>
        <w:rPr>
          <w:rFonts w:ascii="Arial" w:eastAsia="Arial" w:hAnsi="Arial" w:cs="Arial"/>
          <w:sz w:val="24"/>
          <w:szCs w:val="24"/>
          <w:vertAlign w:val="superscript"/>
        </w:rPr>
        <w:footnoteReference w:id="364"/>
      </w:r>
      <w:r>
        <w:rPr>
          <w:rFonts w:ascii="Arial" w:eastAsia="Arial" w:hAnsi="Arial" w:cs="Arial"/>
          <w:sz w:val="24"/>
          <w:szCs w:val="24"/>
        </w:rPr>
        <w:t xml:space="preserve"> Ninguna de las dos posiciones cuestionó la fórmula de valoración de los artículos 321 y 322 del código local, ni la del artículo 16 de la ley de medios. Ninguna formuló la pregunta sobre cuánta corroboración era necesaria para tener por probado el impacto de las irregularidades. En términos del </w:t>
        <w:lastRenderedPageBreak/>
        <w:t>apartado 1.2, ambas discutieron el cómo de la valoración sin plantear el cuánto de la decisión. Esta coincidencia es lo que aquí se denomina ceguera compartida.</w:t>
      </w:r>
    </w:p>
    <w:p w14:paraId="5408A515" w14:textId="77777777" w:rsidR="0062405A" w:rsidRPr="0062405A" w:rsidRDefault="0062405A" w:rsidP="0062405A">
      <w:pPr>
        <w:spacing w:line="360" w:lineRule="auto"/>
        <w:ind w:firstLine="709"/>
        <w:jc w:val="both"/>
        <w:rPr>
          <w:rFonts w:ascii="Arial" w:eastAsia="Arial" w:hAnsi="Arial" w:cs="Arial"/>
          <w:sz w:val="24"/>
          <w:szCs w:val="24"/>
        </w:rPr>
      </w:pPr>
      <w:r>
        <w:rPr>
          <w:rFonts w:ascii="Arial" w:eastAsia="Arial" w:hAnsi="Arial" w:cs="Arial"/>
          <w:sz w:val="24"/>
          <w:szCs w:val="24"/>
        </w:rPr>
        <w:t>La ceguera se manifiesta con especial claridad en el uso de las máximas de experiencia. La mayoría invocó la experiencia a que se refiere el artículo 16, párrafo 1, para sostener que la televisión constituye la vía más rápida para llegar a los electores.</w:t>
      </w:r>
      <w:r>
        <w:rPr>
          <w:rFonts w:ascii="Arial" w:eastAsia="Arial" w:hAnsi="Arial" w:cs="Arial"/>
          <w:sz w:val="24"/>
          <w:szCs w:val="24"/>
          <w:vertAlign w:val="superscript"/>
        </w:rPr>
        <w:footnoteReference w:id="365"/>
      </w:r>
      <w:r>
        <w:rPr>
          <w:rFonts w:ascii="Arial" w:eastAsia="Arial" w:hAnsi="Arial" w:cs="Arial"/>
          <w:sz w:val="24"/>
          <w:szCs w:val="24"/>
        </w:rPr>
        <w:t xml:space="preserve"> La minoría invocó también la experiencia, pero para afirmar que el abuso de los medios televisivos no siempre asegura el triunfo electoral.</w:t>
      </w:r>
      <w:r>
        <w:rPr>
          <w:rFonts w:ascii="Arial" w:eastAsia="Arial" w:hAnsi="Arial" w:cs="Arial"/>
          <w:sz w:val="24"/>
          <w:szCs w:val="24"/>
          <w:vertAlign w:val="superscript"/>
        </w:rPr>
        <w:footnoteReference w:id="366"/>
      </w:r>
      <w:r>
        <w:rPr>
          <w:rFonts w:ascii="Arial" w:eastAsia="Arial" w:hAnsi="Arial" w:cs="Arial"/>
          <w:sz w:val="24"/>
          <w:szCs w:val="24"/>
        </w:rPr>
        <w:t xml:space="preserve"> Ambas generalizaciones son plausibles y ninguna fue sometida a contraste empírico en el expediente. Cuando dos máximas de experiencia conducen a conclusiones opuestas, la valoración por sí sola no permite decidir entre ellas. La decisión depende entonces de cuánta corroboración se exige para tener por probado el efecto de la conducta. La cláusula híbrida deja ese punto sin regular. La discrepancia entre mayoría y minoría versó, por tanto, sobre la suficiencia, aunque se expresó en el lenguaje del método. En ausencia de un estándar, la cuestión se resolvió por el número de votos en el pleno.</w:t>
      </w:r>
    </w:p>
    <w:p w14:paraId="6AB20419" w14:textId="77777777" w:rsidR="0062405A" w:rsidRPr="0062405A" w:rsidRDefault="0062405A" w:rsidP="0062405A">
      <w:pPr>
        <w:spacing w:line="360" w:lineRule="auto"/>
        <w:rPr>
          <w:rFonts w:ascii="Arial" w:eastAsia="Arial" w:hAnsi="Arial" w:cs="Arial"/>
          <w:sz w:val="24"/>
          <w:szCs w:val="24"/>
        </w:rPr>
      </w:pPr>
    </w:p>
    <w:p w14:paraId="4A541B62" w14:textId="77777777" w:rsidR="0062405A" w:rsidRPr="0062405A" w:rsidRDefault="0062405A"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2.3.6. La continuidad del disenso en el caso Colima</w:t>
      </w:r>
    </w:p>
    <w:p w14:paraId="17AB5273" w14:textId="77777777" w:rsidR="0062405A" w:rsidRPr="0062405A" w:rsidRDefault="0062405A" w:rsidP="0062405A">
      <w:pPr>
        <w:spacing w:line="360" w:lineRule="auto"/>
        <w:rPr>
          <w:rFonts w:ascii="Arial" w:eastAsia="Arial" w:hAnsi="Arial" w:cs="Arial"/>
          <w:sz w:val="24"/>
          <w:szCs w:val="24"/>
        </w:rPr>
      </w:pPr>
    </w:p>
    <w:p w14:paraId="2286C312"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La misma estructura de desacuerdo reapareció tres años después en la elección de gobernador de Colima. Los disidentes coincidieron con la mayoría en que el gobernador en funciones intervino activamente en el proceso electoral.</w:t>
      </w:r>
      <w:r>
        <w:rPr>
          <w:rFonts w:ascii="Arial" w:eastAsia="Arial" w:hAnsi="Arial" w:cs="Arial"/>
          <w:sz w:val="24"/>
          <w:szCs w:val="24"/>
          <w:vertAlign w:val="superscript"/>
        </w:rPr>
        <w:footnoteReference w:id="367"/>
      </w:r>
      <w:r>
        <w:rPr>
          <w:rFonts w:ascii="Arial" w:eastAsia="Arial" w:hAnsi="Arial" w:cs="Arial"/>
          <w:sz w:val="24"/>
          <w:szCs w:val="24"/>
        </w:rPr>
        <w:t xml:space="preserve"> Negaron, sin embargo, que esa intervención hubiera trascendido en la orientación del voto. Sostuvieron que la ciudadanía se encontraba mayormente politizada y era menos vulnerable a la influencia de los funcionarios públicos.</w:t>
      </w:r>
      <w:r>
        <w:rPr>
          <w:rFonts w:ascii="Arial" w:eastAsia="Arial" w:hAnsi="Arial" w:cs="Arial"/>
          <w:sz w:val="24"/>
          <w:szCs w:val="24"/>
          <w:vertAlign w:val="superscript"/>
        </w:rPr>
        <w:footnoteReference w:id="368"/>
      </w:r>
      <w:r>
        <w:rPr>
          <w:rFonts w:ascii="Arial" w:eastAsia="Arial" w:hAnsi="Arial" w:cs="Arial"/>
          <w:sz w:val="24"/>
          <w:szCs w:val="24"/>
        </w:rPr>
        <w:t xml:space="preserve"> Esta afirmación es, de nuevo, una máxima de experiencia opuesta a la que empleó la mayoría para atribuir influencia a las declaraciones del gobernador. Los disidentes apoyaron su conclusión en la comparación con los resultados de las elecciones concurrentes y la presentaron como su convicción.</w:t>
      </w:r>
      <w:r>
        <w:rPr>
          <w:rFonts w:ascii="Arial" w:eastAsia="Arial" w:hAnsi="Arial" w:cs="Arial"/>
          <w:sz w:val="24"/>
          <w:szCs w:val="24"/>
          <w:vertAlign w:val="superscript"/>
        </w:rPr>
        <w:footnoteReference w:id="369"/>
      </w:r>
      <w:r>
        <w:rPr>
          <w:rFonts w:ascii="Arial" w:eastAsia="Arial" w:hAnsi="Arial" w:cs="Arial"/>
          <w:sz w:val="24"/>
          <w:szCs w:val="24"/>
        </w:rPr>
        <w:t xml:space="preserve"> Concluyeron que </w:t>
        <w:lastRenderedPageBreak/>
        <w:t>la suma de indicios no demostrados no podía sustentar la existencia de irregularidades determinantes, más aún con una diferencia de aproximadamente siete puntos.</w:t>
      </w:r>
      <w:r>
        <w:rPr>
          <w:rFonts w:ascii="Arial" w:eastAsia="Arial" w:hAnsi="Arial" w:cs="Arial"/>
          <w:sz w:val="24"/>
          <w:szCs w:val="24"/>
          <w:vertAlign w:val="superscript"/>
        </w:rPr>
        <w:footnoteReference w:id="370"/>
      </w:r>
      <w:r>
        <w:rPr>
          <w:rFonts w:ascii="Arial" w:eastAsia="Arial" w:hAnsi="Arial" w:cs="Arial"/>
          <w:sz w:val="24"/>
          <w:szCs w:val="24"/>
        </w:rPr>
        <w:t xml:space="preserve"> La mayoría, en cambio, consideró que existía una probabilidad seria, fundada y razonable de que las irregularidades hubieran alterado el resultado, como se expuso en el apartado 2.1. La tabla 3 compara ambos disensos.</w:t>
      </w:r>
    </w:p>
    <w:p w14:paraId="26F65358" w14:textId="77777777" w:rsidR="0062405A" w:rsidRPr="0062405A" w:rsidRDefault="0062405A" w:rsidP="0062405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62405A" w:rsidRPr="0062405A" w14:paraId="3BA36EED"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E82D96"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029AC6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Tabasco,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9C8E91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b/>
                <w:bCs/>
                <w:sz w:val="22"/>
                <w:szCs w:val="22"/>
              </w:rPr>
              <w:t>Voto en el caso Colima, 2003</w:t>
            </w:r>
          </w:p>
        </w:tc>
      </w:tr>
      <w:tr w:rsidR="0062405A" w:rsidRPr="0062405A" w14:paraId="40EA03B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E343D5"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Magistrados disidentes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DEBA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36B5D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Fuentes Cerda, Navarro Hidalgo y De la Peza</w:t>
            </w:r>
          </w:p>
        </w:tc>
      </w:tr>
      <w:tr w:rsidR="0062405A" w:rsidRPr="0062405A" w14:paraId="0455C58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9C854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Margen entre primero y segundo lugar</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B2B94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1.11 por ciento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7BD98D"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Aproximadamente siete puntos</w:t>
            </w:r>
          </w:p>
        </w:tc>
      </w:tr>
      <w:tr w:rsidR="0062405A" w:rsidRPr="0062405A" w14:paraId="1482FCB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8679B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Máxima de experiencia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F866DA"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El abuso de la televisión no asegura el triunfo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28E9F52"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La ciudadanía es menos vulnerable a la influencia de los funcionarios</w:t>
            </w:r>
          </w:p>
        </w:tc>
      </w:tr>
      <w:tr w:rsidR="0062405A" w:rsidRPr="0062405A" w14:paraId="69F59B61"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0267A03"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Prueba contraria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23840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Tiempos en radio y cobertura de hogares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8CF08F"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Resultados de las elecciones concurrentes</w:t>
            </w:r>
          </w:p>
        </w:tc>
      </w:tr>
      <w:tr w:rsidR="0062405A" w:rsidRPr="0062405A" w14:paraId="06359D4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56B4C7"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Expresión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61F648"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Fuerza convictiva y entidad suficiente</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3206A4" w14:textId="77777777" w:rsidR="0062405A" w:rsidRPr="0062405A" w:rsidRDefault="0062405A" w:rsidP="0062405A">
            <w:pPr>
              <w:ind w:left="113" w:hanging="113"/>
              <w:rPr>
                <w:rFonts w:ascii="Arial" w:eastAsia="Arial" w:hAnsi="Arial" w:cs="Arial"/>
                <w:sz w:val="24"/>
                <w:szCs w:val="24"/>
              </w:rPr>
            </w:pPr>
            <w:r>
              <w:rPr>
                <w:rFonts w:ascii="Arial" w:eastAsia="Arial" w:hAnsi="Arial" w:cs="Arial"/>
                <w:sz w:val="22"/>
                <w:szCs w:val="22"/>
              </w:rPr>
              <w:t>Convicción de la minoría y suma de indicios no demostrados</w:t>
            </w:r>
          </w:p>
        </w:tc>
      </w:tr>
    </w:tbl>
    <w:p w14:paraId="51E0064F" w14:textId="77777777" w:rsidR="0062405A" w:rsidRPr="0062405A" w:rsidRDefault="0062405A" w:rsidP="0062405A">
      <w:pPr>
        <w:spacing w:before="60"/>
        <w:rPr>
          <w:rFonts w:ascii="Arial" w:eastAsia="Arial" w:hAnsi="Arial" w:cs="Arial"/>
          <w:sz w:val="24"/>
          <w:szCs w:val="24"/>
        </w:rPr>
      </w:pPr>
      <w:r>
        <w:rPr>
          <w:rFonts w:ascii="Arial" w:eastAsia="Arial" w:hAnsi="Arial" w:cs="Arial"/>
        </w:rPr>
        <w:t>Tabla 3. Continuidad del disenso entre los casos Tabasco y Colima. Elaboración propia con base en el voto particular del caso Tabasco, t. II, pp. 1-7, y en el SUP-JRC-221/2003, pp. 590-597 y 647.</w:t>
      </w:r>
    </w:p>
    <w:p w14:paraId="1A5EEA28" w14:textId="77777777" w:rsidR="0062405A" w:rsidRPr="0062405A" w:rsidRDefault="0062405A" w:rsidP="0062405A">
      <w:pPr>
        <w:spacing w:line="360" w:lineRule="auto"/>
        <w:rPr>
          <w:rFonts w:ascii="Arial" w:eastAsia="Arial" w:hAnsi="Arial" w:cs="Arial"/>
          <w:sz w:val="24"/>
          <w:szCs w:val="24"/>
        </w:rPr>
      </w:pPr>
    </w:p>
    <w:p w14:paraId="4649B1C2" w14:textId="77777777" w:rsidR="0062405A" w:rsidRPr="0062405A" w:rsidRDefault="0062405A" w:rsidP="0062405A">
      <w:pPr>
        <w:spacing w:line="360" w:lineRule="auto"/>
        <w:rPr>
          <w:rFonts w:ascii="Arial" w:eastAsia="Arial" w:hAnsi="Arial" w:cs="Arial"/>
          <w:sz w:val="24"/>
          <w:szCs w:val="24"/>
        </w:rPr>
      </w:pPr>
    </w:p>
    <w:p w14:paraId="14354648" w14:textId="24F46A76" w:rsidR="0062405A" w:rsidRPr="0062405A" w:rsidRDefault="006E43DD" w:rsidP="0062405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Conclusiones del capitulo</w:t>
      </w:r>
    </w:p>
    <w:p w14:paraId="5AD5F3B9" w14:textId="77777777" w:rsidR="0062405A" w:rsidRPr="0062405A" w:rsidRDefault="0062405A" w:rsidP="0062405A">
      <w:pPr>
        <w:spacing w:line="360" w:lineRule="auto"/>
        <w:rPr>
          <w:rFonts w:ascii="Arial" w:eastAsia="Arial" w:hAnsi="Arial" w:cs="Arial"/>
          <w:sz w:val="24"/>
          <w:szCs w:val="24"/>
        </w:rPr>
      </w:pPr>
    </w:p>
    <w:p w14:paraId="5CF3E98E" w14:textId="77777777" w:rsidR="0062405A" w:rsidRPr="0062405A" w:rsidRDefault="0062405A" w:rsidP="0062405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de Tabasco combinó un argumento de legalidad, centrado en la jornada electoral, con una crítica detallada de cada inferencia de la mayoría. La segunda es que sus objeciones apuntaron a exigencias probatorias concretas, como la audiencia de los medios o el número de electores presionados, pero no las formuló como una regla general de suficiencia. La tercera es que el voto empleó el par cuantitativo y cualitativo como doctrina ya establecida, y que la tesis XXXI/2004 derivó de la mayoría de Colima y no de ese disenso. La cuarta es que mayoría y minoría compartieron el vocabulario de </w:t>
        <w:lastRenderedPageBreak/>
        <w:t>la convicción y resolvieron su desacuerdo con máximas de experiencia opuestas, sin un umbral que permitiera arbitrar entre ellas. El capítulo segundo ha mostrado, así, que la determinancia, la cláusula híbrida y el disenso del caso Tabasco comparten el mismo déficit. Falta una regla de decisión que indique cuánta corroboración basta. El capítulo tercero examina si ese déficit persiste en el SUP-JIN-194/2025, veinticinco años después del caso Tabasco.</w:t>
      </w:r>
    </w:p>
    <w:bookmarkEnd w:id="13"/>
    <w:p w14:paraId="35FB829E" w14:textId="77777777" w:rsidR="00A32EF9" w:rsidRDefault="00E354C7">
      <w:r>
        <w:br w:type="page"/>
      </w:r>
    </w:p>
    <w:p w14:paraId="35FB829F" w14:textId="77777777" w:rsidR="00A32EF9" w:rsidRDefault="00E354C7">
      <w:pPr>
        <w:pStyle w:val="Ttulo1"/>
        <w:spacing w:before="400" w:after="240"/>
      </w:pPr>
      <w:bookmarkStart w:id="14" w:name="_Toc240931711"/>
      <w:r>
        <w:rPr>
          <w:b/>
          <w:bCs/>
        </w:rPr>
        <w:lastRenderedPageBreak/>
        <w:t>Capítulo III. La persistencia de la cláusula híbrida veinticinco años después</w:t>
      </w:r>
      <w:bookmarkEnd w:id="14"/>
    </w:p>
    <w:p w14:paraId="35FB82A0" w14:textId="77777777" w:rsidR="00A32EF9" w:rsidRDefault="00E354C7">
      <w:pPr>
        <w:spacing w:after="240" w:line="360" w:lineRule="auto"/>
        <w:jc w:val="both"/>
      </w:pPr>
      <w:r>
        <w:t>El capítulo anterior documentó el origen de la cláusula híbrida del artículo 16 de la LGSMIME en la sentencia SUP-JRC-487/2000, y precisó que el voto particular emitido en ese asunto no cuestionó dicha cláusula, sino el criterio de determinancia aplicado al caso. El presente capítulo traslada el análisis veinticinco años hacia adelante, a la sentencia SUP-JIN-194/2025, con el fin de comprobar si la cláusula híbrida se mantuvo sin variación sustancial durante ese periodo. A partir de esa comprobación, el capítulo examina el voto particular emitido en este asunto más reciente, y lo contrasta con la ausencia de una crítica equivalente en el voto de dos mil. El capítulo cierra con la caracterización teórica de la cláusula del artículo 16 como una cláusula mixta, síntesis que retoma los hallazgos de este capítulo y del anterior.</w:t>
      </w:r>
    </w:p>
    <w:p w14:paraId="1CD178B0" w14:textId="71E28E7F" w:rsidR="00A019C7" w:rsidRPr="00A019C7" w:rsidRDefault="00E354C7" w:rsidP="00A019C7">
      <w:pPr>
        <w:pStyle w:val="Ttulo2"/>
        <w:spacing w:before="300" w:after="180"/>
      </w:pPr>
      <w:bookmarkStart w:id="15" w:name="_Toc240931712"/>
      <w:r>
        <w:rPr>
          <w:b/>
          <w:bCs/>
        </w:rPr>
        <w:t>3.1. La fórmula híbrida en la sentencia SUP-JIN-194/2025</w:t>
      </w:r>
      <w:bookmarkStart w:id="16" w:name="_Toc240931714"/>
      <w:bookmarkEnd w:id="15"/>
    </w:p>
    <w:p w14:paraId="2B0FB3E2"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capítulo segundo mostró que la cláusula híbrida del artículo 16 de la ley de medios y la determinancia nacieron sin una regla que indicara cuánta corroboración basta para anular una elección. El caso Tabasco evidenció, además, que mayoría y minoría podían leer el mismo acervo de manera opuesta sin que una regla previa permitiera arbitrar entre ellas. El presente apartado examina si ese déficit persiste en una de las decisiones más relevantes de la primera elección judicial por voto popular. Se trata del SUP-JIN-194/2025 y acumulados, en el que la Sala Superior confirmó la validez de la elección de ministras y ministros de la Suprema Corte de Justicia de la Nación.</w:t>
      </w:r>
      <w:r>
        <w:rPr>
          <w:rFonts w:ascii="Arial" w:eastAsia="Arial" w:hAnsi="Arial" w:cs="Arial"/>
          <w:sz w:val="24"/>
          <w:szCs w:val="24"/>
          <w:vertAlign w:val="superscript"/>
        </w:rPr>
        <w:footnoteReference w:id="371"/>
      </w:r>
      <w:r>
        <w:rPr>
          <w:rFonts w:ascii="Arial" w:eastAsia="Arial" w:hAnsi="Arial" w:cs="Arial"/>
          <w:sz w:val="24"/>
          <w:szCs w:val="24"/>
        </w:rPr>
        <w:t xml:space="preserve"> La hipótesis que orienta el análisis es que la sentencia representa un avance real en el plano del método, pero reproduce el error de categoría en el plano de la suficiencia. En el plano del método, la mayoría adoptó una doctrina de la prueba indiciaria con requisitos explícitos y controlables. En el plano de la suficiencia, expresó el resultado en términos de convicción, certeza e irrefutabilidad, sin identificar un umbral. El análisis se apoya exclusivamente en el texto íntegro de la sentencia y de los votos particulares, así como en los preceptos constitucionales y legales aplicables. El examen detallado de los votos particulares corresponde al apartado 3.2.</w:t>
      </w:r>
    </w:p>
    <w:p w14:paraId="1474A492" w14:textId="77777777" w:rsidR="00A019C7" w:rsidRPr="00A019C7" w:rsidRDefault="00A019C7" w:rsidP="00A019C7">
      <w:pPr>
        <w:spacing w:line="360" w:lineRule="auto"/>
        <w:rPr>
          <w:rFonts w:ascii="Arial" w:eastAsia="Arial" w:hAnsi="Arial" w:cs="Arial"/>
          <w:sz w:val="24"/>
          <w:szCs w:val="24"/>
        </w:rPr>
      </w:pPr>
    </w:p>
    <w:p w14:paraId="59DA22BE"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3.1.1. Marco normativo, fáctico y procesal</w:t>
      </w:r>
    </w:p>
    <w:p w14:paraId="2073CB96" w14:textId="77777777" w:rsidR="00A019C7" w:rsidRPr="00A019C7" w:rsidRDefault="00A019C7" w:rsidP="00A019C7">
      <w:pPr>
        <w:spacing w:line="360" w:lineRule="auto"/>
        <w:rPr>
          <w:rFonts w:ascii="Arial" w:eastAsia="Arial" w:hAnsi="Arial" w:cs="Arial"/>
          <w:sz w:val="24"/>
          <w:szCs w:val="24"/>
        </w:rPr>
      </w:pPr>
    </w:p>
    <w:p w14:paraId="1555F6F0"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reforma constitucional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15 de septiembre de 2024 dispuso que las ministras y los ministros de la Suprema Corte fueran elegidos por la ciudadanía de manera libre, directa y secreta.</w:t>
      </w:r>
      <w:r>
        <w:rPr>
          <w:rFonts w:ascii="Arial" w:eastAsia="Arial" w:hAnsi="Arial" w:cs="Arial"/>
          <w:sz w:val="24"/>
          <w:szCs w:val="24"/>
          <w:vertAlign w:val="superscript"/>
        </w:rPr>
        <w:footnoteReference w:id="372"/>
      </w:r>
      <w:r>
        <w:rPr>
          <w:rFonts w:ascii="Arial" w:eastAsia="Arial" w:hAnsi="Arial" w:cs="Arial"/>
          <w:sz w:val="24"/>
          <w:szCs w:val="24"/>
        </w:rPr>
        <w:t xml:space="preserve"> La reforma alcanzó también a las magistraturas del Tribunal Electoral, del Tribunal de Disciplina Judicial y de los tribunales de circuito, así como a las personas juzgadoras de distrito. En congruencia, el legislador adicionó a la ley de medios el artículo 77 Ter, que establece causales específicas de nulidad para la elección de personas juzgadoras.</w:t>
      </w:r>
      <w:r>
        <w:rPr>
          <w:rFonts w:ascii="Arial" w:eastAsia="Arial" w:hAnsi="Arial" w:cs="Arial"/>
          <w:sz w:val="24"/>
          <w:szCs w:val="24"/>
          <w:vertAlign w:val="superscript"/>
        </w:rPr>
        <w:footnoteReference w:id="373"/>
      </w:r>
      <w:r>
        <w:rPr>
          <w:rFonts w:ascii="Arial" w:eastAsia="Arial" w:hAnsi="Arial" w:cs="Arial"/>
          <w:sz w:val="24"/>
          <w:szCs w:val="24"/>
        </w:rPr>
        <w:t xml:space="preserve"> Entre ellas figuran el uso de financiamiento público o privado distinto del legalmente permitido y el beneficio o perjuicio indebido de una campaña por parte de partidos políticos o personas servidoras públicas. El párrafo 2 del mismo precepto exige que las causales estén plenamente acreditadas y que se demuestre que fueron determinantes para el resultado. Tras la jornada de 2025, el Consejo General del Instituto Nacional Electoral realizó la sumatoria nacional, asignó los cargos y declaró la validez de la elección de ministras y ministros.</w:t>
      </w:r>
      <w:r>
        <w:rPr>
          <w:rFonts w:ascii="Arial" w:eastAsia="Arial" w:hAnsi="Arial" w:cs="Arial"/>
          <w:sz w:val="24"/>
          <w:szCs w:val="24"/>
          <w:vertAlign w:val="superscript"/>
        </w:rPr>
        <w:footnoteReference w:id="374"/>
      </w:r>
      <w:r>
        <w:rPr>
          <w:rFonts w:ascii="Arial" w:eastAsia="Arial" w:hAnsi="Arial" w:cs="Arial"/>
          <w:sz w:val="24"/>
          <w:szCs w:val="24"/>
        </w:rPr>
        <w:t xml:space="preserve"> Isaac de Paz González y otras personas impugnaron esos actos mediante juicios de inconformidad que se acumularon. Alegaron la producción y distribución masiva y sistemática de guías de votación, conocidas como acordeones, en las que se indicaba por qué candidaturas votar, con participación de personas servidoras públicas y uso de programas sociales.</w:t>
      </w:r>
      <w:r>
        <w:rPr>
          <w:rFonts w:ascii="Arial" w:eastAsia="Arial" w:hAnsi="Arial" w:cs="Arial"/>
          <w:sz w:val="24"/>
          <w:szCs w:val="24"/>
          <w:vertAlign w:val="superscript"/>
        </w:rPr>
        <w:footnoteReference w:id="375"/>
      </w:r>
      <w:r>
        <w:rPr>
          <w:rFonts w:ascii="Arial" w:eastAsia="Arial" w:hAnsi="Arial" w:cs="Arial"/>
          <w:sz w:val="24"/>
          <w:szCs w:val="24"/>
        </w:rPr>
        <w:t xml:space="preserve"> A partir de ello sostuvieron la violación de principios constitucionales, el uso de financiamiento prohibido y el rebase de topes de gastos. Pidieron, además, que las pruebas se valoraran bajo un estándar flexible, porque a su juicio era imposible demostrar de manera directa las irregularidades.</w:t>
      </w:r>
      <w:r>
        <w:rPr>
          <w:rFonts w:ascii="Arial" w:eastAsia="Arial" w:hAnsi="Arial" w:cs="Arial"/>
          <w:sz w:val="24"/>
          <w:szCs w:val="24"/>
          <w:vertAlign w:val="superscript"/>
        </w:rPr>
        <w:footnoteReference w:id="376"/>
      </w:r>
    </w:p>
    <w:p w14:paraId="1DEF069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se dictó el 20 de agosto de 2025. El proyecto original correspondió al magistrado Reyes Rodríguez Mondragón y proponía declarar la nulidad de la elección.</w:t>
      </w:r>
      <w:r>
        <w:rPr>
          <w:rFonts w:ascii="Arial" w:eastAsia="Arial" w:hAnsi="Arial" w:cs="Arial"/>
          <w:sz w:val="24"/>
          <w:szCs w:val="24"/>
          <w:vertAlign w:val="superscript"/>
        </w:rPr>
        <w:footnoteReference w:id="377"/>
      </w:r>
      <w:r>
        <w:rPr>
          <w:rFonts w:ascii="Arial" w:eastAsia="Arial" w:hAnsi="Arial" w:cs="Arial"/>
          <w:sz w:val="24"/>
          <w:szCs w:val="24"/>
        </w:rPr>
        <w:t xml:space="preserve"> El proyecto fue rechazado por los magistrados Felipe de la Mata Pizaña y </w:t>
        <w:lastRenderedPageBreak/>
        <w:t>Felipe Alfredo Fuentes Barrera y por la magistrada Mónica Aralí Soto Fregoso, y el engrose se encargó al segundo.</w:t>
      </w:r>
      <w:r>
        <w:rPr>
          <w:rFonts w:ascii="Arial" w:eastAsia="Arial" w:hAnsi="Arial" w:cs="Arial"/>
          <w:sz w:val="24"/>
          <w:szCs w:val="24"/>
          <w:vertAlign w:val="superscript"/>
        </w:rPr>
        <w:footnoteReference w:id="378"/>
      </w:r>
      <w:r>
        <w:rPr>
          <w:rFonts w:ascii="Arial" w:eastAsia="Arial" w:hAnsi="Arial" w:cs="Arial"/>
          <w:sz w:val="24"/>
          <w:szCs w:val="24"/>
        </w:rPr>
        <w:t xml:space="preserve"> La mayoría acumuló los juicios, desechó la demanda del SUP-JIN-270/2025 y confirmó la sumatoria, la asignación y la declaración de validez.</w:t>
      </w:r>
      <w:r>
        <w:rPr>
          <w:rFonts w:ascii="Arial" w:eastAsia="Arial" w:hAnsi="Arial" w:cs="Arial"/>
          <w:sz w:val="24"/>
          <w:szCs w:val="24"/>
          <w:vertAlign w:val="superscript"/>
        </w:rPr>
        <w:footnoteReference w:id="379"/>
      </w:r>
      <w:r>
        <w:rPr>
          <w:rFonts w:ascii="Arial" w:eastAsia="Arial" w:hAnsi="Arial" w:cs="Arial"/>
          <w:sz w:val="24"/>
          <w:szCs w:val="24"/>
        </w:rPr>
        <w:t xml:space="preserve"> La magistrada Janine M. Otálora Malassis y el magistrado Rodríguez Mondragón formularon votos particulares.</w:t>
      </w:r>
      <w:r>
        <w:rPr>
          <w:rFonts w:ascii="Arial" w:eastAsia="Arial" w:hAnsi="Arial" w:cs="Arial"/>
          <w:sz w:val="24"/>
          <w:szCs w:val="24"/>
          <w:vertAlign w:val="superscript"/>
        </w:rPr>
        <w:footnoteReference w:id="380"/>
      </w:r>
      <w:r>
        <w:rPr>
          <w:rFonts w:ascii="Arial" w:eastAsia="Arial" w:hAnsi="Arial" w:cs="Arial"/>
          <w:sz w:val="24"/>
          <w:szCs w:val="24"/>
        </w:rPr>
        <w:t xml:space="preserve"> La magistrada Otálora Malassis sostuvo que la elección debió anularse y declaró compartir los razonamientos del proyecto rechazado.</w:t>
      </w:r>
      <w:r>
        <w:rPr>
          <w:rFonts w:ascii="Arial" w:eastAsia="Arial" w:hAnsi="Arial" w:cs="Arial"/>
          <w:sz w:val="24"/>
          <w:szCs w:val="24"/>
          <w:vertAlign w:val="superscript"/>
        </w:rPr>
        <w:footnoteReference w:id="381"/>
      </w:r>
      <w:r>
        <w:rPr>
          <w:rFonts w:ascii="Arial" w:eastAsia="Arial" w:hAnsi="Arial" w:cs="Arial"/>
          <w:sz w:val="24"/>
          <w:szCs w:val="24"/>
        </w:rPr>
        <w:t xml:space="preserve"> La decisión se adoptó, por tanto, por tres votos contra dos, lo que confirma que el mismo acervo admitió lecturas opuestas dentro del órgano. Esta configuración reproduce la del caso Tabasco, examinada en el apartado 2.3, con el sentido invertido, pues en 2000 la mayoría anuló y la minoría validó. La coincidencia estructural justifica el cotejo que se desarrolla en el apartado 3.1.5.</w:t>
      </w:r>
    </w:p>
    <w:p w14:paraId="75DBB70C" w14:textId="77777777" w:rsidR="00A019C7" w:rsidRPr="00A019C7" w:rsidRDefault="00A019C7" w:rsidP="00A019C7">
      <w:pPr>
        <w:spacing w:line="360" w:lineRule="auto"/>
        <w:rPr>
          <w:rFonts w:ascii="Arial" w:eastAsia="Arial" w:hAnsi="Arial" w:cs="Arial"/>
          <w:sz w:val="24"/>
          <w:szCs w:val="24"/>
        </w:rPr>
      </w:pPr>
    </w:p>
    <w:p w14:paraId="090A476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3.1.2. La doctrina probatoria de la mayoría</w:t>
      </w:r>
    </w:p>
    <w:p w14:paraId="6A627151" w14:textId="77777777" w:rsidR="00A019C7" w:rsidRPr="00A019C7" w:rsidRDefault="00A019C7" w:rsidP="00A019C7">
      <w:pPr>
        <w:spacing w:line="360" w:lineRule="auto"/>
        <w:rPr>
          <w:rFonts w:ascii="Arial" w:eastAsia="Arial" w:hAnsi="Arial" w:cs="Arial"/>
          <w:sz w:val="24"/>
          <w:szCs w:val="24"/>
        </w:rPr>
      </w:pPr>
    </w:p>
    <w:p w14:paraId="5DA21906"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 mayoría partió de la premisa de que la nulidad es la consecuencia más extrema y lesiva, pues implica desconocer la voluntad popular emitida en las urnas.</w:t>
      </w:r>
      <w:r>
        <w:rPr>
          <w:rFonts w:ascii="Arial" w:eastAsia="Arial" w:hAnsi="Arial" w:cs="Arial"/>
          <w:sz w:val="24"/>
          <w:szCs w:val="24"/>
          <w:vertAlign w:val="superscript"/>
        </w:rPr>
        <w:footnoteReference w:id="382"/>
      </w:r>
      <w:r>
        <w:rPr>
          <w:rFonts w:ascii="Arial" w:eastAsia="Arial" w:hAnsi="Arial" w:cs="Arial"/>
          <w:sz w:val="24"/>
          <w:szCs w:val="24"/>
        </w:rPr>
        <w:t xml:space="preserve"> Por ello exigió la plena acreditación de los hechos y conductas que configuran el tipo normativo. A continuación enumeró siete hechos que debían comprobarse plenamente, desde la producción masiva de acordeones hasta su financiamiento.</w:t>
      </w:r>
      <w:r>
        <w:rPr>
          <w:rFonts w:ascii="Arial" w:eastAsia="Arial" w:hAnsi="Arial" w:cs="Arial"/>
          <w:sz w:val="24"/>
          <w:szCs w:val="24"/>
          <w:vertAlign w:val="superscript"/>
        </w:rPr>
        <w:footnoteReference w:id="383"/>
      </w:r>
      <w:r>
        <w:rPr>
          <w:rFonts w:ascii="Arial" w:eastAsia="Arial" w:hAnsi="Arial" w:cs="Arial"/>
          <w:sz w:val="24"/>
          <w:szCs w:val="24"/>
        </w:rPr>
        <w:t xml:space="preserve"> El séptimo consistía en que el alcance masivo de las guías y su entrega efectiva hubieran podido tener un impacto significativo en la intención del voto. La enumeración tiene un mérito metodológico que debe reconocerse. Descompone la hipótesis de la parte actora en proposiciones fácticas susceptibles de prueba independiente, lo que permite controlar qué se tuvo por probado y qué no. Sin embargo, la enumeración identifica los hechos que deben probarse, no el grado de corroboración exigido para cada uno. En términos del apartado 1.2, define el objeto de la prueba, pero no el cuánto de la decisión. La exigencia de comprobar plenamente cada hecho remite, además, al lenguaje del artículo </w:t>
        <w:lastRenderedPageBreak/>
        <w:t>16, párrafo 3, y del artículo 77 Ter, párrafo 2, de la ley de medios. Como se verá, esa plenitud no recibe en la sentencia una definición en términos de resultados probatorios.</w:t>
      </w:r>
    </w:p>
    <w:p w14:paraId="2EA6EAE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construyó enseguida un marco teórico sobre la prueba. Invocó a Michele Taruffo para sostener que la averiguación de la verdad de los hechos es condición necesaria para la justicia de la decisión.</w:t>
      </w:r>
      <w:r>
        <w:rPr>
          <w:rFonts w:ascii="Arial" w:eastAsia="Arial" w:hAnsi="Arial" w:cs="Arial"/>
          <w:sz w:val="24"/>
          <w:szCs w:val="24"/>
          <w:vertAlign w:val="superscript"/>
        </w:rPr>
        <w:footnoteReference w:id="384"/>
      </w:r>
      <w:r>
        <w:rPr>
          <w:rFonts w:ascii="Arial" w:eastAsia="Arial" w:hAnsi="Arial" w:cs="Arial"/>
          <w:sz w:val="24"/>
          <w:szCs w:val="24"/>
        </w:rPr>
        <w:t xml:space="preserve"> Afirmó que la verdad en el proceso no deriva de la coherencia de las narraciones, sino de su correspondencia con la realidad.</w:t>
      </w:r>
      <w:r>
        <w:rPr>
          <w:rFonts w:ascii="Arial" w:eastAsia="Arial" w:hAnsi="Arial" w:cs="Arial"/>
          <w:sz w:val="24"/>
          <w:szCs w:val="24"/>
          <w:vertAlign w:val="superscript"/>
        </w:rPr>
        <w:footnoteReference w:id="385"/>
      </w:r>
      <w:r>
        <w:rPr>
          <w:rFonts w:ascii="Arial" w:eastAsia="Arial" w:hAnsi="Arial" w:cs="Arial"/>
          <w:sz w:val="24"/>
          <w:szCs w:val="24"/>
        </w:rPr>
        <w:t xml:space="preserve"> Sostuvo después que la ley de medios adopta la escuela de libre investigación o libre convencimiento, pero que la valoración debe guiarse por reglas lógicas y criterios que permitan su formulación racional y controlable.</w:t>
      </w:r>
      <w:r>
        <w:rPr>
          <w:rFonts w:ascii="Arial" w:eastAsia="Arial" w:hAnsi="Arial" w:cs="Arial"/>
          <w:sz w:val="24"/>
          <w:szCs w:val="24"/>
          <w:vertAlign w:val="superscript"/>
        </w:rPr>
        <w:footnoteReference w:id="386"/>
      </w:r>
      <w:r>
        <w:rPr>
          <w:rFonts w:ascii="Arial" w:eastAsia="Arial" w:hAnsi="Arial" w:cs="Arial"/>
          <w:sz w:val="24"/>
          <w:szCs w:val="24"/>
        </w:rPr>
        <w:t xml:space="preserve"> Reconoció que es poco probable que la parte actora disponga de pruebas directas de cada hecho. Admitió, por ello, que los elementos de convicción indirectos y los ejercicios inferenciales pueden arrojar certeza sobre lo que se pretende probar.</w:t>
      </w:r>
      <w:r>
        <w:rPr>
          <w:rFonts w:ascii="Arial" w:eastAsia="Arial" w:hAnsi="Arial" w:cs="Arial"/>
          <w:sz w:val="24"/>
          <w:szCs w:val="24"/>
          <w:vertAlign w:val="superscript"/>
        </w:rPr>
        <w:footnoteReference w:id="387"/>
      </w:r>
      <w:r>
        <w:rPr>
          <w:rFonts w:ascii="Arial" w:eastAsia="Arial" w:hAnsi="Arial" w:cs="Arial"/>
          <w:sz w:val="24"/>
          <w:szCs w:val="24"/>
        </w:rPr>
        <w:t xml:space="preserve"> Este marco supone un desplazamiento respecto del caso Tabasco, cuya sentencia se limitó a declarar un método de valoración en dos etapas. La adhesión a una concepción de la verdad como correspondencia es coherente con la concepción racionalista de la prueba examinada en el capítulo primero. Con todo, la sentencia no cita a Ferrer Beltrán ni identifica su propio criterio de decisión como un estándar de prueba.</w:t>
      </w:r>
    </w:p>
    <w:p w14:paraId="548E4CB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doctrina de la prueba indiciaria es el núcleo del avance. La mayoría definió la prueba indiciaria como la dirigida a demostrar la probabilidad de hechos que, aisladamente, no constituyen la infracción, pero de los que esta puede inferirse mediante la lógica y las reglas de la experiencia.</w:t>
      </w:r>
      <w:r>
        <w:rPr>
          <w:rFonts w:ascii="Arial" w:eastAsia="Arial" w:hAnsi="Arial" w:cs="Arial"/>
          <w:sz w:val="24"/>
          <w:szCs w:val="24"/>
          <w:vertAlign w:val="superscript"/>
        </w:rPr>
        <w:footnoteReference w:id="388"/>
      </w:r>
      <w:r>
        <w:rPr>
          <w:rFonts w:ascii="Arial" w:eastAsia="Arial" w:hAnsi="Arial" w:cs="Arial"/>
          <w:sz w:val="24"/>
          <w:szCs w:val="24"/>
        </w:rPr>
        <w:t xml:space="preserve"> Exigió que los indicios estuvieran acreditados mediante prueba directa, fueran plurales, concomitantes al hecho por probar e interrelacionados entre sí.</w:t>
      </w:r>
      <w:r>
        <w:rPr>
          <w:rFonts w:ascii="Arial" w:eastAsia="Arial" w:hAnsi="Arial" w:cs="Arial"/>
          <w:sz w:val="24"/>
          <w:szCs w:val="24"/>
          <w:vertAlign w:val="superscript"/>
        </w:rPr>
        <w:footnoteReference w:id="389"/>
      </w:r>
      <w:r>
        <w:rPr>
          <w:rFonts w:ascii="Arial" w:eastAsia="Arial" w:hAnsi="Arial" w:cs="Arial"/>
          <w:sz w:val="24"/>
          <w:szCs w:val="24"/>
        </w:rPr>
        <w:t xml:space="preserve"> Exigió también que las inferencias fueran razonables y que la conclusión fluyera de forma natural de los hechos base, sin inferencias débiles o forzadas.</w:t>
      </w:r>
      <w:r>
        <w:rPr>
          <w:rFonts w:ascii="Arial" w:eastAsia="Arial" w:hAnsi="Arial" w:cs="Arial"/>
          <w:sz w:val="24"/>
          <w:szCs w:val="24"/>
          <w:vertAlign w:val="superscript"/>
        </w:rPr>
        <w:footnoteReference w:id="390"/>
      </w:r>
      <w:r>
        <w:rPr>
          <w:rFonts w:ascii="Arial" w:eastAsia="Arial" w:hAnsi="Arial" w:cs="Arial"/>
          <w:sz w:val="24"/>
          <w:szCs w:val="24"/>
        </w:rPr>
        <w:t xml:space="preserve"> Apoyó esta construcción en un criterio de la Primera Sala de la Suprema Corte, según el cual la prueba circunstancial no debe confundirse con sospechas y sus </w:t>
        <w:lastRenderedPageBreak/>
        <w:t>conclusiones deben contrastarse con otras hipótesis probables.</w:t>
      </w:r>
      <w:r>
        <w:rPr>
          <w:rFonts w:ascii="Arial" w:eastAsia="Arial" w:hAnsi="Arial" w:cs="Arial"/>
          <w:sz w:val="24"/>
          <w:szCs w:val="24"/>
          <w:vertAlign w:val="superscript"/>
        </w:rPr>
        <w:footnoteReference w:id="391"/>
      </w:r>
      <w:r>
        <w:rPr>
          <w:rFonts w:ascii="Arial" w:eastAsia="Arial" w:hAnsi="Arial" w:cs="Arial"/>
          <w:sz w:val="24"/>
          <w:szCs w:val="24"/>
        </w:rPr>
        <w:t xml:space="preserve"> Añadió que el razonamiento debe expresarse de modo que pueda replicarse y reconstruirse en la sentencia.</w:t>
      </w:r>
      <w:r>
        <w:rPr>
          <w:rFonts w:ascii="Arial" w:eastAsia="Arial" w:hAnsi="Arial" w:cs="Arial"/>
          <w:sz w:val="24"/>
          <w:szCs w:val="24"/>
          <w:vertAlign w:val="superscript"/>
        </w:rPr>
        <w:footnoteReference w:id="392"/>
      </w:r>
      <w:r>
        <w:rPr>
          <w:rFonts w:ascii="Arial" w:eastAsia="Arial" w:hAnsi="Arial" w:cs="Arial"/>
          <w:sz w:val="24"/>
          <w:szCs w:val="24"/>
        </w:rPr>
        <w:t xml:space="preserve"> Por último, exigió contrastar la conclusión con otras hipótesis a fin de descartarlas, pues de lo contrario solo se contaría con una presunción abstracta.</w:t>
      </w:r>
      <w:r>
        <w:rPr>
          <w:rFonts w:ascii="Arial" w:eastAsia="Arial" w:hAnsi="Arial" w:cs="Arial"/>
          <w:sz w:val="24"/>
          <w:szCs w:val="24"/>
          <w:vertAlign w:val="superscript"/>
        </w:rPr>
        <w:footnoteReference w:id="393"/>
      </w:r>
      <w:r>
        <w:rPr>
          <w:rFonts w:ascii="Arial" w:eastAsia="Arial" w:hAnsi="Arial" w:cs="Arial"/>
          <w:sz w:val="24"/>
          <w:szCs w:val="24"/>
        </w:rPr>
        <w:t xml:space="preserve"> Estos requisitos son criterios de valoración controlables intersubjetivamente. La exigencia de refutar hipótesis alternativas se aproxima, además, a las formulaciones de estándar que Ferrer Beltrán construye a partir de la refutación de hipótesis.</w:t>
      </w:r>
      <w:r>
        <w:rPr>
          <w:rFonts w:ascii="Arial" w:eastAsia="Arial" w:hAnsi="Arial" w:cs="Arial"/>
          <w:sz w:val="24"/>
          <w:szCs w:val="24"/>
          <w:vertAlign w:val="superscript"/>
        </w:rPr>
        <w:footnoteReference w:id="394"/>
      </w:r>
      <w:r>
        <w:rPr>
          <w:rFonts w:ascii="Arial" w:eastAsia="Arial" w:hAnsi="Arial" w:cs="Arial"/>
          <w:sz w:val="24"/>
          <w:szCs w:val="24"/>
        </w:rPr>
        <w:t xml:space="preserve"> La tabla 1 contrasta estos requisitos con los requisitos metodológicos expuestos en el apartado 1.3.</w:t>
      </w:r>
    </w:p>
    <w:p w14:paraId="722246D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2338"/>
      </w:tblGrid>
      <w:tr w:rsidR="00A019C7" w:rsidRPr="00A019C7" w14:paraId="527612D6" w14:textId="77777777" w:rsidTr="00D71922">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805C7E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D2E2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Lo que ofrece la mayoría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49275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Diagnóstico</w:t>
            </w:r>
          </w:p>
        </w:tc>
      </w:tr>
      <w:tr w:rsidR="00A019C7" w:rsidRPr="00A019C7" w14:paraId="22ECD0F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BD7AD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 Remitir a la capacidad justificativa del acervo</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E1F4DA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Requisitos de los indicios y de las inferencias, pero resultado expresado como convicción, certeza e irrefutabilidad</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F299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el método e incumplido en el umbral</w:t>
            </w:r>
          </w:p>
        </w:tc>
      </w:tr>
      <w:tr w:rsidR="00A019C7" w:rsidRPr="00A019C7" w14:paraId="0B2E43E0"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1847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2. Fijar un umbral de suficiencia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80A7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Plena acreditación de siete hechos, sin definición, y ejemplos de pruebas que pudieron aportarse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95AD8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r w:rsidR="00A019C7" w:rsidRPr="00A019C7" w14:paraId="410591F4"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EE8E3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3. Emplear criterios de probabilidad inductiva</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D2A36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Contraste con hipótesis alternativas y rechazo de la inferencia estadística sin base empírica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D394F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Cumplido en lo sustancial</w:t>
            </w:r>
          </w:p>
        </w:tc>
      </w:tr>
      <w:tr w:rsidR="00A019C7" w:rsidRPr="00A019C7" w14:paraId="31764C49" w14:textId="77777777" w:rsidTr="00D71922">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BD248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4. Guardar progresión entre estándares</w:t>
            </w:r>
          </w:p>
        </w:tc>
        <w:tc>
          <w:tcPr>
            <w:tcW w:w="3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2EC4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Misma plenitud para la existencia de las guías y para su autoría y financiamiento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942C4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cumplido</w:t>
            </w:r>
          </w:p>
        </w:tc>
      </w:tr>
    </w:tbl>
    <w:p w14:paraId="22595953"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1. Requisitos metodológicos del estándar de prueba y doctrina probatoria de la mayoría en el SUP-JIN-194/2025. Elaboración propia con base en Ferrer Beltrán, </w:t>
      </w:r>
      <w:r>
        <w:rPr>
          <w:rFonts w:ascii="Arial" w:eastAsia="Arial" w:hAnsi="Arial" w:cs="Arial"/>
          <w:i/>
          <w:iCs/>
        </w:rPr>
        <w:t>Prueba sin convicción</w:t>
      </w:r>
      <w:r>
        <w:rPr>
          <w:rFonts w:ascii="Arial" w:eastAsia="Arial" w:hAnsi="Arial" w:cs="Arial"/>
        </w:rPr>
        <w:t>, p. 29, y en el SUP-JIN-194/2025, párrafos 46 y 50-59, 92, 93 y 104-109.</w:t>
      </w:r>
    </w:p>
    <w:p w14:paraId="58C47F98" w14:textId="77777777" w:rsidR="00A019C7" w:rsidRPr="00A019C7" w:rsidRDefault="00A019C7" w:rsidP="00A019C7">
      <w:pPr>
        <w:spacing w:line="360" w:lineRule="auto"/>
        <w:rPr>
          <w:rFonts w:ascii="Arial" w:eastAsia="Arial" w:hAnsi="Arial" w:cs="Arial"/>
          <w:sz w:val="24"/>
          <w:szCs w:val="24"/>
        </w:rPr>
      </w:pPr>
    </w:p>
    <w:p w14:paraId="055FDE2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contraste muestra que la sentencia satisface buena parte de las exigencias en el plano de la valoración. Sus requisitos sobre los indicios y las inferencias remiten a propiedades del acervo y no al estado mental del juzgador. La exigencia de contrastar hipótesis alternativas introduce, además, un criterio propio de la probabilidad inductiva. Las carencias se localizan en los requisitos segundo y cuarto. La sentencia no identifica </w:t>
        <w:lastRenderedPageBreak/>
        <w:t>qué resultado probatorio mínimo debía alcanzarse para tener por probado cada uno de los siete hechos. Tampoco distingue entre la exigencia aplicable a la existencia de la propaganda y la aplicable a la atribución de autoría, pues somete a todos los hechos a la misma plenitud. Esa distinción fue precisamente la que planteó el proyecto rechazado, que proponía un estándar de probabilidad prevalente para la propaganda y uno más elevado para la autoría.</w:t>
      </w:r>
      <w:r>
        <w:rPr>
          <w:rFonts w:ascii="Arial" w:eastAsia="Arial" w:hAnsi="Arial" w:cs="Arial"/>
          <w:sz w:val="24"/>
          <w:szCs w:val="24"/>
          <w:vertAlign w:val="superscript"/>
        </w:rPr>
        <w:footnoteReference w:id="395"/>
      </w:r>
      <w:r>
        <w:rPr>
          <w:rFonts w:ascii="Arial" w:eastAsia="Arial" w:hAnsi="Arial" w:cs="Arial"/>
          <w:sz w:val="24"/>
          <w:szCs w:val="24"/>
        </w:rPr>
        <w:t xml:space="preserve"> La valoración de esa propuesta corresponde al apartado 3.2. Aquí basta advertir que la mayoría resolvió el problema de la graduación sin enunciarlo.</w:t>
      </w:r>
    </w:p>
    <w:p w14:paraId="49D9981E" w14:textId="77777777" w:rsidR="00A019C7" w:rsidRPr="00A019C7" w:rsidRDefault="00A019C7" w:rsidP="00A019C7">
      <w:pPr>
        <w:spacing w:line="360" w:lineRule="auto"/>
        <w:rPr>
          <w:rFonts w:ascii="Arial" w:eastAsia="Arial" w:hAnsi="Arial" w:cs="Arial"/>
          <w:sz w:val="24"/>
          <w:szCs w:val="24"/>
        </w:rPr>
      </w:pPr>
    </w:p>
    <w:p w14:paraId="3BAD819A"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3.1.3. La aplicación de la doctrina al caudal probatorio</w:t>
      </w:r>
    </w:p>
    <w:p w14:paraId="0A51CE76" w14:textId="77777777" w:rsidR="00A019C7" w:rsidRPr="00A019C7" w:rsidRDefault="00A019C7" w:rsidP="00A019C7">
      <w:pPr>
        <w:spacing w:line="360" w:lineRule="auto"/>
        <w:rPr>
          <w:rFonts w:ascii="Arial" w:eastAsia="Arial" w:hAnsi="Arial" w:cs="Arial"/>
          <w:sz w:val="24"/>
          <w:szCs w:val="24"/>
        </w:rPr>
      </w:pPr>
    </w:p>
    <w:p w14:paraId="7F6A2C5A"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caudal probatorio fue considerable. Comprendió aproximadamente 3,101 acordeones impresos con seis diseños diferentes, 14 acordeones electrónicos difundidos en redes sociales, archivos de audio y video con supuestos testimonios y alrededor de 231 notas periodísticas.</w:t>
      </w:r>
      <w:r>
        <w:rPr>
          <w:rFonts w:ascii="Arial" w:eastAsia="Arial" w:hAnsi="Arial" w:cs="Arial"/>
          <w:sz w:val="24"/>
          <w:szCs w:val="24"/>
          <w:vertAlign w:val="superscript"/>
        </w:rPr>
        <w:footnoteReference w:id="396"/>
      </w:r>
      <w:r>
        <w:rPr>
          <w:rFonts w:ascii="Arial" w:eastAsia="Arial" w:hAnsi="Arial" w:cs="Arial"/>
          <w:sz w:val="24"/>
          <w:szCs w:val="24"/>
        </w:rPr>
        <w:t xml:space="preserve"> Incluyó también expedientes de procedimientos sancionadores, de fiscalización y carpetas de investigación.</w:t>
      </w:r>
      <w:r>
        <w:rPr>
          <w:rFonts w:ascii="Arial" w:eastAsia="Arial" w:hAnsi="Arial" w:cs="Arial"/>
          <w:sz w:val="24"/>
          <w:szCs w:val="24"/>
          <w:vertAlign w:val="superscript"/>
        </w:rPr>
        <w:footnoteReference w:id="397"/>
      </w:r>
      <w:r>
        <w:rPr>
          <w:rFonts w:ascii="Arial" w:eastAsia="Arial" w:hAnsi="Arial" w:cs="Arial"/>
          <w:sz w:val="24"/>
          <w:szCs w:val="24"/>
        </w:rPr>
        <w:t xml:space="preserve"> La mayoría asignó a las documentales privadas, ligas electrónicas y notas periodísticas un valor indiciario que debía adminicularse con otros elementos para arrojar convicción de un hecho.</w:t>
      </w:r>
      <w:r>
        <w:rPr>
          <w:rFonts w:ascii="Arial" w:eastAsia="Arial" w:hAnsi="Arial" w:cs="Arial"/>
          <w:sz w:val="24"/>
          <w:szCs w:val="24"/>
          <w:vertAlign w:val="superscript"/>
        </w:rPr>
        <w:footnoteReference w:id="398"/>
      </w:r>
      <w:r>
        <w:rPr>
          <w:rFonts w:ascii="Arial" w:eastAsia="Arial" w:hAnsi="Arial" w:cs="Arial"/>
          <w:sz w:val="24"/>
          <w:szCs w:val="24"/>
        </w:rPr>
        <w:t xml:space="preserve"> Sostuvo que la existencia de procedimientos sancionadores o denuncias penales no constituía prueba directa de los hechos, porque en ninguno existía resolución firme sobre la distribución masiva de acordeones.</w:t>
      </w:r>
      <w:r>
        <w:rPr>
          <w:rFonts w:ascii="Arial" w:eastAsia="Arial" w:hAnsi="Arial" w:cs="Arial"/>
          <w:sz w:val="24"/>
          <w:szCs w:val="24"/>
          <w:vertAlign w:val="superscript"/>
        </w:rPr>
        <w:footnoteReference w:id="399"/>
      </w:r>
      <w:r>
        <w:rPr>
          <w:rFonts w:ascii="Arial" w:eastAsia="Arial" w:hAnsi="Arial" w:cs="Arial"/>
          <w:sz w:val="24"/>
          <w:szCs w:val="24"/>
        </w:rPr>
        <w:t xml:space="preserve"> En apoyo invocó la tesis III/2010, según la cual las conductas sancionadas en procedimientos administrativos son insuficientes, por sí mismas, para actualizar la nulidad.</w:t>
      </w:r>
      <w:r>
        <w:rPr>
          <w:rFonts w:ascii="Arial" w:eastAsia="Arial" w:hAnsi="Arial" w:cs="Arial"/>
          <w:sz w:val="24"/>
          <w:szCs w:val="24"/>
          <w:vertAlign w:val="superscript"/>
        </w:rPr>
        <w:footnoteReference w:id="400"/>
      </w:r>
      <w:r>
        <w:rPr>
          <w:rFonts w:ascii="Arial" w:eastAsia="Arial" w:hAnsi="Arial" w:cs="Arial"/>
          <w:sz w:val="24"/>
          <w:szCs w:val="24"/>
        </w:rPr>
        <w:t xml:space="preserve"> Respecto de los acordeones impresos, concluyó que solo se tenía convicción sobre la existencia de algunos de ellos.</w:t>
      </w:r>
      <w:r>
        <w:rPr>
          <w:rFonts w:ascii="Arial" w:eastAsia="Arial" w:hAnsi="Arial" w:cs="Arial"/>
          <w:sz w:val="24"/>
          <w:szCs w:val="24"/>
          <w:vertAlign w:val="superscript"/>
        </w:rPr>
        <w:footnoteReference w:id="401"/>
      </w:r>
      <w:r>
        <w:rPr>
          <w:rFonts w:ascii="Arial" w:eastAsia="Arial" w:hAnsi="Arial" w:cs="Arial"/>
          <w:sz w:val="24"/>
          <w:szCs w:val="24"/>
        </w:rPr>
        <w:t xml:space="preserve"> De esa existencia no podía inferirse razonablemente su distribución, autoría, financiamiento y entrega a la ciudadanía a nivel nacional. El mismo razonamiento se extendió a los acordeones </w:t>
        <w:lastRenderedPageBreak/>
        <w:t>electrónicos y a los demás elementos del acervo. Con ello la mayoría concluyó que el único hecho probado era la existencia limitada de las guías aportadas.</w:t>
      </w:r>
    </w:p>
    <w:p w14:paraId="27346E56"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mayoría examinó después si los indicios satisfacían los requisitos de la prueba indiciaria. Observó que, en un universo de más de 100 millones de habitantes y de 13 millones de personas que votaron, solo estaba acreditada la existencia de poco más de 3,000 acordeones no homogéneos.</w:t>
      </w:r>
      <w:r>
        <w:rPr>
          <w:rFonts w:ascii="Arial" w:eastAsia="Arial" w:hAnsi="Arial" w:cs="Arial"/>
          <w:sz w:val="24"/>
          <w:szCs w:val="24"/>
          <w:vertAlign w:val="superscript"/>
        </w:rPr>
        <w:footnoteReference w:id="402"/>
      </w:r>
      <w:r>
        <w:rPr>
          <w:rFonts w:ascii="Arial" w:eastAsia="Arial" w:hAnsi="Arial" w:cs="Arial"/>
          <w:sz w:val="24"/>
          <w:szCs w:val="24"/>
        </w:rPr>
        <w:t xml:space="preserve"> Sostuvo que no existía indicio alguno sobre la distribución efectiva y nacional, ni sobre la autoría y el financiamiento.</w:t>
      </w:r>
      <w:r>
        <w:rPr>
          <w:rFonts w:ascii="Arial" w:eastAsia="Arial" w:hAnsi="Arial" w:cs="Arial"/>
          <w:sz w:val="24"/>
          <w:szCs w:val="24"/>
          <w:vertAlign w:val="superscript"/>
        </w:rPr>
        <w:footnoteReference w:id="403"/>
      </w:r>
      <w:r>
        <w:rPr>
          <w:rFonts w:ascii="Arial" w:eastAsia="Arial" w:hAnsi="Arial" w:cs="Arial"/>
          <w:sz w:val="24"/>
          <w:szCs w:val="24"/>
        </w:rPr>
        <w:t xml:space="preserve"> En consecuencia, declaró incumplidos los requisitos de prueba directa de los hechos indiciarios, pluralidad y concomitancia.</w:t>
      </w:r>
      <w:r>
        <w:rPr>
          <w:rFonts w:ascii="Arial" w:eastAsia="Arial" w:hAnsi="Arial" w:cs="Arial"/>
          <w:sz w:val="24"/>
          <w:szCs w:val="24"/>
          <w:vertAlign w:val="superscript"/>
        </w:rPr>
        <w:footnoteReference w:id="404"/>
      </w:r>
      <w:r>
        <w:rPr>
          <w:rFonts w:ascii="Arial" w:eastAsia="Arial" w:hAnsi="Arial" w:cs="Arial"/>
          <w:sz w:val="24"/>
          <w:szCs w:val="24"/>
        </w:rPr>
        <w:t xml:space="preserve"> Para esta investigación importa el paso que sigue. La mayoría enumeró las pruebas que habrían permitido acreditar los hechos, como testimonios de distribuciones masivas, certificaciones de páginas y redes, y actas o fe de hechos levantadas en diversos puntos del país.</w:t>
      </w:r>
      <w:r>
        <w:rPr>
          <w:rFonts w:ascii="Arial" w:eastAsia="Arial" w:hAnsi="Arial" w:cs="Arial"/>
          <w:sz w:val="24"/>
          <w:szCs w:val="24"/>
          <w:vertAlign w:val="superscript"/>
        </w:rPr>
        <w:footnoteReference w:id="405"/>
      </w:r>
      <w:r>
        <w:rPr>
          <w:rFonts w:ascii="Arial" w:eastAsia="Arial" w:hAnsi="Arial" w:cs="Arial"/>
          <w:sz w:val="24"/>
          <w:szCs w:val="24"/>
        </w:rPr>
        <w:t xml:space="preserve"> Calificó esas probanzas como ejemplos de lo que pudo aportarse y contrastó con ellas los elementos mínimos que acompañaban el expediente.</w:t>
      </w:r>
      <w:r>
        <w:rPr>
          <w:rFonts w:ascii="Arial" w:eastAsia="Arial" w:hAnsi="Arial" w:cs="Arial"/>
          <w:sz w:val="24"/>
          <w:szCs w:val="24"/>
          <w:vertAlign w:val="superscript"/>
        </w:rPr>
        <w:footnoteReference w:id="406"/>
      </w:r>
      <w:r>
        <w:rPr>
          <w:rFonts w:ascii="Arial" w:eastAsia="Arial" w:hAnsi="Arial" w:cs="Arial"/>
          <w:sz w:val="24"/>
          <w:szCs w:val="24"/>
        </w:rPr>
        <w:t xml:space="preserve"> Esta enumeración se aproxima a la identificación de resultados probatorios mínimos que Ferrer Beltrán propone como vía para formular estándares.</w:t>
      </w:r>
      <w:r>
        <w:rPr>
          <w:rFonts w:ascii="Arial" w:eastAsia="Arial" w:hAnsi="Arial" w:cs="Arial"/>
          <w:sz w:val="24"/>
          <w:szCs w:val="24"/>
          <w:vertAlign w:val="superscript"/>
        </w:rPr>
        <w:footnoteReference w:id="407"/>
      </w:r>
      <w:r>
        <w:rPr>
          <w:rFonts w:ascii="Arial" w:eastAsia="Arial" w:hAnsi="Arial" w:cs="Arial"/>
          <w:sz w:val="24"/>
          <w:szCs w:val="24"/>
        </w:rPr>
        <w:t xml:space="preserve"> Sin embargo, la sentencia la presenta como una ilustración casuística y no como una regla general, lo que impide saber cuántas de esas pruebas habrían bastado. La mayoría concluyó que ningún razonamiento lógico resistía una hipótesis alternativa, de modo que los elementos resultaban insuficientes aun mediante la prueba indiciaria.</w:t>
      </w:r>
      <w:r>
        <w:rPr>
          <w:rFonts w:ascii="Arial" w:eastAsia="Arial" w:hAnsi="Arial" w:cs="Arial"/>
          <w:sz w:val="24"/>
          <w:szCs w:val="24"/>
          <w:vertAlign w:val="superscript"/>
        </w:rPr>
        <w:footnoteReference w:id="408"/>
      </w:r>
    </w:p>
    <w:p w14:paraId="2179939D"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sentencia rechazó también la inferencia estadística propuesta por la parte actora. Sostuvo que no era razonable concluir, con ese caudal, la existencia de una operación indebida con impacto en trece millones de votantes.</w:t>
      </w:r>
      <w:r>
        <w:rPr>
          <w:rFonts w:ascii="Arial" w:eastAsia="Arial" w:hAnsi="Arial" w:cs="Arial"/>
          <w:sz w:val="24"/>
          <w:szCs w:val="24"/>
          <w:vertAlign w:val="superscript"/>
        </w:rPr>
        <w:footnoteReference w:id="409"/>
      </w:r>
      <w:r>
        <w:rPr>
          <w:rFonts w:ascii="Arial" w:eastAsia="Arial" w:hAnsi="Arial" w:cs="Arial"/>
          <w:sz w:val="24"/>
          <w:szCs w:val="24"/>
        </w:rPr>
        <w:t xml:space="preserve"> Añadió que un ejercicio estadístico solo aporta conclusiones sobre fenómenos sociales complejos cuando la variable se presenta de manera reiterada y sistemática a través del tiempo.</w:t>
      </w:r>
      <w:r>
        <w:rPr>
          <w:rFonts w:ascii="Arial" w:eastAsia="Arial" w:hAnsi="Arial" w:cs="Arial"/>
          <w:sz w:val="24"/>
          <w:szCs w:val="24"/>
          <w:vertAlign w:val="superscript"/>
        </w:rPr>
        <w:footnoteReference w:id="410"/>
      </w:r>
      <w:r>
        <w:rPr>
          <w:rFonts w:ascii="Arial" w:eastAsia="Arial" w:hAnsi="Arial" w:cs="Arial"/>
          <w:sz w:val="24"/>
          <w:szCs w:val="24"/>
        </w:rPr>
        <w:t xml:space="preserve"> Mencionó, </w:t>
        <w:lastRenderedPageBreak/>
        <w:t xml:space="preserve">como ejemplos de ejercicios serios, las pruebas de White, de Breusch-Pagan y de Shapiro-Wilk, y afirmó que ninguna podía aplicarse a un modelo construido a partir de sospechas sin soporte probatorio.</w:t>
      </w:r>
      <w:r>
        <w:rPr>
          <w:rFonts w:ascii="Arial" w:eastAsia="Arial" w:hAnsi="Arial" w:cs="Arial"/>
          <w:sz w:val="24"/>
          <w:szCs w:val="24"/>
          <w:vertAlign w:val="superscript"/>
        </w:rPr>
        <w:footnoteReference w:id="411"/>
      </w:r>
      <w:r>
        <w:rPr>
          <w:rFonts w:ascii="Arial" w:eastAsia="Arial" w:hAnsi="Arial" w:cs="Arial"/>
          <w:sz w:val="24"/>
          <w:szCs w:val="24"/>
        </w:rPr>
        <w:t xml:space="preserve"> Reiteró, con apoyo en precedentes de la misma elección, que la coincidencia entre las personas ganadoras y las que figuraban en los acordeones era una apreciación subjetiva.</w:t>
      </w:r>
      <w:r>
        <w:rPr>
          <w:rFonts w:ascii="Arial" w:eastAsia="Arial" w:hAnsi="Arial" w:cs="Arial"/>
          <w:sz w:val="24"/>
          <w:szCs w:val="24"/>
          <w:vertAlign w:val="superscript"/>
        </w:rPr>
        <w:footnoteReference w:id="412"/>
      </w:r>
      <w:r>
        <w:rPr>
          <w:rFonts w:ascii="Arial" w:eastAsia="Arial" w:hAnsi="Arial" w:cs="Arial"/>
          <w:sz w:val="24"/>
          <w:szCs w:val="24"/>
        </w:rPr>
        <w:t xml:space="preserve"> Este razonamiento muestra que la mayoría rechazó una inferencia estadística carente de base empírica y no la probabilidad como tal. Esa distinción es compatible con el tercer requisito metodológico, que privilegia la probabilidad inductiva sobre la matemática. El problema está en otro lugar. La sentencia descartó cada inferencia por separado sin indicar qué grado de corroboración del conjunto habría sido suficiente, cuestión que el voto de Rodríguez Mondragón planteó como una fragmentación artificial del análisis probatorio y que se examina en el apartado 3.2.</w:t>
      </w:r>
      <w:r>
        <w:rPr>
          <w:rFonts w:ascii="Arial" w:eastAsia="Arial" w:hAnsi="Arial" w:cs="Arial"/>
          <w:sz w:val="24"/>
          <w:szCs w:val="24"/>
          <w:vertAlign w:val="superscript"/>
        </w:rPr>
        <w:footnoteReference w:id="413"/>
      </w:r>
    </w:p>
    <w:p w14:paraId="5020B49E" w14:textId="77777777" w:rsidR="00A019C7" w:rsidRPr="00A019C7" w:rsidRDefault="00A019C7" w:rsidP="00A019C7">
      <w:pPr>
        <w:spacing w:line="360" w:lineRule="auto"/>
        <w:rPr>
          <w:rFonts w:ascii="Arial" w:eastAsia="Arial" w:hAnsi="Arial" w:cs="Arial"/>
          <w:sz w:val="24"/>
          <w:szCs w:val="24"/>
        </w:rPr>
      </w:pPr>
    </w:p>
    <w:p w14:paraId="11BDEF4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3.1.4. El umbral de suficiencia. Convicción, certeza e irrefutabilidad</w:t>
      </w:r>
    </w:p>
    <w:p w14:paraId="3E918DD9" w14:textId="77777777" w:rsidR="00A019C7" w:rsidRPr="00A019C7" w:rsidRDefault="00A019C7" w:rsidP="00A019C7">
      <w:pPr>
        <w:spacing w:line="360" w:lineRule="auto"/>
        <w:rPr>
          <w:rFonts w:ascii="Arial" w:eastAsia="Arial" w:hAnsi="Arial" w:cs="Arial"/>
          <w:sz w:val="24"/>
          <w:szCs w:val="24"/>
        </w:rPr>
      </w:pPr>
    </w:p>
    <w:p w14:paraId="70FB9ED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Las consideraciones conclusivas de la mayoría permiten identificar el umbral que efectivamente aplicó. La sentencia sostuvo que las pruebas constituían, en el mejor de los casos, una presunción abstracta, incapaz de alcanzar el nivel de los medios de convicción irrefutables, que denominó presunción concreta.</w:t>
      </w:r>
      <w:r>
        <w:rPr>
          <w:rFonts w:ascii="Arial" w:eastAsia="Arial" w:hAnsi="Arial" w:cs="Arial"/>
          <w:sz w:val="24"/>
          <w:szCs w:val="24"/>
          <w:vertAlign w:val="superscript"/>
        </w:rPr>
        <w:footnoteReference w:id="414"/>
      </w:r>
      <w:r>
        <w:rPr>
          <w:rFonts w:ascii="Arial" w:eastAsia="Arial" w:hAnsi="Arial" w:cs="Arial"/>
          <w:sz w:val="24"/>
          <w:szCs w:val="24"/>
        </w:rPr>
        <w:t xml:space="preserve"> Afirmó que no existían elementos de convicción inequívocos sobre la elaboración masiva, la distribución nacional y el impacto objetivo en el resultado. Sostuvo que la valoración racional descarta tener por existentes los hechos por la simple creencia de que ocurrieron o por un grado de probabilidad de su configuración. Agregó que la pluralidad de indicios no satisfacía el estándar de armonía y concordancia, y que la prueba indiciaria no producía convicción a partir de inferencias sobre un hecho verdadero y materializado. En los párrafos siguientes exigió una reconstrucción racional y coherente que justificara epistemológicamente la acreditación del hecho.</w:t>
      </w:r>
      <w:r>
        <w:rPr>
          <w:rFonts w:ascii="Arial" w:eastAsia="Arial" w:hAnsi="Arial" w:cs="Arial"/>
          <w:sz w:val="24"/>
          <w:szCs w:val="24"/>
          <w:vertAlign w:val="superscript"/>
        </w:rPr>
        <w:footnoteReference w:id="415"/>
      </w:r>
      <w:r>
        <w:rPr>
          <w:rFonts w:ascii="Arial" w:eastAsia="Arial" w:hAnsi="Arial" w:cs="Arial"/>
          <w:sz w:val="24"/>
          <w:szCs w:val="24"/>
        </w:rPr>
        <w:t xml:space="preserve"> Concluyó que el acervo, aunque extenso, no aportaba </w:t>
        <w:lastRenderedPageBreak/>
        <w:t>elementos fiables, pertinentes, creíbles ni suficientes para justificar racionalmente la verdad del hecho afirmado.</w:t>
      </w:r>
      <w:r>
        <w:rPr>
          <w:rFonts w:ascii="Arial" w:eastAsia="Arial" w:hAnsi="Arial" w:cs="Arial"/>
          <w:sz w:val="24"/>
          <w:szCs w:val="24"/>
          <w:vertAlign w:val="superscript"/>
        </w:rPr>
        <w:footnoteReference w:id="416"/>
      </w:r>
      <w:r>
        <w:rPr>
          <w:rFonts w:ascii="Arial" w:eastAsia="Arial" w:hAnsi="Arial" w:cs="Arial"/>
          <w:sz w:val="24"/>
          <w:szCs w:val="24"/>
        </w:rPr>
        <w:t xml:space="preserve"> En este conjunto de expresiones coexisten tres vocabularios distintos. El primero es psicológico y habla de convicción, el segundo es epistémico y habla de justificación racional, y el tercero es de certeza absoluta y habla de irrefutabilidad. La tabla 2 los ordena según su aparición en la sentencia.</w:t>
      </w:r>
    </w:p>
    <w:p w14:paraId="000A66BF"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1800"/>
        <w:gridCol w:w="1838"/>
      </w:tblGrid>
      <w:tr w:rsidR="00A019C7" w:rsidRPr="00A019C7" w14:paraId="2B8E8F21" w14:textId="77777777" w:rsidTr="00D71922">
        <w:trPr>
          <w:cantSplit/>
          <w:tblHeader/>
        </w:trPr>
        <w:tc>
          <w:tcPr>
            <w:tcW w:w="5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1454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Expresión empleada por la mayoría</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8FD652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Párrafo y página</w:t>
            </w:r>
          </w:p>
        </w:tc>
        <w:tc>
          <w:tcPr>
            <w:tcW w:w="18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1EFAF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Vocabulario</w:t>
            </w:r>
          </w:p>
        </w:tc>
      </w:tr>
      <w:tr w:rsidR="00A019C7" w:rsidRPr="00A019C7" w14:paraId="4DA91C1E"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159D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Pueden arrojar certeza sobre aquello que se pretende probar</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5015D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51, p. 11</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6311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w:t>
            </w:r>
          </w:p>
        </w:tc>
      </w:tr>
      <w:tr w:rsidR="00A019C7" w:rsidRPr="00A019C7" w14:paraId="398BB0C9"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88CA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Adminicularse con otros elementos para arrojar convicción de un hecho</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29CAA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64, p. 14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4F26A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67B6FDD5"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09E51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Únicamente tenemos convicción sobre la existencia de algunos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9A7580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74, p. 16</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A1F1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1C301C9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34BD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Pruebas directas que arrojen convicción sobre una elaboración masiva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5F713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87, p. 19</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84E4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0EBC8D3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C681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Medios de convicción irrefutables (presunción concreta)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65329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52135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2DDA1F4D"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82D2B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de convicción inequívocos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DBB9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704A2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Certeza absoluta</w:t>
            </w:r>
          </w:p>
        </w:tc>
      </w:tr>
      <w:tr w:rsidR="00A019C7" w:rsidRPr="00A019C7" w14:paraId="6CBEE54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EF91F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Estándar de armonía y concordancia</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C02F3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24</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DF1895"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Coherencia</w:t>
            </w:r>
          </w:p>
        </w:tc>
      </w:tr>
      <w:tr w:rsidR="00A019C7" w:rsidRPr="00A019C7" w14:paraId="64568D9B"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26F4D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produce convicción a partir de inferencias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0D7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109,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4D879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Psicológico</w:t>
            </w:r>
          </w:p>
        </w:tc>
      </w:tr>
      <w:tr w:rsidR="00A019C7" w:rsidRPr="00A019C7" w14:paraId="47919446"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835B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Reconstrucción racional y coherente que justifique epistemológicamente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B63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111,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0A98B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r w:rsidR="00A019C7" w:rsidRPr="00A019C7" w14:paraId="5145ECC2" w14:textId="77777777" w:rsidTr="00D71922">
        <w:trPr>
          <w:cantSplit/>
        </w:trPr>
        <w:tc>
          <w:tcPr>
            <w:tcW w:w="5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F21B9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Elementos fiables, pertinentes, creíbles ni suficientes para justificar racionalmente la verdad</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1877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113, p. 25</w:t>
            </w:r>
          </w:p>
        </w:tc>
        <w:tc>
          <w:tcPr>
            <w:tcW w:w="18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A28E9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Epistémico</w:t>
            </w:r>
          </w:p>
        </w:tc>
      </w:tr>
    </w:tbl>
    <w:p w14:paraId="0298BE03"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2. El vocabulario de la suficiencia en la sentencia mayoritaria del SUP-JIN-194/2025. Elaboración propia con base en el SUP-JIN-194/2025, párrafos 51-113.</w:t>
      </w:r>
    </w:p>
    <w:p w14:paraId="38BE27B2" w14:textId="77777777" w:rsidR="00A019C7" w:rsidRPr="00A019C7" w:rsidRDefault="00A019C7" w:rsidP="00A019C7">
      <w:pPr>
        <w:spacing w:line="360" w:lineRule="auto"/>
        <w:rPr>
          <w:rFonts w:ascii="Arial" w:eastAsia="Arial" w:hAnsi="Arial" w:cs="Arial"/>
          <w:sz w:val="24"/>
          <w:szCs w:val="24"/>
        </w:rPr>
      </w:pPr>
    </w:p>
    <w:p w14:paraId="7205B0C1"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coexistencia de esos vocabularios tiene consecuencias precisas. El vocabulario epistémico de los párrafos 111 a 113 satisface el primer requisito metodológico, porque remite a la justificación que el acervo presta a la hipótesis. El vocabulario psicológico lo incumple, porque remite al estado mental del órgano, del mismo modo que el artículo 16, párrafo 3, de la ley de medios. El vocabulario de la irrefutabilidad plantea un problema distinto. Exigir medios de convicción irrefutables e </w:t>
        <w:lastRenderedPageBreak/>
        <w:t>inequívocos equivale a exigir certeza, lo que resulta incompatible con el carácter siempre probabilístico de la conclusión probatoria que Ferrer Beltrán subraya.</w:t>
      </w:r>
      <w:r>
        <w:rPr>
          <w:rFonts w:ascii="Arial" w:eastAsia="Arial" w:hAnsi="Arial" w:cs="Arial"/>
          <w:sz w:val="24"/>
          <w:szCs w:val="24"/>
          <w:vertAlign w:val="superscript"/>
        </w:rPr>
        <w:footnoteReference w:id="417"/>
      </w:r>
      <w:r>
        <w:rPr>
          <w:rFonts w:ascii="Arial" w:eastAsia="Arial" w:hAnsi="Arial" w:cs="Arial"/>
          <w:sz w:val="24"/>
          <w:szCs w:val="24"/>
        </w:rPr>
        <w:t xml:space="preserve"> Además, la misma sentencia afirmó que la valoración racional descarta tener por probado un hecho por un grado de probabilidad de su configuración. Esta afirmación, tomada literalmente, haría imposible cualquier prueba indiciaria, que la propia mayoría definió como la dirigida a demostrar la probabilidad de los indicios. La contradicción se disuelve si se entiende que la mayoría rechazó la mera posibilidad y no la probabilidad cualificada, pero esa lectura exige una reconstrucción que la sentencia no ofrece. Ninguno de los tres vocabularios indica qué resultado probatorio mínimo debía alcanzarse. El umbral queda, así, sin definición.</w:t>
      </w:r>
    </w:p>
    <w:p w14:paraId="5F5ACBD4"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El voto particular del magistrado Rodríguez Mondragón formuló este diagnóstico en términos explícitos. Sostuvo que la mayoría confundió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18"/>
      </w:r>
      <w:r>
        <w:rPr>
          <w:rFonts w:ascii="Arial" w:eastAsia="Arial" w:hAnsi="Arial" w:cs="Arial"/>
          <w:sz w:val="24"/>
          <w:szCs w:val="24"/>
        </w:rPr>
        <w:t xml:space="preserve"> Afirmó que resulta revelador que la mayoría nunca explicite qué estándar aplica, pues solo exige prueba plena o un convencimiento pleno. Agregó que la ausencia de una definición del estándar encubre una aplicación mecánica e irreflexiva de certeza absoluta.</w:t>
      </w:r>
      <w:r>
        <w:rPr>
          <w:rFonts w:ascii="Arial" w:eastAsia="Arial" w:hAnsi="Arial" w:cs="Arial"/>
          <w:sz w:val="24"/>
          <w:szCs w:val="24"/>
          <w:vertAlign w:val="superscript"/>
        </w:rPr>
        <w:footnoteReference w:id="419"/>
      </w:r>
      <w:r>
        <w:rPr>
          <w:rFonts w:ascii="Arial" w:eastAsia="Arial" w:hAnsi="Arial" w:cs="Arial"/>
          <w:sz w:val="24"/>
          <w:szCs w:val="24"/>
        </w:rPr>
        <w:t xml:space="preserve"> El análisis de la tabla 2 respalda esta lectura en lo que se refiere a la ausencia de definición. Sin embargo, su alcance debe matizarse. La mayoría sí enunció criterios de valoración controlables, por lo que el déficit está en la determinación del umbral y no en la racionalidad del método. En términos del apartado 1.2, la sentencia ordenó el cómo de la valoración con un rigor mayor que el de los precedentes examinados en el capítulo segundo, pero dejó indeterminado el cuánto de la decisión. Esa es la forma que adopta el error de categoría en 2025.</w:t>
      </w:r>
    </w:p>
    <w:p w14:paraId="394A7DA0" w14:textId="77777777" w:rsidR="00A019C7" w:rsidRPr="00A019C7" w:rsidRDefault="00A019C7" w:rsidP="00A019C7">
      <w:pPr>
        <w:spacing w:line="360" w:lineRule="auto"/>
        <w:rPr>
          <w:rFonts w:ascii="Arial" w:eastAsia="Arial" w:hAnsi="Arial" w:cs="Arial"/>
          <w:sz w:val="24"/>
          <w:szCs w:val="24"/>
        </w:rPr>
      </w:pPr>
    </w:p>
    <w:p w14:paraId="79C23565"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3.1.5. Cotejo con el caso Tabasco</w:t>
      </w:r>
    </w:p>
    <w:p w14:paraId="2A874E77" w14:textId="77777777" w:rsidR="00A019C7" w:rsidRPr="00A019C7" w:rsidRDefault="00A019C7" w:rsidP="00A019C7">
      <w:pPr>
        <w:spacing w:line="360" w:lineRule="auto"/>
        <w:rPr>
          <w:rFonts w:ascii="Arial" w:eastAsia="Arial" w:hAnsi="Arial" w:cs="Arial"/>
          <w:sz w:val="24"/>
          <w:szCs w:val="24"/>
        </w:rPr>
      </w:pPr>
    </w:p>
    <w:p w14:paraId="23D9FEED"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El cotejo con el SUP-JRC-487/2000 permite medir qué cambió y qué permaneció en veinticinco años, y en el plano del método el cambio es notable. La sentencia de Tabasco declaró un método de valoración en dos etapas, individual y concatenada, y aplicó </w:t>
        <w:lastRenderedPageBreak/>
        <w:t>criterios racionales caso por caso.</w:t>
      </w:r>
      <w:r>
        <w:rPr>
          <w:rFonts w:ascii="Arial" w:eastAsia="Arial" w:hAnsi="Arial" w:cs="Arial"/>
          <w:sz w:val="24"/>
          <w:szCs w:val="24"/>
          <w:vertAlign w:val="superscript"/>
        </w:rPr>
        <w:footnoteReference w:id="420"/>
      </w:r>
      <w:r>
        <w:rPr>
          <w:rFonts w:ascii="Arial" w:eastAsia="Arial" w:hAnsi="Arial" w:cs="Arial"/>
          <w:sz w:val="24"/>
          <w:szCs w:val="24"/>
        </w:rPr>
        <w:t xml:space="preserve"> La sentencia de 2025 formuló, en cambio, un catálogo general de requisitos sobre la prueba de los indicios, su pluralidad, su concomitancia y su interrelación, así como sobre la razonabilidad de las inferencias y el contraste de hipótesis. En el plano de la suficiencia, el vocabulario permaneció. En 2000 la Sala afirmó que ciertas pruebas le permitían arribar al pleno convencimiento y que otras no producían convicción alguna.</w:t>
      </w:r>
      <w:r>
        <w:rPr>
          <w:rFonts w:ascii="Arial" w:eastAsia="Arial" w:hAnsi="Arial" w:cs="Arial"/>
          <w:sz w:val="24"/>
          <w:szCs w:val="24"/>
          <w:vertAlign w:val="superscript"/>
        </w:rPr>
        <w:footnoteReference w:id="421"/>
      </w:r>
      <w:r>
        <w:rPr>
          <w:rFonts w:ascii="Arial" w:eastAsia="Arial" w:hAnsi="Arial" w:cs="Arial"/>
          <w:sz w:val="24"/>
          <w:szCs w:val="24"/>
        </w:rPr>
        <w:t xml:space="preserve"> En 2025 la mayoría afirmó que únicamente tenía convicción sobre la existencia de algunos acordeones y que la prueba indiciaria no producía convicción.</w:t>
      </w:r>
      <w:r>
        <w:rPr>
          <w:rFonts w:ascii="Arial" w:eastAsia="Arial" w:hAnsi="Arial" w:cs="Arial"/>
          <w:sz w:val="24"/>
          <w:szCs w:val="24"/>
          <w:vertAlign w:val="superscript"/>
        </w:rPr>
        <w:footnoteReference w:id="422"/>
      </w:r>
      <w:r>
        <w:rPr>
          <w:rFonts w:ascii="Arial" w:eastAsia="Arial" w:hAnsi="Arial" w:cs="Arial"/>
          <w:sz w:val="24"/>
          <w:szCs w:val="24"/>
        </w:rPr>
        <w:t xml:space="preserve"> La formulación del impacto cambió también. En Tabasco bastó que el resultado pudiera haber sido otro, mientras que en 2025 se exigió comprobar plenamente que el alcance de las guías hubiera podido tener un impacto significativo en la intención del voto.</w:t>
      </w:r>
      <w:r>
        <w:rPr>
          <w:rFonts w:ascii="Arial" w:eastAsia="Arial" w:hAnsi="Arial" w:cs="Arial"/>
          <w:sz w:val="24"/>
          <w:szCs w:val="24"/>
          <w:vertAlign w:val="superscript"/>
        </w:rPr>
        <w:footnoteReference w:id="423"/>
      </w:r>
      <w:r>
        <w:rPr>
          <w:rFonts w:ascii="Arial" w:eastAsia="Arial" w:hAnsi="Arial" w:cs="Arial"/>
          <w:sz w:val="24"/>
          <w:szCs w:val="24"/>
        </w:rPr>
        <w:t xml:space="preserve"> Ambas formulaciones emplean el lenguaje de la posibilidad y ninguna deriva de una regla general previa. La tabla 3 sintetiza el cotejo.</w:t>
      </w:r>
    </w:p>
    <w:p w14:paraId="7D159FD0"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3238"/>
      </w:tblGrid>
      <w:tr w:rsidR="00A019C7" w:rsidRPr="00A019C7" w14:paraId="6BACDA3B"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A0E6F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9B4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SUP-JRC-487/2000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91A940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SUP-JIN-194/2025</w:t>
            </w:r>
          </w:p>
        </w:tc>
      </w:tr>
      <w:tr w:rsidR="00A019C7" w:rsidRPr="00A019C7" w14:paraId="2888BFCA"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3CEA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Sentido de la mayoría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8FE99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Nulidad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55CC3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Validez de la elección de ministras y ministros</w:t>
            </w:r>
          </w:p>
        </w:tc>
      </w:tr>
      <w:tr w:rsidR="00A019C7" w:rsidRPr="00A019C7" w14:paraId="7543A06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325F6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Votación</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81F28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Cuatro votos contra dos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41897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Tres votos contra dos</w:t>
            </w:r>
          </w:p>
        </w:tc>
      </w:tr>
      <w:tr w:rsidR="00A019C7" w:rsidRPr="00A019C7" w14:paraId="6BD82D9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6E5BA7"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Referencia teórica invocada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ED86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Sartori, sobre la influencia de la televisión</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81C7B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Taruffo, sobre la verdad como correspondencia</w:t>
            </w:r>
          </w:p>
        </w:tc>
      </w:tr>
      <w:tr w:rsidR="00A019C7" w:rsidRPr="00A019C7" w14:paraId="5E379676"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5AFA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Método declarado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52E820"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Valoración individual y concatenada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9FF2E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Requisitos de indicios e inferencias y contraste de hipótesis</w:t>
            </w:r>
          </w:p>
        </w:tc>
      </w:tr>
      <w:tr w:rsidR="00A019C7" w:rsidRPr="00A019C7" w14:paraId="61D94457"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940C5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Vocabulario de la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BA9B5B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Pleno convencimiento y convicción alguna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AD77C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 xml:space="preserve">Convicción, certeza, irrefutabilidad y justificación racional</w:t>
            </w:r>
          </w:p>
        </w:tc>
      </w:tr>
      <w:tr w:rsidR="00A019C7" w:rsidRPr="00A019C7" w14:paraId="223E3E7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1FB424"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Formulación del impacto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EB08E"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 resultado podría haber sido otro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D80B8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Las guías hubieran podido tener un impacto significativo</w:t>
            </w:r>
          </w:p>
        </w:tc>
      </w:tr>
      <w:tr w:rsidR="00A019C7" w:rsidRPr="00A019C7" w14:paraId="56B77D4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F0071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Umbral de suficiencia definido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4CFAB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3AED8A"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584EFFB0" w14:textId="77777777" w:rsidR="00A019C7" w:rsidRPr="00A019C7" w:rsidRDefault="00A019C7" w:rsidP="00A019C7">
      <w:pPr>
        <w:spacing w:before="60"/>
        <w:rPr>
          <w:rFonts w:ascii="Arial" w:eastAsia="Arial" w:hAnsi="Arial" w:cs="Arial"/>
          <w:sz w:val="24"/>
          <w:szCs w:val="24"/>
        </w:rPr>
      </w:pPr>
      <w:r>
        <w:rPr>
          <w:rFonts w:ascii="Arial" w:eastAsia="Arial" w:hAnsi="Arial" w:cs="Arial"/>
        </w:rPr>
        <w:t xml:space="preserve">Tabla 3. Cotejo entre el caso Tabasco y el SUP-JIN-194/2025. Elaboración propia con base en </w:t>
      </w:r>
      <w:r>
        <w:rPr>
          <w:rFonts w:ascii="Arial" w:eastAsia="Arial" w:hAnsi="Arial" w:cs="Arial"/>
          <w:i/>
          <w:iCs/>
        </w:rPr>
        <w:t>Caso Tabasco</w:t>
      </w:r>
      <w:r>
        <w:rPr>
          <w:rFonts w:ascii="Arial" w:eastAsia="Arial" w:hAnsi="Arial" w:cs="Arial"/>
        </w:rPr>
        <w:t>, t. I, pp. 424, 430, 431, 499 y 505, y en el SUP-JIN-194/2025, párrafos 46, 48, 50-59, 74 y 109-113, y p. 34.</w:t>
      </w:r>
    </w:p>
    <w:p w14:paraId="69B3E16B" w14:textId="77777777" w:rsidR="00A019C7" w:rsidRPr="00A019C7" w:rsidRDefault="00A019C7" w:rsidP="00A019C7">
      <w:pPr>
        <w:spacing w:line="360" w:lineRule="auto"/>
        <w:rPr>
          <w:rFonts w:ascii="Arial" w:eastAsia="Arial" w:hAnsi="Arial" w:cs="Arial"/>
          <w:sz w:val="24"/>
          <w:szCs w:val="24"/>
        </w:rPr>
      </w:pPr>
    </w:p>
    <w:p w14:paraId="34DBC7F3"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comparación confirma la hipótesis de este apartado. El avance en el método es real y debe reconocerse, pues la sentencia de 2025 ofrece criterios que permiten reconstruir y controlar las inferencias. Ese avance no se trasladó, sin embargo, al plano de la suficiencia. En ambos casos la Sala expresó el resultado como estado de convicción y dejó sin definir el grado de corroboración exigido. En ambos casos, además, el órgano se dividió sobre el mismo acervo, sin que una regla previa permitiera arbitrar entre las lecturas opuestas. La diferencia de sentido entre ambas decisiones no altera esta conclusión. Persiste una estructura de decisión. Esa persistencia es lo que esta investigación denomina error de categoría, pues se trata a los criterios de valoración como si resolvieran por sí mismos la suficiencia de la prueba.</w:t>
      </w:r>
    </w:p>
    <w:p w14:paraId="6E927557" w14:textId="77777777" w:rsidR="00A019C7" w:rsidRPr="00A019C7" w:rsidRDefault="00A019C7" w:rsidP="00A019C7">
      <w:pPr>
        <w:spacing w:line="360" w:lineRule="auto"/>
        <w:rPr>
          <w:rFonts w:ascii="Arial" w:eastAsia="Arial" w:hAnsi="Arial" w:cs="Arial"/>
          <w:sz w:val="24"/>
          <w:szCs w:val="24"/>
        </w:rPr>
      </w:pPr>
    </w:p>
    <w:p w14:paraId="03AC7010"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3.1.6. La estabilidad del artículo 16 frente a las reformas de 2008 a 2025</w:t>
      </w:r>
    </w:p>
    <w:p w14:paraId="0953C732" w14:textId="77777777" w:rsidR="00A019C7" w:rsidRPr="00A019C7" w:rsidRDefault="00A019C7" w:rsidP="00A019C7">
      <w:pPr>
        <w:spacing w:line="360" w:lineRule="auto"/>
        <w:rPr>
          <w:rFonts w:ascii="Arial" w:eastAsia="Arial" w:hAnsi="Arial" w:cs="Arial"/>
          <w:sz w:val="24"/>
          <w:szCs w:val="24"/>
        </w:rPr>
      </w:pPr>
    </w:p>
    <w:p w14:paraId="6E0D712C"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 xml:space="preserve">La persistencia del error no puede atribuirse únicamente a la jurisprudencia, porque el texto legal que la sustenta no ha cambiado. La ley de medios ha sido reformada en numerosas ocasiones desde 2008, entre otras por decretos publicados en el </w:t>
      </w:r>
      <w:r>
        <w:rPr>
          <w:rFonts w:ascii="Arial" w:eastAsia="Arial" w:hAnsi="Arial" w:cs="Arial"/>
          <w:i/>
          <w:iCs/>
          <w:sz w:val="24"/>
          <w:szCs w:val="24"/>
        </w:rPr>
        <w:t>Diario Oficial de la Federación</w:t>
      </w:r>
      <w:r>
        <w:rPr>
          <w:rFonts w:ascii="Arial" w:eastAsia="Arial" w:hAnsi="Arial" w:cs="Arial"/>
          <w:sz w:val="24"/>
          <w:szCs w:val="24"/>
        </w:rPr>
        <w:t xml:space="preserve"> el 1 de julio de 2008, el 23 de mayo de 2014, el 19 de enero de 2018, el 13 de abril de 2020, el 15 de octubre de 2024 y el 14 de noviembre de 2025.</w:t>
      </w:r>
      <w:r>
        <w:rPr>
          <w:rFonts w:ascii="Arial" w:eastAsia="Arial" w:hAnsi="Arial" w:cs="Arial"/>
          <w:sz w:val="24"/>
          <w:szCs w:val="24"/>
          <w:vertAlign w:val="superscript"/>
        </w:rPr>
        <w:footnoteReference w:id="424"/>
      </w:r>
      <w:r>
        <w:rPr>
          <w:rFonts w:ascii="Arial" w:eastAsia="Arial" w:hAnsi="Arial" w:cs="Arial"/>
          <w:sz w:val="24"/>
          <w:szCs w:val="24"/>
        </w:rPr>
        <w:t xml:space="preserve"> La compilación oficial no registra reformas a los párrafos 1 a 3 del artículo 16. La reforma constitucional de 2014 incorporó a la base VI del artículo 41 un sistema de nulidades por violaciones graves, dolosas y determinantes.</w:t>
      </w:r>
      <w:r>
        <w:rPr>
          <w:rFonts w:ascii="Arial" w:eastAsia="Arial" w:hAnsi="Arial" w:cs="Arial"/>
          <w:sz w:val="24"/>
          <w:szCs w:val="24"/>
          <w:vertAlign w:val="superscript"/>
        </w:rPr>
        <w:footnoteReference w:id="425"/>
      </w:r>
      <w:r>
        <w:rPr>
          <w:rFonts w:ascii="Arial" w:eastAsia="Arial" w:hAnsi="Arial" w:cs="Arial"/>
          <w:sz w:val="24"/>
          <w:szCs w:val="24"/>
        </w:rPr>
        <w:t xml:space="preserve"> El mismo precepto dispuso que dichas violaciones deben acreditarse de manera objetiva y material, y presumió la determinancia cuando la diferencia entre el primero y el segundo lugar sea menor al cinco por ciento. El artículo 78 bis de la ley de medios, adicionado en mayo de 2014, reprodujo esas fórmulas.</w:t>
      </w:r>
      <w:r>
        <w:rPr>
          <w:rFonts w:ascii="Arial" w:eastAsia="Arial" w:hAnsi="Arial" w:cs="Arial"/>
          <w:sz w:val="24"/>
          <w:szCs w:val="24"/>
          <w:vertAlign w:val="superscript"/>
        </w:rPr>
        <w:footnoteReference w:id="426"/>
      </w:r>
      <w:r>
        <w:rPr>
          <w:rFonts w:ascii="Arial" w:eastAsia="Arial" w:hAnsi="Arial" w:cs="Arial"/>
          <w:sz w:val="24"/>
          <w:szCs w:val="24"/>
        </w:rPr>
        <w:t xml:space="preserve"> La exigencia de acreditación objetiva y material pudo haber orientado el </w:t>
        <w:lastRenderedPageBreak/>
        <w:t>umbral hacia propiedades del acervo, pero no identifica resultados probatorios mínimos. Como se expuso en el apartado 2.1, la presunción del cinco por ciento distribuye la carga respecto de la determinancia, pero no define la suficiencia de la prueba de las violaciones. En 2024, el artículo 77 Ter reprodujo para la elección judicial la fórmula de las causales plenamente acreditadas y determinantes, presente también en el artículo 78 vigente.</w:t>
      </w:r>
      <w:r>
        <w:rPr>
          <w:rFonts w:ascii="Arial" w:eastAsia="Arial" w:hAnsi="Arial" w:cs="Arial"/>
          <w:sz w:val="24"/>
          <w:szCs w:val="24"/>
          <w:vertAlign w:val="superscript"/>
        </w:rPr>
        <w:footnoteReference w:id="427"/>
      </w:r>
      <w:r>
        <w:rPr>
          <w:rFonts w:ascii="Arial" w:eastAsia="Arial" w:hAnsi="Arial" w:cs="Arial"/>
          <w:sz w:val="24"/>
          <w:szCs w:val="24"/>
        </w:rPr>
        <w:t xml:space="preserve"> Ninguna de estas reformas modificó la cláusula híbrida ni introdujo un estándar de prueba, como sintetiza la tabla 4.</w:t>
      </w:r>
    </w:p>
    <w:p w14:paraId="14BBA50A" w14:textId="77777777" w:rsidR="00A019C7" w:rsidRPr="00A019C7" w:rsidRDefault="00A019C7" w:rsidP="00A019C7">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900"/>
        <w:gridCol w:w="3200"/>
        <w:gridCol w:w="1238"/>
      </w:tblGrid>
      <w:tr w:rsidR="00A019C7" w:rsidRPr="00A019C7" w14:paraId="48DA53DE" w14:textId="77777777" w:rsidTr="00D71922">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B73471"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Disposición</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63BBA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Publicación</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22BF0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Fórmula de suficiencia</w:t>
            </w:r>
          </w:p>
        </w:tc>
        <w:tc>
          <w:tcPr>
            <w:tcW w:w="1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071C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b/>
                <w:bCs/>
                <w:sz w:val="22"/>
                <w:szCs w:val="22"/>
              </w:rPr>
              <w:t>Umbral definido</w:t>
            </w:r>
          </w:p>
        </w:tc>
      </w:tr>
      <w:tr w:rsidR="00A019C7" w:rsidRPr="00A019C7" w14:paraId="3070762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D0566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16, párrafos 1 a 3</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9040D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Texto de 1996, sin reformas registradas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4E04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Convicción sobre la veracidad de los hechos afirmados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EE0CD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6CDCD58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126A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41, base VI</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0E4E43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10-02-2014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14862C"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Acreditación objetiva y material y presunción de determinancia por diferencia menor al cinco por ciento</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6C1E8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44C23B1E"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8486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78 bis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FE5F46"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23-05-2014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99E1C3"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Reproduce la fórmula constitucional</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6CDC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r w:rsidR="00A019C7" w:rsidRPr="00A019C7" w14:paraId="7489EC60"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62BB3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Constitución, artículo 96</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B564E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15-09-2024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1EDD588"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Elección popular de personas juzgadoras, sin fórmula probatoria</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25786D"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 aplica</w:t>
            </w:r>
          </w:p>
        </w:tc>
      </w:tr>
      <w:tr w:rsidR="00A019C7" w:rsidRPr="00A019C7" w14:paraId="5DBB00C5" w14:textId="77777777" w:rsidTr="00D71922">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A3E0599"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Ley de medios, artículo 77 Ter</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869BFFB"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DOF 15-10-2024</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F6F49F"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Causales plenamente acreditadas y determinantes</w:t>
            </w:r>
          </w:p>
        </w:tc>
        <w:tc>
          <w:tcPr>
            <w:tcW w:w="1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135BF2" w14:textId="77777777" w:rsidR="00A019C7" w:rsidRPr="00A019C7" w:rsidRDefault="00A019C7" w:rsidP="00A019C7">
            <w:pPr>
              <w:ind w:left="113" w:hanging="113"/>
              <w:rPr>
                <w:rFonts w:ascii="Arial" w:eastAsia="Arial" w:hAnsi="Arial" w:cs="Arial"/>
                <w:sz w:val="24"/>
                <w:szCs w:val="24"/>
              </w:rPr>
            </w:pPr>
            <w:r>
              <w:rPr>
                <w:rFonts w:ascii="Arial" w:eastAsia="Arial" w:hAnsi="Arial" w:cs="Arial"/>
                <w:sz w:val="22"/>
                <w:szCs w:val="22"/>
              </w:rPr>
              <w:t>No</w:t>
            </w:r>
          </w:p>
        </w:tc>
      </w:tr>
    </w:tbl>
    <w:p w14:paraId="6A1965B2" w14:textId="77777777" w:rsidR="00A019C7" w:rsidRPr="00A019C7" w:rsidRDefault="00A019C7" w:rsidP="00A019C7">
      <w:pPr>
        <w:spacing w:before="60"/>
        <w:rPr>
          <w:rFonts w:ascii="Arial" w:eastAsia="Arial" w:hAnsi="Arial" w:cs="Arial"/>
          <w:sz w:val="24"/>
          <w:szCs w:val="24"/>
        </w:rPr>
      </w:pPr>
      <w:r>
        <w:rPr>
          <w:rFonts w:ascii="Arial" w:eastAsia="Arial" w:hAnsi="Arial" w:cs="Arial"/>
        </w:rPr>
        <w:t>Tabla 4. Reformas constitucionales y legales y régimen de suficiencia probatoria. Elaboración propia con base en la Constitución Política de los Estados Unidos Mexicanos y en la Ley General del Sistema de Medios de Impugnación en Materia Electoral, textos vigentes.</w:t>
      </w:r>
    </w:p>
    <w:p w14:paraId="6B5F5F96" w14:textId="77777777" w:rsidR="00A019C7" w:rsidRPr="00A019C7" w:rsidRDefault="00A019C7" w:rsidP="00A019C7">
      <w:pPr>
        <w:spacing w:line="360" w:lineRule="auto"/>
        <w:rPr>
          <w:rFonts w:ascii="Arial" w:eastAsia="Arial" w:hAnsi="Arial" w:cs="Arial"/>
          <w:sz w:val="24"/>
          <w:szCs w:val="24"/>
        </w:rPr>
      </w:pPr>
    </w:p>
    <w:p w14:paraId="44E2FC59" w14:textId="77777777" w:rsidR="00A019C7" w:rsidRPr="00A019C7" w:rsidRDefault="00A019C7" w:rsidP="00A019C7">
      <w:pPr>
        <w:spacing w:line="360" w:lineRule="auto"/>
        <w:ind w:firstLine="709"/>
        <w:jc w:val="both"/>
        <w:rPr>
          <w:rFonts w:ascii="Arial" w:eastAsia="Arial" w:hAnsi="Arial" w:cs="Arial"/>
          <w:sz w:val="24"/>
          <w:szCs w:val="24"/>
        </w:rPr>
      </w:pPr>
      <w:r>
        <w:rPr>
          <w:rFonts w:ascii="Arial" w:eastAsia="Arial" w:hAnsi="Arial" w:cs="Arial"/>
          <w:sz w:val="24"/>
          <w:szCs w:val="24"/>
        </w:rPr>
        <w:t>La reforma judicial de 2024 agravó el problema en lugar de resolverlo. El artículo 77 Ter sanciona conductas como el uso de financiamiento distinto del legalmente permitido y el beneficio o perjuicio indebido de una campaña por partidos políticos o personas servidoras públicas. Estas conductas suelen ser de difícil prueba directa, como la propia mayoría reconoció al admitir que era poco probable que la parte actora contara con pruebas directas de cada hecho.</w:t>
      </w:r>
      <w:r>
        <w:rPr>
          <w:rFonts w:ascii="Arial" w:eastAsia="Arial" w:hAnsi="Arial" w:cs="Arial"/>
          <w:sz w:val="24"/>
          <w:szCs w:val="24"/>
          <w:vertAlign w:val="superscript"/>
        </w:rPr>
        <w:footnoteReference w:id="428"/>
      </w:r>
      <w:r>
        <w:rPr>
          <w:rFonts w:ascii="Arial" w:eastAsia="Arial" w:hAnsi="Arial" w:cs="Arial"/>
          <w:sz w:val="24"/>
          <w:szCs w:val="24"/>
        </w:rPr>
        <w:t xml:space="preserve"> El legislador conservó, sin embargo, la exigencia de plena acreditación sin precisar qué grado de corroboración la satisface cuando la </w:t>
        <w:lastRenderedPageBreak/>
        <w:t>prueba es indiciaria. El SUP-JIN-194/2025 muestra el efecto de esa omisión. La parte actora pidió un estándar flexible, el proyecto rechazado propuso la probabilidad prevalente y la mayoría exigió medios de convicción irrefutables. Tres umbrales distintos se sostuvieron sobre el mismo texto legal, sin que este permitiera preferir uno sobre otro. La indeterminación normativa se convirtió, así, en un espacio de decisión que se resolvió por mayoría de votos. La misma estructura había decidido el caso Tabasco veinticinco años antes.</w:t>
      </w:r>
    </w:p>
    <w:p w14:paraId="52F7A9BD" w14:textId="77777777" w:rsidR="00A019C7" w:rsidRPr="00A019C7" w:rsidRDefault="00A019C7" w:rsidP="00A019C7">
      <w:pPr>
        <w:spacing w:line="360" w:lineRule="auto"/>
        <w:rPr>
          <w:rFonts w:ascii="Arial" w:eastAsia="Arial" w:hAnsi="Arial" w:cs="Arial"/>
          <w:sz w:val="24"/>
          <w:szCs w:val="24"/>
        </w:rPr>
      </w:pPr>
    </w:p>
    <w:p w14:paraId="02379579" w14:textId="77777777" w:rsidR="00A019C7" w:rsidRPr="00A019C7" w:rsidRDefault="00A019C7" w:rsidP="00A019C7">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3.1.7. Recapitulación y tránsito al apartado 3.2</w:t>
      </w:r>
    </w:p>
    <w:p w14:paraId="296E0652" w14:textId="77777777" w:rsidR="00A019C7" w:rsidRPr="00A019C7" w:rsidRDefault="00A019C7" w:rsidP="00A019C7">
      <w:pPr>
        <w:spacing w:line="360" w:lineRule="auto"/>
        <w:rPr>
          <w:rFonts w:ascii="Arial" w:eastAsia="Arial" w:hAnsi="Arial" w:cs="Arial"/>
          <w:sz w:val="24"/>
          <w:szCs w:val="24"/>
        </w:rPr>
      </w:pPr>
    </w:p>
    <w:p w14:paraId="7CF53694" w14:textId="77777777" w:rsidR="00A019C7" w:rsidRPr="00A019C7" w:rsidRDefault="00A019C7" w:rsidP="00A019C7">
      <w:pPr>
        <w:spacing w:line="360" w:lineRule="auto"/>
        <w:jc w:val="both"/>
        <w:rPr>
          <w:rFonts w:ascii="Arial" w:eastAsia="Arial" w:hAnsi="Arial" w:cs="Arial"/>
          <w:sz w:val="24"/>
          <w:szCs w:val="24"/>
        </w:rPr>
      </w:pPr>
      <w:r>
        <w:rPr>
          <w:rFonts w:ascii="Arial" w:eastAsia="Arial" w:hAnsi="Arial" w:cs="Arial"/>
          <w:sz w:val="24"/>
          <w:szCs w:val="24"/>
        </w:rPr>
        <w:t>El análisis del SUP-JIN-194/2025 permite formular cuatro conclusiones. La primera es que la sentencia representa un avance real respecto del caso Tabasco en el plano del método, pues enuncia requisitos controlables para los indicios y las inferencias y exige el contraste de hipótesis alternativas. La segunda es que ese avance no alcanzó el plano de la suficiencia, porque el resultado se expresó en tres vocabularios, psicológico, epistémico y de certeza, sin identificar resultados probatorios mínimos. La tercera es que la enumeración de las pruebas que pudieron aportarse insinúa un estándar formulado en términos de resultados, pero la sentencia no lo generalizó. La cuarta es que el texto del artículo 16 permanece inalterado desde 1996, y que las reformas posteriores reprodujeron la fórmula de la plena acreditación sin definirla. Un cuarto de siglo después, el error de categoría persiste en su forma más depurada, es decir, como un método racional sin regla de decisión. El propio órgano dejó constancia de esa carencia a través de los votos particulares. El voto del magistrado Rodríguez Mondragón identificó la ausencia de un estándar explícito, propuso estándares diferenciados y criticó la fragmentación del análisis probatorio. El apartado 3.2 examina si esa propuesta supera el error de categoría o si, como se anticipó en el apartado 2.2, conserva la convicción como medida del resultado.</w:t>
      </w:r>
    </w:p>
    <w:p w14:paraId="49CD44B0" w14:textId="77777777" w:rsidR="00137B01" w:rsidRPr="00137B01" w:rsidRDefault="00137B01" w:rsidP="00137B01">
      <w:pPr>
        <w:spacing w:line="360" w:lineRule="auto"/>
        <w:rPr>
          <w:rFonts w:ascii="Arial" w:eastAsia="Arial" w:hAnsi="Arial" w:cs="Arial"/>
          <w:sz w:val="24"/>
          <w:szCs w:val="24"/>
        </w:rPr>
      </w:pPr>
    </w:p>
    <w:p w14:paraId="310CDF3B" w14:textId="77777777" w:rsidR="00CB46DD" w:rsidRDefault="00CB46DD" w:rsidP="00CB46DD">
      <w:pPr>
        <w:pStyle w:val="Ttulo2"/>
        <w:spacing w:before="300" w:after="180"/>
      </w:pPr>
      <w:r>
        <w:rPr>
          <w:b/>
          <w:bCs/>
        </w:rPr>
        <w:t>3.2. El voto particular de 2025 frente al de 2000: la aparición de la crítica</w:t>
      </w:r>
    </w:p>
    <w:p w14:paraId="3352B1D8" w14:textId="3FC4B659" w:rsidR="00224E50" w:rsidRDefault="00977ACE" w:rsidP="00977ACE">
      <w:pPr>
        <w:spacing w:line="360" w:lineRule="auto"/>
        <w:jc w:val="both"/>
        <w:rPr>
          <w:rFonts w:ascii="Arial" w:eastAsia="Arial" w:hAnsi="Arial" w:cs="Arial"/>
          <w:sz w:val="24"/>
          <w:szCs w:val="24"/>
        </w:rPr>
      </w:pPr>
      <w:r>
        <w:rPr>
          <w:rFonts w:ascii="Arial" w:eastAsia="Arial" w:hAnsi="Arial" w:cs="Arial"/>
          <w:sz w:val="24"/>
          <w:szCs w:val="24"/>
        </w:rPr>
        <w:lastRenderedPageBreak/>
        <w:t>El voto particular del magistrado Reyes Rodríguez Mondragón en el expediente SUP-JIN-194/2025, el cual incorpora la reproducción íntegra del proyecto de sentencia rechazado por la mayoría, constituye un punto de inflexión dogmático al denunciar formalmente la ausencia de un estándar de prueba y estructurar una teoría explícita sobre los umbrales de suficiencia aplicables a la nulidad de comicios. No obstante la densidad de su propuesta, esta postura disidente alberga tres tensiones internas determinantes: en primer término, preserva el vocabulario psicologista de la convicción para describir el resultado probatorio; en segundo término, supedita el estándar a la potestad del juzgador de modularlo casuísticamente según la naturaleza de la irregularidad; y, en tercer término, la acreditación del impacto determinante se formula mediante pautas que no se ajustan al umbral que el propio proyecto postula como aplicable. El análisis de estas contradicciones a partir de los requisitos metodológicos de un estándar probatorio objetivo permite dilucidar el alcance analítico y las limitaciones intrínsecas de dicha construcción jurisdiccional.</w:t>
      </w:r>
    </w:p>
    <w:p w14:paraId="70580FB1" w14:textId="77777777" w:rsidR="00977ACE" w:rsidRPr="00224E50" w:rsidRDefault="00977ACE" w:rsidP="00977ACE">
      <w:pPr>
        <w:spacing w:line="360" w:lineRule="auto"/>
        <w:jc w:val="both"/>
        <w:rPr>
          <w:rFonts w:ascii="Arial" w:eastAsia="Arial" w:hAnsi="Arial" w:cs="Arial"/>
          <w:sz w:val="24"/>
          <w:szCs w:val="24"/>
        </w:rPr>
      </w:pPr>
    </w:p>
    <w:p w14:paraId="067D685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 Los votos particulares del SUP-JIN-194/2025. Autoría, estructura y alcance</w:t>
      </w:r>
    </w:p>
    <w:p w14:paraId="1417A26D" w14:textId="77777777" w:rsidR="00224E50" w:rsidRPr="00224E50" w:rsidRDefault="00224E50" w:rsidP="00224E50">
      <w:pPr>
        <w:spacing w:line="360" w:lineRule="auto"/>
        <w:rPr>
          <w:rFonts w:ascii="Arial" w:eastAsia="Arial" w:hAnsi="Arial" w:cs="Arial"/>
          <w:sz w:val="24"/>
          <w:szCs w:val="24"/>
        </w:rPr>
      </w:pPr>
    </w:p>
    <w:p w14:paraId="69BEEF82" w14:textId="66480623"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sentencia del SUP-JIN-194/2025 fue acompañada por dos votos particulares. Los formularon la magistrada Janine M. Otálora Malassis y el magistrado Reyes Rodríguez Mondragón, quienes quedaron en minoría frente a los magistrados Felipe de la Mata Pizaña y Felipe Alfredo Fuentes Barrera y la magistrada Mónica Aralí Soto Fregoso.</w:t>
      </w:r>
      <w:r>
        <w:rPr>
          <w:rFonts w:ascii="Arial" w:eastAsia="Arial" w:hAnsi="Arial" w:cs="Arial"/>
          <w:sz w:val="24"/>
          <w:szCs w:val="24"/>
          <w:vertAlign w:val="superscript"/>
        </w:rPr>
        <w:footnoteReference w:id="429"/>
      </w:r>
      <w:r>
        <w:rPr>
          <w:rFonts w:ascii="Arial" w:eastAsia="Arial" w:hAnsi="Arial" w:cs="Arial"/>
          <w:sz w:val="24"/>
          <w:szCs w:val="24"/>
        </w:rPr>
        <w:t xml:space="preserve"> Ambos disidentes habían presentado proyectos que proponían la nulidad de la elección, el de Rodríguez Mondragón en los juicios SUP-JIN-194/2025 y acumulados y el de Otálora Malassis en los juicios SUP-JIN-250/2025 y SUP-JIN-255/2025, y ambos fueron rechazados en la sesión del 20 de agosto de 2025.</w:t>
      </w:r>
      <w:r>
        <w:rPr>
          <w:rFonts w:ascii="Arial" w:eastAsia="Arial" w:hAnsi="Arial" w:cs="Arial"/>
          <w:sz w:val="24"/>
          <w:szCs w:val="24"/>
          <w:vertAlign w:val="superscript"/>
        </w:rPr>
        <w:footnoteReference w:id="430"/>
      </w:r>
      <w:r>
        <w:rPr>
          <w:rFonts w:ascii="Arial" w:eastAsia="Arial" w:hAnsi="Arial" w:cs="Arial"/>
          <w:sz w:val="24"/>
          <w:szCs w:val="24"/>
        </w:rPr>
        <w:t xml:space="preserve"> El voto de la magistrada Otálora Malassis es breve y sostiene que la elección debió anularse por la vulneración de los principios de libertad y autenticidad del sufragio.</w:t>
      </w:r>
      <w:r>
        <w:rPr>
          <w:rFonts w:ascii="Arial" w:eastAsia="Arial" w:hAnsi="Arial" w:cs="Arial"/>
          <w:sz w:val="24"/>
          <w:szCs w:val="24"/>
          <w:vertAlign w:val="superscript"/>
        </w:rPr>
        <w:footnoteReference w:id="431"/>
      </w:r>
      <w:r>
        <w:rPr>
          <w:rFonts w:ascii="Arial" w:eastAsia="Arial" w:hAnsi="Arial" w:cs="Arial"/>
          <w:sz w:val="24"/>
          <w:szCs w:val="24"/>
        </w:rPr>
        <w:t xml:space="preserve"> En lo sustancial, declara compartir los razonamientos del proyecto rechazado de Rodríguez Mondragón. Afirma que los </w:t>
        <w:lastRenderedPageBreak/>
        <w:t xml:space="preserve">acordeones evidencian una operación estructural con probable participación de partidos políticos y personas servidoras públicas, aunque sin pruebas plenas de su responsabilidad directa. Sostiene, además, que la estrategia tuvo un impacto determinante tanto cuantitativa como cualitativamente. </w:t>
      </w:r>
    </w:p>
    <w:p w14:paraId="5CF74C1B"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del magistrado Rodríguez Mondragón es, en cambio, extenso y se compone de dos partes. La primera, de 51 páginas, contiene el disenso propiamente dicho y se emitió con fundamento en el artículo 254, último párrafo, de la Ley Orgánica del Poder Judicial de la Federación.</w:t>
      </w:r>
      <w:r>
        <w:rPr>
          <w:rFonts w:ascii="Arial" w:eastAsia="Arial" w:hAnsi="Arial" w:cs="Arial"/>
          <w:sz w:val="24"/>
          <w:szCs w:val="24"/>
          <w:vertAlign w:val="superscript"/>
        </w:rPr>
        <w:footnoteReference w:id="432"/>
      </w:r>
      <w:r>
        <w:rPr>
          <w:rFonts w:ascii="Arial" w:eastAsia="Arial" w:hAnsi="Arial" w:cs="Arial"/>
          <w:sz w:val="24"/>
          <w:szCs w:val="24"/>
        </w:rPr>
        <w:t xml:space="preserve"> En ella, el autor advierte que las sentencias de la mayoría difieren en su redacción, pero convergen en el sentido y en la explicación de la decisión, por lo que las examina de manera conjunta.</w:t>
      </w:r>
      <w:r>
        <w:rPr>
          <w:rFonts w:ascii="Arial" w:eastAsia="Arial" w:hAnsi="Arial" w:cs="Arial"/>
          <w:sz w:val="24"/>
          <w:szCs w:val="24"/>
          <w:vertAlign w:val="superscript"/>
        </w:rPr>
        <w:footnoteReference w:id="433"/>
      </w:r>
      <w:r>
        <w:rPr>
          <w:rFonts w:ascii="Arial" w:eastAsia="Arial" w:hAnsi="Arial" w:cs="Arial"/>
          <w:sz w:val="24"/>
          <w:szCs w:val="24"/>
        </w:rPr>
        <w:t xml:space="preserve"> Organiza su disenso en siete puntos, entre los que figuran los estándares probatorios, la valoración de las pruebas, el impacto determinante y la omisión legislativa en la regulación de la elección judicial.</w:t>
      </w:r>
      <w:r>
        <w:rPr>
          <w:rFonts w:ascii="Arial" w:eastAsia="Arial" w:hAnsi="Arial" w:cs="Arial"/>
          <w:sz w:val="24"/>
          <w:szCs w:val="24"/>
          <w:vertAlign w:val="superscript"/>
        </w:rPr>
        <w:footnoteReference w:id="434"/>
      </w:r>
      <w:r>
        <w:rPr>
          <w:rFonts w:ascii="Arial" w:eastAsia="Arial" w:hAnsi="Arial" w:cs="Arial"/>
          <w:sz w:val="24"/>
          <w:szCs w:val="24"/>
        </w:rPr>
        <w:t xml:space="preserve"> La segunda parte reproduce íntegramente las consideraciones del proyecto que sometió al Pleno.</w:t>
      </w:r>
      <w:r>
        <w:rPr>
          <w:rFonts w:ascii="Arial" w:eastAsia="Arial" w:hAnsi="Arial" w:cs="Arial"/>
          <w:sz w:val="24"/>
          <w:szCs w:val="24"/>
          <w:vertAlign w:val="superscript"/>
        </w:rPr>
        <w:footnoteReference w:id="435"/>
      </w:r>
      <w:r>
        <w:rPr>
          <w:rFonts w:ascii="Arial" w:eastAsia="Arial" w:hAnsi="Arial" w:cs="Arial"/>
          <w:sz w:val="24"/>
          <w:szCs w:val="24"/>
        </w:rPr>
        <w:t xml:space="preserve"> Ese proyecto dedica un apartado específico al estándar de valoración probatoria aplicable al caso.</w:t>
      </w:r>
      <w:r>
        <w:rPr>
          <w:rFonts w:ascii="Arial" w:eastAsia="Arial" w:hAnsi="Arial" w:cs="Arial"/>
          <w:sz w:val="24"/>
          <w:szCs w:val="24"/>
          <w:vertAlign w:val="superscript"/>
        </w:rPr>
        <w:footnoteReference w:id="436"/>
      </w:r>
      <w:r>
        <w:rPr>
          <w:rFonts w:ascii="Arial" w:eastAsia="Arial" w:hAnsi="Arial" w:cs="Arial"/>
          <w:sz w:val="24"/>
          <w:szCs w:val="24"/>
        </w:rPr>
        <w:t xml:space="preserve"> La tesis central del voto es que se acreditó una estrategia coordinada, sistemática y generalizada de distribución de acordeones, constitutiva de propaganda electoral prohibida y determinante para el resultado.</w:t>
      </w:r>
      <w:r>
        <w:rPr>
          <w:rFonts w:ascii="Arial" w:eastAsia="Arial" w:hAnsi="Arial" w:cs="Arial"/>
          <w:sz w:val="24"/>
          <w:szCs w:val="24"/>
          <w:vertAlign w:val="superscript"/>
        </w:rPr>
        <w:footnoteReference w:id="437"/>
      </w:r>
      <w:r>
        <w:rPr>
          <w:rFonts w:ascii="Arial" w:eastAsia="Arial" w:hAnsi="Arial" w:cs="Arial"/>
          <w:sz w:val="24"/>
          <w:szCs w:val="24"/>
        </w:rPr>
        <w:t xml:space="preserve"> A su juicio, esa operación actualizó la causal de financiamiento no permitido y la de violación de principios constitucionales, pero no la de intervención de partidos políticos o personas servidoras públicas.</w:t>
      </w:r>
      <w:r>
        <w:rPr>
          <w:rFonts w:ascii="Arial" w:eastAsia="Arial" w:hAnsi="Arial" w:cs="Arial"/>
          <w:sz w:val="24"/>
          <w:szCs w:val="24"/>
          <w:vertAlign w:val="superscript"/>
        </w:rPr>
        <w:footnoteReference w:id="438"/>
      </w:r>
      <w:r>
        <w:rPr>
          <w:rFonts w:ascii="Arial" w:eastAsia="Arial" w:hAnsi="Arial" w:cs="Arial"/>
          <w:sz w:val="24"/>
          <w:szCs w:val="24"/>
        </w:rPr>
        <w:t xml:space="preserve"> Esta última conclusión es relevante, porque muestra que el disidente aplicó un estándar diferenciado que en un punto le resultó desfavorable. El análisis que sigue examina, en ese orden, la denuncia, la teoría de los estándares, su fuente, la crítica a la fragmentación y la prueba de la determinancia.</w:t>
      </w:r>
    </w:p>
    <w:p w14:paraId="162F87A5" w14:textId="77777777" w:rsidR="00224E50" w:rsidRPr="00224E50" w:rsidRDefault="00224E50" w:rsidP="00224E50">
      <w:pPr>
        <w:spacing w:line="360" w:lineRule="auto"/>
        <w:rPr>
          <w:rFonts w:ascii="Arial" w:eastAsia="Arial" w:hAnsi="Arial" w:cs="Arial"/>
          <w:sz w:val="24"/>
          <w:szCs w:val="24"/>
        </w:rPr>
      </w:pPr>
    </w:p>
    <w:p w14:paraId="387384A2"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3.2.2. La denuncia de la ausencia de un estándar de prueba</w:t>
      </w:r>
    </w:p>
    <w:p w14:paraId="42B3FD77" w14:textId="77777777" w:rsidR="00224E50" w:rsidRPr="00224E50" w:rsidRDefault="00224E50" w:rsidP="00224E50">
      <w:pPr>
        <w:spacing w:line="360" w:lineRule="auto"/>
        <w:rPr>
          <w:rFonts w:ascii="Arial" w:eastAsia="Arial" w:hAnsi="Arial" w:cs="Arial"/>
          <w:sz w:val="24"/>
          <w:szCs w:val="24"/>
        </w:rPr>
      </w:pPr>
    </w:p>
    <w:p w14:paraId="0E0F8411" w14:textId="05ABB39B"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punto dedicado a los estándares probatorios parte de un diagnóstico de la decisión mayoritaria. Según el disidente, las sentencias exigen una certeza absoluta sobre las irregularidades, pues requieren que las violaciones estén plenamente acreditadas con pruebas que generen convicción total.</w:t>
      </w:r>
      <w:r>
        <w:rPr>
          <w:rFonts w:ascii="Arial" w:eastAsia="Arial" w:hAnsi="Arial" w:cs="Arial"/>
          <w:sz w:val="24"/>
          <w:szCs w:val="24"/>
          <w:vertAlign w:val="superscript"/>
        </w:rPr>
        <w:footnoteReference w:id="439"/>
      </w:r>
      <w:r>
        <w:rPr>
          <w:rFonts w:ascii="Arial" w:eastAsia="Arial" w:hAnsi="Arial" w:cs="Arial"/>
          <w:sz w:val="24"/>
          <w:szCs w:val="24"/>
        </w:rPr>
        <w:t xml:space="preserve"> Añade que carecen de metodología probatoria y que ignoran la naturaleza de las irregularidades denunciadas y el marco normativo específico de la elección judicial. El núcleo de la crítica es, sin embargo, conceptual. El voto sostiene que la mayoría confunde el requisito legal de que las irregularidades estén plenamente acreditadas con la aplicación de un estándar probatorio específico.</w:t>
      </w:r>
      <w:r>
        <w:rPr>
          <w:rFonts w:ascii="Arial" w:eastAsia="Arial" w:hAnsi="Arial" w:cs="Arial"/>
          <w:sz w:val="24"/>
          <w:szCs w:val="24"/>
          <w:vertAlign w:val="superscript"/>
        </w:rPr>
        <w:footnoteReference w:id="440"/>
      </w:r>
      <w:r>
        <w:rPr>
          <w:rFonts w:ascii="Arial" w:eastAsia="Arial" w:hAnsi="Arial" w:cs="Arial"/>
          <w:sz w:val="24"/>
          <w:szCs w:val="24"/>
        </w:rPr>
        <w:t xml:space="preserve"> Explica que esa expresión se refiere al nivel que debe alcanzarse una vez aplicado el estándar correspondiente, de modo que no constituye un estándar en sí misma. Considera revelador que la mayoría nunca explicite qué estándar aplica y se limite a exigir prueba plena o un convencimiento pleno. Concluye que la ausencia de definición encubre una aplicación mecánica e irreflexiva de certeza absoluta.</w:t>
      </w:r>
      <w:r>
        <w:rPr>
          <w:rFonts w:ascii="Arial" w:eastAsia="Arial" w:hAnsi="Arial" w:cs="Arial"/>
          <w:sz w:val="24"/>
          <w:szCs w:val="24"/>
          <w:vertAlign w:val="superscript"/>
        </w:rPr>
        <w:footnoteReference w:id="441"/>
      </w:r>
      <w:r>
        <w:rPr>
          <w:rFonts w:ascii="Arial" w:eastAsia="Arial" w:hAnsi="Arial" w:cs="Arial"/>
          <w:sz w:val="24"/>
          <w:szCs w:val="24"/>
        </w:rPr>
        <w:t xml:space="preserve"> Esta formulación coincide con el diagnóstico identificado al inicio de este capítulo, donde se identificaron en la sentencia mayoritaria expresiones como medios de convicción irrefutables y elementos de convicción inequívocos. Entre los materiales examinados en esta investigación, ningún pronunciamiento anterior había distinguido con esa claridad entre la plena acreditación y el estándar que permite alcanzarla.</w:t>
      </w:r>
    </w:p>
    <w:p w14:paraId="044A3EBF" w14:textId="3ED682B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distinción que propone el voto es correcta a la luz del marco teórico del capítulo primero. La plena acreditación que exigen los artículos 77 Ter, párrafo 2, y 78, párrafo 1, de la ley de medios designa el resultado de la decisión, no la regla que indica cuándo se alcanza.</w:t>
      </w:r>
      <w:r>
        <w:rPr>
          <w:rFonts w:ascii="Arial" w:eastAsia="Arial" w:hAnsi="Arial" w:cs="Arial"/>
          <w:sz w:val="24"/>
          <w:szCs w:val="24"/>
          <w:vertAlign w:val="superscript"/>
        </w:rPr>
        <w:footnoteReference w:id="442"/>
      </w:r>
      <w:r>
        <w:rPr>
          <w:rFonts w:ascii="Arial" w:eastAsia="Arial" w:hAnsi="Arial" w:cs="Arial"/>
          <w:sz w:val="24"/>
          <w:szCs w:val="24"/>
        </w:rPr>
        <w:t xml:space="preserve"> El proyecto incorporado al voto lo expresa con mayor precisión, al sostener que las causales plenamente acreditadas son las que superan sin excepción el estándar de prueba previamente fijado.</w:t>
      </w:r>
      <w:r>
        <w:rPr>
          <w:rFonts w:ascii="Arial" w:eastAsia="Arial" w:hAnsi="Arial" w:cs="Arial"/>
          <w:sz w:val="24"/>
          <w:szCs w:val="24"/>
          <w:vertAlign w:val="superscript"/>
        </w:rPr>
        <w:footnoteReference w:id="443"/>
      </w:r>
      <w:r>
        <w:rPr>
          <w:rFonts w:ascii="Arial" w:eastAsia="Arial" w:hAnsi="Arial" w:cs="Arial"/>
          <w:sz w:val="24"/>
          <w:szCs w:val="24"/>
        </w:rPr>
        <w:t xml:space="preserve"> Esa definición traslada la plenitud del estado mental del juzgador a la relación entre el acervo y un umbral establecido de antemano. El cuerpo del voto, en cambio, describe la plena acreditación como el nivel de convicción que debe </w:t>
        <w:lastRenderedPageBreak/>
        <w:t>alcanzar la persona juzgadora.</w:t>
      </w:r>
      <w:r>
        <w:rPr>
          <w:rFonts w:ascii="Arial" w:eastAsia="Arial" w:hAnsi="Arial" w:cs="Arial"/>
          <w:sz w:val="24"/>
          <w:szCs w:val="24"/>
          <w:vertAlign w:val="superscript"/>
        </w:rPr>
        <w:footnoteReference w:id="444"/>
      </w:r>
      <w:r>
        <w:rPr>
          <w:rFonts w:ascii="Arial" w:eastAsia="Arial" w:hAnsi="Arial" w:cs="Arial"/>
          <w:sz w:val="24"/>
          <w:szCs w:val="24"/>
        </w:rPr>
        <w:t xml:space="preserve"> Exige también que el conjunto probatorio genere convicción suficiente según el estándar aplicable.</w:t>
      </w:r>
      <w:r>
        <w:rPr>
          <w:rFonts w:ascii="Arial" w:eastAsia="Arial" w:hAnsi="Arial" w:cs="Arial"/>
          <w:sz w:val="24"/>
          <w:szCs w:val="24"/>
          <w:vertAlign w:val="superscript"/>
        </w:rPr>
        <w:footnoteReference w:id="445"/>
      </w:r>
      <w:r>
        <w:rPr>
          <w:rFonts w:ascii="Arial" w:eastAsia="Arial" w:hAnsi="Arial" w:cs="Arial"/>
          <w:sz w:val="24"/>
          <w:szCs w:val="24"/>
        </w:rPr>
        <w:t xml:space="preserve"> Ambas formulaciones reintroducen el elemento psicológico que el primer requisito metodológico excluye.</w:t>
      </w:r>
      <w:r>
        <w:rPr>
          <w:rFonts w:ascii="Arial" w:eastAsia="Arial" w:hAnsi="Arial" w:cs="Arial"/>
          <w:sz w:val="24"/>
          <w:szCs w:val="24"/>
          <w:vertAlign w:val="superscript"/>
        </w:rPr>
        <w:footnoteReference w:id="446"/>
      </w:r>
      <w:r>
        <w:rPr>
          <w:rFonts w:ascii="Arial" w:eastAsia="Arial" w:hAnsi="Arial" w:cs="Arial"/>
          <w:sz w:val="24"/>
          <w:szCs w:val="24"/>
        </w:rPr>
        <w:t xml:space="preserve"> El voto contiene, así, dos definiciones de la plena acreditación que no son equivalentes. La del proyecto es compatible con una concepción racionalista de la prueba, mientras que la del cuerpo del voto conserva el lenguaje del artículo 16, párrafo 3. </w:t>
      </w:r>
    </w:p>
    <w:p w14:paraId="2F55CC33" w14:textId="77777777" w:rsidR="00224E50" w:rsidRPr="00224E50" w:rsidRDefault="00224E50" w:rsidP="00224E50">
      <w:pPr>
        <w:spacing w:line="360" w:lineRule="auto"/>
        <w:rPr>
          <w:rFonts w:ascii="Arial" w:eastAsia="Arial" w:hAnsi="Arial" w:cs="Arial"/>
          <w:sz w:val="24"/>
          <w:szCs w:val="24"/>
        </w:rPr>
      </w:pPr>
    </w:p>
    <w:p w14:paraId="09879DD1"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3.2.3. La teoría de los estándares en el proyecto incorporado al voto</w:t>
      </w:r>
    </w:p>
    <w:p w14:paraId="32BE13DF" w14:textId="77777777" w:rsidR="00224E50" w:rsidRPr="00224E50" w:rsidRDefault="00224E50" w:rsidP="00224E50">
      <w:pPr>
        <w:spacing w:line="360" w:lineRule="auto"/>
        <w:rPr>
          <w:rFonts w:ascii="Arial" w:eastAsia="Arial" w:hAnsi="Arial" w:cs="Arial"/>
          <w:sz w:val="24"/>
          <w:szCs w:val="24"/>
        </w:rPr>
      </w:pPr>
    </w:p>
    <w:p w14:paraId="410D2DA6" w14:textId="436DF362"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 xml:space="preserve">El proyecto parte de una definición del estándar de prueba que coincide con el desarrollo del capítulo primero de esta investigación. Afirma que los estándares son reglas que establecen el nivel de suficiencia probatoria para que una hipótesis fáctica pueda considerarse probada o suficientemente corroborada.</w:t>
      </w:r>
      <w:r>
        <w:rPr>
          <w:rFonts w:ascii="Arial" w:eastAsia="Arial" w:hAnsi="Arial" w:cs="Arial"/>
          <w:sz w:val="24"/>
          <w:szCs w:val="24"/>
          <w:vertAlign w:val="superscript"/>
        </w:rPr>
        <w:footnoteReference w:id="447"/>
      </w:r>
      <w:r>
        <w:rPr>
          <w:rFonts w:ascii="Arial" w:eastAsia="Arial" w:hAnsi="Arial" w:cs="Arial"/>
          <w:sz w:val="24"/>
          <w:szCs w:val="24"/>
        </w:rPr>
        <w:t xml:space="preserve"> Les atribuye tres funciones, que consisten en proporcionar criterios para justificar la decisión sobre los hechos, servir de garantía para las partes y distribuir el riesgo de error.</w:t>
      </w:r>
      <w:r>
        <w:rPr>
          <w:rFonts w:ascii="Arial" w:eastAsia="Arial" w:hAnsi="Arial" w:cs="Arial"/>
          <w:sz w:val="24"/>
          <w:szCs w:val="24"/>
          <w:vertAlign w:val="superscript"/>
        </w:rPr>
        <w:footnoteReference w:id="448"/>
      </w:r>
      <w:r>
        <w:rPr>
          <w:rFonts w:ascii="Arial" w:eastAsia="Arial" w:hAnsi="Arial" w:cs="Arial"/>
          <w:sz w:val="24"/>
          <w:szCs w:val="24"/>
        </w:rPr>
        <w:t xml:space="preserve"> Sostiene que la prueba de una hipótesis no depende del convencimiento del órgano decisor, sino del grado de corroboración que le aportan los elementos probatorios, conforme a una concepción racionalista de la prueba.</w:t>
      </w:r>
      <w:r>
        <w:rPr>
          <w:rFonts w:ascii="Arial" w:eastAsia="Arial" w:hAnsi="Arial" w:cs="Arial"/>
          <w:sz w:val="24"/>
          <w:szCs w:val="24"/>
          <w:vertAlign w:val="superscript"/>
        </w:rPr>
        <w:footnoteReference w:id="449"/>
      </w:r>
      <w:r>
        <w:rPr>
          <w:rFonts w:ascii="Arial" w:eastAsia="Arial" w:hAnsi="Arial" w:cs="Arial"/>
          <w:sz w:val="24"/>
          <w:szCs w:val="24"/>
        </w:rPr>
        <w:t xml:space="preserve"> Distingue, con apoyo expreso en Ferrer Beltrán, entre la justificación material y la justificación procedimental de la decisión sobre los hechos.</w:t>
      </w:r>
      <w:r>
        <w:rPr>
          <w:rFonts w:ascii="Arial" w:eastAsia="Arial" w:hAnsi="Arial" w:cs="Arial"/>
          <w:sz w:val="24"/>
          <w:szCs w:val="24"/>
          <w:vertAlign w:val="superscript"/>
        </w:rPr>
        <w:footnoteReference w:id="450"/>
      </w:r>
      <w:r>
        <w:rPr>
          <w:rFonts w:ascii="Arial" w:eastAsia="Arial" w:hAnsi="Arial" w:cs="Arial"/>
          <w:sz w:val="24"/>
          <w:szCs w:val="24"/>
        </w:rPr>
        <w:t xml:space="preserve"> Adopta, por último, la probabilidad inductiva como la más apropiada para estructurar el razonamiento probatorio, con exclusión de la probabilidad subjetiva y de la matemática.</w:t>
      </w:r>
      <w:r>
        <w:rPr>
          <w:rFonts w:ascii="Arial" w:eastAsia="Arial" w:hAnsi="Arial" w:cs="Arial"/>
          <w:sz w:val="24"/>
          <w:szCs w:val="24"/>
          <w:vertAlign w:val="superscript"/>
        </w:rPr>
        <w:footnoteReference w:id="451"/>
      </w:r>
      <w:r>
        <w:rPr>
          <w:rFonts w:ascii="Arial" w:eastAsia="Arial" w:hAnsi="Arial" w:cs="Arial"/>
          <w:sz w:val="24"/>
          <w:szCs w:val="24"/>
        </w:rPr>
        <w:t xml:space="preserve"> Estas tesis coinciden con las que Ferrer Beltrán sostiene en la obra que el proyecto cita.</w:t>
      </w:r>
      <w:r>
        <w:rPr>
          <w:rFonts w:ascii="Arial" w:eastAsia="Arial" w:hAnsi="Arial" w:cs="Arial"/>
          <w:sz w:val="24"/>
          <w:szCs w:val="24"/>
          <w:vertAlign w:val="superscript"/>
        </w:rPr>
        <w:footnoteReference w:id="452"/>
      </w:r>
      <w:r>
        <w:rPr>
          <w:rFonts w:ascii="Arial" w:eastAsia="Arial" w:hAnsi="Arial" w:cs="Arial"/>
          <w:sz w:val="24"/>
          <w:szCs w:val="24"/>
        </w:rPr>
        <w:t xml:space="preserve"> Con ello, el voto incorpora al debate jurisdiccional el aparato conceptual que el capítulo primero empleó para diagnosticar el error de categoría. La </w:t>
        <w:lastRenderedPageBreak/>
        <w:t>mayoría, en contraste, no citó a Ferrer Beltrán y remitió a la escuela de libre convencimiento.</w:t>
      </w:r>
    </w:p>
    <w:p w14:paraId="319D18C4" w14:textId="6E5535E0"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Sobre esa base, el proyecto adopta dos estándares, porque algunos hechos denunciados exigen acreditar la autoría de las conductas, lo que requiere un umbral probatorio más alto.</w:t>
      </w:r>
      <w:r>
        <w:rPr>
          <w:rFonts w:ascii="Arial" w:eastAsia="Arial" w:hAnsi="Arial" w:cs="Arial"/>
          <w:sz w:val="24"/>
          <w:szCs w:val="24"/>
          <w:vertAlign w:val="superscript"/>
        </w:rPr>
        <w:footnoteReference w:id="453"/>
      </w:r>
      <w:r>
        <w:rPr>
          <w:rFonts w:ascii="Arial" w:eastAsia="Arial" w:hAnsi="Arial" w:cs="Arial"/>
          <w:sz w:val="24"/>
          <w:szCs w:val="24"/>
        </w:rPr>
        <w:t xml:space="preserve"> El primero es el de probabilidad prevalente, aplicable a la existencia de la propaganda prohibida y a su impacto en la validez de la elección. Conforme a él, debe determinarse si la hipótesis de la parte actora es más razonable y tiene más apoyo o corroboración en las pruebas que la hipótesis opuesta.</w:t>
      </w:r>
      <w:r>
        <w:rPr>
          <w:rFonts w:ascii="Arial" w:eastAsia="Arial" w:hAnsi="Arial" w:cs="Arial"/>
          <w:sz w:val="24"/>
          <w:szCs w:val="24"/>
          <w:vertAlign w:val="superscript"/>
        </w:rPr>
        <w:footnoteReference w:id="454"/>
      </w:r>
      <w:r>
        <w:rPr>
          <w:rFonts w:ascii="Arial" w:eastAsia="Arial" w:hAnsi="Arial" w:cs="Arial"/>
          <w:sz w:val="24"/>
          <w:szCs w:val="24"/>
        </w:rPr>
        <w:t xml:space="preserve"> El proyecto precisa que basta que el conjunto de elementos probatorios haga más probable la existencia de la propaganda irregular que su inexistencia, sin requerir certeza absoluta.</w:t>
      </w:r>
      <w:r>
        <w:rPr>
          <w:rFonts w:ascii="Arial" w:eastAsia="Arial" w:hAnsi="Arial" w:cs="Arial"/>
          <w:sz w:val="24"/>
          <w:szCs w:val="24"/>
          <w:vertAlign w:val="superscript"/>
        </w:rPr>
        <w:footnoteReference w:id="455"/>
      </w:r>
      <w:r>
        <w:rPr>
          <w:rFonts w:ascii="Arial" w:eastAsia="Arial" w:hAnsi="Arial" w:cs="Arial"/>
          <w:sz w:val="24"/>
          <w:szCs w:val="24"/>
        </w:rPr>
        <w:t xml:space="preserve"> Justifica este estándar en el diseño cerrado de la elección judicial, en que la causal de financiamiento prohibido no exige probar la autoría, en el carácter objetivamente verificable de la propaganda y en el riesgo de impunidad.</w:t>
      </w:r>
      <w:r>
        <w:rPr>
          <w:rFonts w:ascii="Arial" w:eastAsia="Arial" w:hAnsi="Arial" w:cs="Arial"/>
          <w:sz w:val="24"/>
          <w:szCs w:val="24"/>
          <w:vertAlign w:val="superscript"/>
        </w:rPr>
        <w:footnoteReference w:id="456"/>
      </w:r>
      <w:r>
        <w:rPr>
          <w:rFonts w:ascii="Arial" w:eastAsia="Arial" w:hAnsi="Arial" w:cs="Arial"/>
          <w:sz w:val="24"/>
          <w:szCs w:val="24"/>
        </w:rPr>
        <w:t xml:space="preserve"> Esta formulación coincide con el menos exigente de los estándares que propone Ferrer Beltrán, según el cual la hipótesis debe ser más probable que la de la parte contraria.</w:t>
      </w:r>
      <w:r>
        <w:rPr>
          <w:rFonts w:ascii="Arial" w:eastAsia="Arial" w:hAnsi="Arial" w:cs="Arial"/>
          <w:sz w:val="24"/>
          <w:szCs w:val="24"/>
          <w:vertAlign w:val="superscript"/>
        </w:rPr>
        <w:footnoteReference w:id="457"/>
      </w:r>
      <w:r>
        <w:rPr>
          <w:rFonts w:ascii="Arial" w:eastAsia="Arial" w:hAnsi="Arial" w:cs="Arial"/>
          <w:sz w:val="24"/>
          <w:szCs w:val="24"/>
        </w:rPr>
        <w:t xml:space="preserve"> Remite a una relación entre el acervo y las hipótesis en conflicto, y no a un estado mental. Satisface, por tanto, el primer requisito metodológico. Satisface también el segundo, porque identifica el resultado probatorio mínimo, a saber, la prevalencia de la hipótesis actora sobre su negación. </w:t>
      </w:r>
    </w:p>
    <w:p w14:paraId="72CBDA69" w14:textId="77777777" w:rsidR="00224E50" w:rsidRPr="00224E50" w:rsidRDefault="00224E50" w:rsidP="00224E50">
      <w:pPr>
        <w:spacing w:line="360" w:lineRule="auto"/>
        <w:rPr>
          <w:rFonts w:ascii="Arial" w:eastAsia="Arial" w:hAnsi="Arial" w:cs="Arial"/>
          <w:sz w:val="24"/>
          <w:szCs w:val="24"/>
        </w:rPr>
      </w:pPr>
    </w:p>
    <w:p w14:paraId="1186EBBA"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3.2.4. El estándar elevado para la autoría</w:t>
      </w:r>
    </w:p>
    <w:p w14:paraId="000E0289" w14:textId="77777777" w:rsidR="00224E50" w:rsidRPr="00224E50" w:rsidRDefault="00224E50" w:rsidP="00224E50">
      <w:pPr>
        <w:spacing w:line="360" w:lineRule="auto"/>
        <w:rPr>
          <w:rFonts w:ascii="Arial" w:eastAsia="Arial" w:hAnsi="Arial" w:cs="Arial"/>
          <w:sz w:val="24"/>
          <w:szCs w:val="24"/>
        </w:rPr>
      </w:pPr>
    </w:p>
    <w:p w14:paraId="3483EB95"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segundo estándar se aplica a la autoría de la propaganda por partidos políticos o personas servidoras públicas. El proyecto lo describe como un estándar más elevado, que se aproxima al de presunción de inocencia utilizado en materia penal.</w:t>
      </w:r>
      <w:r>
        <w:rPr>
          <w:rFonts w:ascii="Arial" w:eastAsia="Arial" w:hAnsi="Arial" w:cs="Arial"/>
          <w:sz w:val="24"/>
          <w:szCs w:val="24"/>
          <w:vertAlign w:val="superscript"/>
        </w:rPr>
        <w:footnoteReference w:id="458"/>
      </w:r>
      <w:r>
        <w:rPr>
          <w:rFonts w:ascii="Arial" w:eastAsia="Arial" w:hAnsi="Arial" w:cs="Arial"/>
          <w:sz w:val="24"/>
          <w:szCs w:val="24"/>
        </w:rPr>
        <w:t xml:space="preserve"> Lo justifica por la gravedad de atribuir responsabilidad a actores institucionales y por las </w:t>
        <w:lastRenderedPageBreak/>
        <w:t>consecuencias jurídicas y políticas de esa atribución.</w:t>
      </w:r>
      <w:r>
        <w:rPr>
          <w:rFonts w:ascii="Arial" w:eastAsia="Arial" w:hAnsi="Arial" w:cs="Arial"/>
          <w:sz w:val="24"/>
          <w:szCs w:val="24"/>
          <w:vertAlign w:val="superscript"/>
        </w:rPr>
        <w:footnoteReference w:id="459"/>
      </w:r>
      <w:r>
        <w:rPr>
          <w:rFonts w:ascii="Arial" w:eastAsia="Arial" w:hAnsi="Arial" w:cs="Arial"/>
          <w:sz w:val="24"/>
          <w:szCs w:val="24"/>
        </w:rPr>
        <w:t xml:space="preserve"> A diferencia de lo que ocurre con las fórmulas legales examinadas, el proyecto enuncia los elementos que deben acreditarse para satisfacerlo.</w:t>
      </w:r>
      <w:r>
        <w:rPr>
          <w:rFonts w:ascii="Arial" w:eastAsia="Arial" w:hAnsi="Arial" w:cs="Arial"/>
          <w:sz w:val="24"/>
          <w:szCs w:val="24"/>
          <w:vertAlign w:val="superscript"/>
        </w:rPr>
        <w:footnoteReference w:id="460"/>
      </w:r>
      <w:r>
        <w:rPr>
          <w:rFonts w:ascii="Arial" w:eastAsia="Arial" w:hAnsi="Arial" w:cs="Arial"/>
          <w:sz w:val="24"/>
          <w:szCs w:val="24"/>
        </w:rPr>
        <w:t xml:space="preserve"> Deben probarse la autoría intelectual o material, los vínculos orgánicos o funcionales entre los responsables y las instituciones, el conocimiento y la voluntad institucionales, y el uso de recursos o estructuras públicas. Añade que las pruebas indirectas deben presentar una coherencia, solidez y convergencia tales que descarten de manera razonable cualquier explicación alternativa.</w:t>
      </w:r>
      <w:r>
        <w:rPr>
          <w:rFonts w:ascii="Arial" w:eastAsia="Arial" w:hAnsi="Arial" w:cs="Arial"/>
          <w:sz w:val="24"/>
          <w:szCs w:val="24"/>
          <w:vertAlign w:val="superscript"/>
        </w:rPr>
        <w:footnoteReference w:id="461"/>
      </w:r>
      <w:r>
        <w:rPr>
          <w:rFonts w:ascii="Arial" w:eastAsia="Arial" w:hAnsi="Arial" w:cs="Arial"/>
          <w:sz w:val="24"/>
          <w:szCs w:val="24"/>
        </w:rPr>
        <w:t xml:space="preserve"> Esta exigencia corresponde a la lógica de los estándares más exigentes que propone Ferrer Beltrán, construidos en torno a la refutación de hipótesis alternativas.</w:t>
      </w:r>
      <w:r>
        <w:rPr>
          <w:rFonts w:ascii="Arial" w:eastAsia="Arial" w:hAnsi="Arial" w:cs="Arial"/>
          <w:sz w:val="24"/>
          <w:szCs w:val="24"/>
          <w:vertAlign w:val="superscript"/>
        </w:rPr>
        <w:footnoteReference w:id="462"/>
      </w:r>
      <w:r>
        <w:rPr>
          <w:rFonts w:ascii="Arial" w:eastAsia="Arial" w:hAnsi="Arial" w:cs="Arial"/>
          <w:sz w:val="24"/>
          <w:szCs w:val="24"/>
        </w:rPr>
        <w:t xml:space="preserve"> El proyecto aplicó el estándar y concluyó que los indicios sobre la participación de partidos y personas servidoras públicas no lo superaban.</w:t>
      </w:r>
      <w:r>
        <w:rPr>
          <w:rFonts w:ascii="Arial" w:eastAsia="Arial" w:hAnsi="Arial" w:cs="Arial"/>
          <w:sz w:val="24"/>
          <w:szCs w:val="24"/>
          <w:vertAlign w:val="superscript"/>
        </w:rPr>
        <w:footnoteReference w:id="463"/>
      </w:r>
      <w:r>
        <w:rPr>
          <w:rFonts w:ascii="Arial" w:eastAsia="Arial" w:hAnsi="Arial" w:cs="Arial"/>
          <w:sz w:val="24"/>
          <w:szCs w:val="24"/>
        </w:rPr>
        <w:t xml:space="preserve"> Consideró que la evidencia no descartaba la posibilidad de actuaciones individuales sin respaldo institucional y ordenó dar vista al Instituto Nacional Electoral.</w:t>
      </w:r>
      <w:r>
        <w:rPr>
          <w:rFonts w:ascii="Arial" w:eastAsia="Arial" w:hAnsi="Arial" w:cs="Arial"/>
          <w:sz w:val="24"/>
          <w:szCs w:val="24"/>
          <w:vertAlign w:val="superscript"/>
        </w:rPr>
        <w:footnoteReference w:id="464"/>
      </w:r>
      <w:r>
        <w:rPr>
          <w:rFonts w:ascii="Arial" w:eastAsia="Arial" w:hAnsi="Arial" w:cs="Arial"/>
          <w:sz w:val="24"/>
          <w:szCs w:val="24"/>
        </w:rPr>
        <w:t xml:space="preserve"> La aplicación del estándar en contra de la pretensión que el propio proyecto sostenía es un indicio de que opera como regla y no como fórmula retórica.</w:t>
      </w:r>
    </w:p>
    <w:p w14:paraId="43F1743E"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estándar elevado presenta, sin embargo, una formulación menos depurada que el prevalente. El proyecto exige que las pruebas permitan establecer los elementos de manera convincente y con alto grado de certeza.</w:t>
      </w:r>
      <w:r>
        <w:rPr>
          <w:rFonts w:ascii="Arial" w:eastAsia="Arial" w:hAnsi="Arial" w:cs="Arial"/>
          <w:sz w:val="24"/>
          <w:szCs w:val="24"/>
          <w:vertAlign w:val="superscript"/>
        </w:rPr>
        <w:footnoteReference w:id="465"/>
      </w:r>
      <w:r>
        <w:rPr>
          <w:rFonts w:ascii="Arial" w:eastAsia="Arial" w:hAnsi="Arial" w:cs="Arial"/>
          <w:sz w:val="24"/>
          <w:szCs w:val="24"/>
        </w:rPr>
        <w:t xml:space="preserve"> Requiere también que la cadena de inferencias conduzca de manera inexorable a la conclusión y que la valoración integral genere la certeza requerida.</w:t>
      </w:r>
      <w:r>
        <w:rPr>
          <w:rFonts w:ascii="Arial" w:eastAsia="Arial" w:hAnsi="Arial" w:cs="Arial"/>
          <w:sz w:val="24"/>
          <w:szCs w:val="24"/>
          <w:vertAlign w:val="superscript"/>
        </w:rPr>
        <w:footnoteReference w:id="466"/>
      </w:r>
      <w:r>
        <w:rPr>
          <w:rFonts w:ascii="Arial" w:eastAsia="Arial" w:hAnsi="Arial" w:cs="Arial"/>
          <w:sz w:val="24"/>
          <w:szCs w:val="24"/>
        </w:rPr>
        <w:t xml:space="preserve"> Estas expresiones combinan la refutación de hipótesis alternativas, que es un criterio epistémico, con la certeza y la convicción, que remiten al estado del decisor. La exigencia de inexorabilidad se aproxima, además, a la certeza que el propio voto reprocha a la mayoría. El estándar elevado cumple, por ello, el segundo requisito metodológico, pero solo de manera parcial el primero. La diferenciación entre ambos estándares responde a la naturaleza del hecho y a la gravedad de sus consecuencias, no a la sucesión de decisiones de un procedimiento que contempla el </w:t>
        <w:lastRenderedPageBreak/>
        <w:t>cuarto requisito.</w:t>
      </w:r>
      <w:r>
        <w:rPr>
          <w:rFonts w:ascii="Arial" w:eastAsia="Arial" w:hAnsi="Arial" w:cs="Arial"/>
          <w:sz w:val="24"/>
          <w:szCs w:val="24"/>
          <w:vertAlign w:val="superscript"/>
        </w:rPr>
        <w:footnoteReference w:id="467"/>
      </w:r>
      <w:r>
        <w:rPr>
          <w:rFonts w:ascii="Arial" w:eastAsia="Arial" w:hAnsi="Arial" w:cs="Arial"/>
          <w:sz w:val="24"/>
          <w:szCs w:val="24"/>
        </w:rPr>
        <w:t xml:space="preserve"> Es compatible, en cambio, con la tesis examinada en el apartado 1.2, según la cual el nivel de exigencia expresa una decisión sobre la distribución del riesgo de error. La tabla 1 sintetiza el esquema de estándares del voto.</w:t>
      </w:r>
    </w:p>
    <w:p w14:paraId="2105501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3"/>
        <w:gridCol w:w="1786"/>
        <w:gridCol w:w="1693"/>
        <w:gridCol w:w="2125"/>
        <w:gridCol w:w="1341"/>
      </w:tblGrid>
      <w:tr w:rsidR="00224E50" w:rsidRPr="00224E50" w14:paraId="69D2B8FA" w14:textId="77777777" w:rsidTr="00D71922">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3DDFC2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Hecho por probar</w:t>
            </w:r>
          </w:p>
        </w:tc>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61EA1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Causal</w:t>
            </w:r>
          </w:p>
        </w:tc>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02B924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Estándar</w:t>
            </w:r>
          </w:p>
        </w:tc>
        <w:tc>
          <w:tcPr>
            <w:tcW w:w="21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29874A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Formulación en el proyecto</w:t>
            </w:r>
          </w:p>
        </w:tc>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DBF2A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Resultado</w:t>
            </w:r>
          </w:p>
        </w:tc>
      </w:tr>
      <w:tr w:rsidR="00224E50" w:rsidRPr="00224E50" w14:paraId="190474B1"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40F36E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Existencia y distribución sistemática de acordeones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B9D47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d), y violación de principios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19D5C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2B956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Hipótesis actora más probable que su negación</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057C9"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Acreditada</w:t>
            </w:r>
          </w:p>
        </w:tc>
      </w:tr>
      <w:tr w:rsidR="00224E50" w:rsidRPr="00224E50" w14:paraId="74FBF879"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FD666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Autoría de partidos políticos o personas servidoras públicas</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64DFE1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Artículo 77 Ter, párrafo 1, inciso e)</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919AA8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elevado próximo a la presunción de inocencia</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08FCF"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Cuatro elementos y descarte razonable de explicaciones alternativas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889AE9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acreditada</w:t>
            </w:r>
          </w:p>
        </w:tc>
      </w:tr>
      <w:tr w:rsidR="00224E50" w:rsidRPr="00224E50" w14:paraId="2A74B0C3" w14:textId="77777777" w:rsidTr="00D71922">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78327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Impacto determinante</w:t>
            </w:r>
          </w:p>
        </w:tc>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33F5E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Todas</w:t>
            </w:r>
          </w:p>
        </w:tc>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6CE15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según el párrafo 83</w:t>
            </w:r>
          </w:p>
        </w:tc>
        <w:tc>
          <w:tcPr>
            <w:tcW w:w="21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0D2D0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Imposibilidad de descartar la influencia y correlaciones estadísticas</w:t>
            </w:r>
          </w:p>
        </w:tc>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864E4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Acreditado</w:t>
            </w:r>
          </w:p>
        </w:tc>
      </w:tr>
    </w:tbl>
    <w:p w14:paraId="59ADF591"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1. Esquema de estándares del voto particular de Rodríguez Mondragón. Elaboración propia con base en el proyecto reproducido en el voto, párrafos 82-126, 304, 471-473 y 513-527.</w:t>
      </w:r>
    </w:p>
    <w:p w14:paraId="01B29585" w14:textId="77777777" w:rsidR="00224E50" w:rsidRPr="00224E50" w:rsidRDefault="00224E50" w:rsidP="00224E50">
      <w:pPr>
        <w:spacing w:line="360" w:lineRule="auto"/>
        <w:rPr>
          <w:rFonts w:ascii="Arial" w:eastAsia="Arial" w:hAnsi="Arial" w:cs="Arial"/>
          <w:sz w:val="24"/>
          <w:szCs w:val="24"/>
        </w:rPr>
      </w:pPr>
    </w:p>
    <w:p w14:paraId="3B1EBAA0" w14:textId="77777777" w:rsidR="00224E50" w:rsidRPr="00224E50" w:rsidRDefault="00224E50" w:rsidP="00224E50">
      <w:pPr>
        <w:spacing w:line="360" w:lineRule="auto"/>
        <w:rPr>
          <w:rFonts w:ascii="Arial" w:eastAsia="Arial" w:hAnsi="Arial" w:cs="Arial"/>
          <w:sz w:val="24"/>
          <w:szCs w:val="24"/>
        </w:rPr>
      </w:pPr>
    </w:p>
    <w:p w14:paraId="24EA6585"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3.2.5. La fuente del estándar. Modulación judicial y previsibilidad</w:t>
      </w:r>
    </w:p>
    <w:p w14:paraId="4F455E2E" w14:textId="77777777" w:rsidR="00224E50" w:rsidRPr="00224E50" w:rsidRDefault="00224E50" w:rsidP="00224E50">
      <w:pPr>
        <w:spacing w:line="360" w:lineRule="auto"/>
        <w:rPr>
          <w:rFonts w:ascii="Arial" w:eastAsia="Arial" w:hAnsi="Arial" w:cs="Arial"/>
          <w:sz w:val="24"/>
          <w:szCs w:val="24"/>
        </w:rPr>
      </w:pPr>
    </w:p>
    <w:p w14:paraId="333AF3C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mayor dificultad de la propuesta está en la fuente del estándar. El proyecto sostiene que el artículo 16 de la ley de medios configura un sistema de libre valoración que permite al órgano jurisdiccional determinar el tipo de estándar aplicable, modulando la exigencia según la naturaleza, gravedad y contexto de las violaciones.</w:t>
      </w:r>
      <w:r>
        <w:rPr>
          <w:rFonts w:ascii="Arial" w:eastAsia="Arial" w:hAnsi="Arial" w:cs="Arial"/>
          <w:sz w:val="24"/>
          <w:szCs w:val="24"/>
          <w:vertAlign w:val="superscript"/>
        </w:rPr>
        <w:footnoteReference w:id="468"/>
      </w:r>
      <w:r>
        <w:rPr>
          <w:rFonts w:ascii="Arial" w:eastAsia="Arial" w:hAnsi="Arial" w:cs="Arial"/>
          <w:sz w:val="24"/>
          <w:szCs w:val="24"/>
        </w:rPr>
        <w:t xml:space="preserve"> El cuerpo del voto reitera esa tesis.</w:t>
      </w:r>
      <w:r>
        <w:rPr>
          <w:rFonts w:ascii="Arial" w:eastAsia="Arial" w:hAnsi="Arial" w:cs="Arial"/>
          <w:sz w:val="24"/>
          <w:szCs w:val="24"/>
          <w:vertAlign w:val="superscript"/>
        </w:rPr>
        <w:footnoteReference w:id="469"/>
      </w:r>
      <w:r>
        <w:rPr>
          <w:rFonts w:ascii="Arial" w:eastAsia="Arial" w:hAnsi="Arial" w:cs="Arial"/>
          <w:sz w:val="24"/>
          <w:szCs w:val="24"/>
        </w:rPr>
        <w:t xml:space="preserve"> El proyecto matiza, no obstante, que la decisión sobre la suficiencia no puede ser particularista ni libérrima, porque es una decisión político-moral </w:t>
        <w:lastRenderedPageBreak/>
        <w:t>que debe preservar la previsibilidad y la seguridad jurídica.</w:t>
      </w:r>
      <w:r>
        <w:rPr>
          <w:rFonts w:ascii="Arial" w:eastAsia="Arial" w:hAnsi="Arial" w:cs="Arial"/>
          <w:sz w:val="24"/>
          <w:szCs w:val="24"/>
          <w:vertAlign w:val="superscript"/>
        </w:rPr>
        <w:footnoteReference w:id="470"/>
      </w:r>
      <w:r>
        <w:rPr>
          <w:rFonts w:ascii="Arial" w:eastAsia="Arial" w:hAnsi="Arial" w:cs="Arial"/>
          <w:sz w:val="24"/>
          <w:szCs w:val="24"/>
        </w:rPr>
        <w:t xml:space="preserve"> Añade que los estándares aplicables deben ser los mismos que la Sala ha usado en casos anteriores, por congruencia con la línea jurisprudencial.</w:t>
      </w:r>
      <w:r>
        <w:rPr>
          <w:rFonts w:ascii="Arial" w:eastAsia="Arial" w:hAnsi="Arial" w:cs="Arial"/>
          <w:sz w:val="24"/>
          <w:szCs w:val="24"/>
          <w:vertAlign w:val="superscript"/>
        </w:rPr>
        <w:footnoteReference w:id="471"/>
      </w:r>
      <w:r>
        <w:rPr>
          <w:rFonts w:ascii="Arial" w:eastAsia="Arial" w:hAnsi="Arial" w:cs="Arial"/>
          <w:sz w:val="24"/>
          <w:szCs w:val="24"/>
        </w:rPr>
        <w:t xml:space="preserve"> Esta segunda precisión es coherente con la premisa de Ferrer Beltrán, según la cual el estándar es una regla general y abstracta, y no una decisión caso por caso.</w:t>
      </w:r>
      <w:r>
        <w:rPr>
          <w:rFonts w:ascii="Arial" w:eastAsia="Arial" w:hAnsi="Arial" w:cs="Arial"/>
          <w:sz w:val="24"/>
          <w:szCs w:val="24"/>
          <w:vertAlign w:val="superscript"/>
        </w:rPr>
        <w:footnoteReference w:id="472"/>
      </w:r>
      <w:r>
        <w:rPr>
          <w:rFonts w:ascii="Arial" w:eastAsia="Arial" w:hAnsi="Arial" w:cs="Arial"/>
          <w:sz w:val="24"/>
          <w:szCs w:val="24"/>
        </w:rPr>
        <w:t xml:space="preserve"> Su eficacia depende, sin embargo, de que tales precedentes hayan fijado estándares, y el capítulo segundo mostró que la jurisprudencia electoral no lo hizo. El propio proyecto cita como precedente, entre otros, el caso Tabasco, que resolvió la suficiencia en términos de convencimiento y de posibilidad de un resultado distinto, como se expuso en el apartado 2.2.</w:t>
      </w:r>
      <w:r>
        <w:rPr>
          <w:rFonts w:ascii="Arial" w:eastAsia="Arial" w:hAnsi="Arial" w:cs="Arial"/>
          <w:sz w:val="24"/>
          <w:szCs w:val="24"/>
          <w:vertAlign w:val="superscript"/>
        </w:rPr>
        <w:footnoteReference w:id="473"/>
      </w:r>
      <w:r>
        <w:rPr>
          <w:rFonts w:ascii="Arial" w:eastAsia="Arial" w:hAnsi="Arial" w:cs="Arial"/>
          <w:sz w:val="24"/>
          <w:szCs w:val="24"/>
        </w:rPr>
        <w:t xml:space="preserve"> La mayoría, por su parte, invocó la escuela de libre convencimiento que atribuye a la ley de medios para fundar su propia exigencia.</w:t>
      </w:r>
      <w:r>
        <w:rPr>
          <w:rFonts w:ascii="Arial" w:eastAsia="Arial" w:hAnsi="Arial" w:cs="Arial"/>
          <w:sz w:val="24"/>
          <w:szCs w:val="24"/>
          <w:vertAlign w:val="superscript"/>
        </w:rPr>
        <w:footnoteReference w:id="474"/>
      </w:r>
      <w:r>
        <w:rPr>
          <w:rFonts w:ascii="Arial" w:eastAsia="Arial" w:hAnsi="Arial" w:cs="Arial"/>
          <w:sz w:val="24"/>
          <w:szCs w:val="24"/>
        </w:rPr>
        <w:t xml:space="preserve"> Ambas posiciones descansan, así, en el silencio del artículo 16 sobre la suficiencia, y el texto legal no permite preferir una sobre otra.</w:t>
      </w:r>
    </w:p>
    <w:p w14:paraId="77A64CA3" w14:textId="6E90652A"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La misma tensión se advierte en el vocabulario. El proyecto afirma que la gravedad del impacto de una resolución determina el grado de convencimiento necesario para adoptarla.</w:t>
      </w:r>
      <w:r>
        <w:rPr>
          <w:rFonts w:ascii="Arial" w:eastAsia="Arial" w:hAnsi="Arial" w:cs="Arial"/>
          <w:sz w:val="24"/>
          <w:szCs w:val="24"/>
          <w:vertAlign w:val="superscript"/>
        </w:rPr>
        <w:footnoteReference w:id="475"/>
      </w:r>
      <w:r>
        <w:rPr>
          <w:rFonts w:ascii="Arial" w:eastAsia="Arial" w:hAnsi="Arial" w:cs="Arial"/>
          <w:sz w:val="24"/>
          <w:szCs w:val="24"/>
        </w:rPr>
        <w:t xml:space="preserve"> Sostiene también que las dificultades probatorias no justifican disminuir el estándar, sino admitir pruebas indirectas que puedan generar el grado de convicción plena que la norma demanda.</w:t>
      </w:r>
      <w:r>
        <w:rPr>
          <w:rFonts w:ascii="Arial" w:eastAsia="Arial" w:hAnsi="Arial" w:cs="Arial"/>
          <w:sz w:val="24"/>
          <w:szCs w:val="24"/>
          <w:vertAlign w:val="superscript"/>
        </w:rPr>
        <w:footnoteReference w:id="476"/>
      </w:r>
      <w:r>
        <w:rPr>
          <w:rFonts w:ascii="Arial" w:eastAsia="Arial" w:hAnsi="Arial" w:cs="Arial"/>
          <w:sz w:val="24"/>
          <w:szCs w:val="24"/>
        </w:rPr>
        <w:t xml:space="preserve"> Estas expresiones coexisten con la afirmación, ya citada, de que la prueba no depende del convencimiento del órgano decisor. La coexistencia no invalida la teoría del proyecto, pero muestra que el lenguaje del artículo 16, párrafo 3, condiciona incluso a quien lo critica. El proyecto separa con claridad el cómo de la valoración y el cuánto de la decisión. Al expresar el cuánto, sin embargo, alterna entre la corroboración y la convicción. Esta alternancia confirma que la corrección del error de categoría exige modificar el texto legal y no solo su interpretación. </w:t>
      </w:r>
    </w:p>
    <w:p w14:paraId="41D71063" w14:textId="77777777" w:rsidR="00224E50" w:rsidRPr="00224E50" w:rsidRDefault="00224E50" w:rsidP="00224E50">
      <w:pPr>
        <w:spacing w:line="360" w:lineRule="auto"/>
        <w:rPr>
          <w:rFonts w:ascii="Arial" w:eastAsia="Arial" w:hAnsi="Arial" w:cs="Arial"/>
          <w:sz w:val="24"/>
          <w:szCs w:val="24"/>
        </w:rPr>
      </w:pPr>
    </w:p>
    <w:p w14:paraId="729C7383"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3.2.6. La crítica a la fragmentación del acervo probatorio</w:t>
      </w:r>
    </w:p>
    <w:p w14:paraId="770868B7" w14:textId="77777777" w:rsidR="00224E50" w:rsidRPr="00224E50" w:rsidRDefault="00224E50" w:rsidP="00224E50">
      <w:pPr>
        <w:spacing w:line="360" w:lineRule="auto"/>
        <w:rPr>
          <w:rFonts w:ascii="Arial" w:eastAsia="Arial" w:hAnsi="Arial" w:cs="Arial"/>
          <w:sz w:val="24"/>
          <w:szCs w:val="24"/>
        </w:rPr>
      </w:pPr>
    </w:p>
    <w:p w14:paraId="18A625B3"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lastRenderedPageBreak/>
        <w:t>El segundo eje del voto es metodológico. El disidente sostiene que las sentencias fragmentan artificialmente el análisis probatorio, porque descalifican cada prueba individualmente y, con las mismas premisas, descalifican el conjunto.</w:t>
      </w:r>
      <w:r>
        <w:rPr>
          <w:rFonts w:ascii="Arial" w:eastAsia="Arial" w:hAnsi="Arial" w:cs="Arial"/>
          <w:sz w:val="24"/>
          <w:szCs w:val="24"/>
          <w:vertAlign w:val="superscript"/>
        </w:rPr>
        <w:footnoteReference w:id="477"/>
      </w:r>
      <w:r>
        <w:rPr>
          <w:rFonts w:ascii="Arial" w:eastAsia="Arial" w:hAnsi="Arial" w:cs="Arial"/>
          <w:sz w:val="24"/>
          <w:szCs w:val="24"/>
        </w:rPr>
        <w:t xml:space="preserve"> Recuerda que el artículo 16 de la ley de medios ordena valorar las pruebas en conjunto conforme a las reglas de la lógica, de la sana crítica y de la experiencia. Califica la valoración mayoritaria como atomizada, superficial y formalista. Enumera las descalificaciones de la mayoría, relativas a los acordeones físicos por su buen estado, a las publicaciones digitales por su facilidad de alteración, a las notas periodísticas por su leve fuerza indiciaria y a los procedimientos sancionadores por su autonomía. Frente a ello expone el acervo que, a su juicio, debía valorarse de manera conjunta y adminiculada.</w:t>
      </w:r>
      <w:r>
        <w:rPr>
          <w:rFonts w:ascii="Arial" w:eastAsia="Arial" w:hAnsi="Arial" w:cs="Arial"/>
          <w:sz w:val="24"/>
          <w:szCs w:val="24"/>
          <w:vertAlign w:val="superscript"/>
        </w:rPr>
        <w:footnoteReference w:id="478"/>
      </w:r>
      <w:r>
        <w:rPr>
          <w:rFonts w:ascii="Arial" w:eastAsia="Arial" w:hAnsi="Arial" w:cs="Arial"/>
          <w:sz w:val="24"/>
          <w:szCs w:val="24"/>
        </w:rPr>
        <w:t xml:space="preserve"> Ese acervo comprendía 3,188 acordeones impresos de siete modelos, 374 imágenes, videos, audios y enlaces, 45 procedimientos especiales sancionadores, 7 procedimientos de fiscalización y 38 carpetas de investigación. Incluía, además, 156 medios de impugnación resueltos por la Sala Superior en los que se aludió a los acordeones y que el voto considera hechos notorios. Según el disidente, estos elementos acreditan la dispersión de las guías en todas las entidades federativas y su concentración en el final de la campaña, la veda y la jornada electoral. El proyecto apoya esta crítica en el criterio reiterado de la Sala según el cual las irregularidades deben analizarse de manera unitaria o integral, sin seccionar los hechos, y cita como precedente el SUP-JRC-221/2003.</w:t>
      </w:r>
      <w:r>
        <w:rPr>
          <w:rFonts w:ascii="Arial" w:eastAsia="Arial" w:hAnsi="Arial" w:cs="Arial"/>
          <w:sz w:val="24"/>
          <w:szCs w:val="24"/>
          <w:vertAlign w:val="superscript"/>
        </w:rPr>
        <w:footnoteReference w:id="479"/>
      </w:r>
    </w:p>
    <w:p w14:paraId="39010930" w14:textId="77777777"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El voto dirige a la mayoría reproches concretos sobre la valoración individual. Considera absurdo desestimar los acordeones físicos por su buen estado y sostiene que sus claves territoriales, su diseño uniforme y sus combinaciones consistentes prueban su producción masiva.</w:t>
      </w:r>
      <w:r>
        <w:rPr>
          <w:rFonts w:ascii="Arial" w:eastAsia="Arial" w:hAnsi="Arial" w:cs="Arial"/>
          <w:sz w:val="24"/>
          <w:szCs w:val="24"/>
          <w:vertAlign w:val="superscript"/>
        </w:rPr>
        <w:footnoteReference w:id="480"/>
      </w:r>
      <w:r>
        <w:rPr>
          <w:rFonts w:ascii="Arial" w:eastAsia="Arial" w:hAnsi="Arial" w:cs="Arial"/>
          <w:sz w:val="24"/>
          <w:szCs w:val="24"/>
        </w:rPr>
        <w:t xml:space="preserve"> Subraya que el Instituto Nacional Electoral certificó páginas electrónicas dedicadas a distribuir acordeones, y que esas certificaciones son documentales públicas con valor probatorio pleno.</w:t>
      </w:r>
      <w:r>
        <w:rPr>
          <w:rFonts w:ascii="Arial" w:eastAsia="Arial" w:hAnsi="Arial" w:cs="Arial"/>
          <w:sz w:val="24"/>
          <w:szCs w:val="24"/>
          <w:vertAlign w:val="superscript"/>
        </w:rPr>
        <w:footnoteReference w:id="481"/>
      </w:r>
      <w:r>
        <w:rPr>
          <w:rFonts w:ascii="Arial" w:eastAsia="Arial" w:hAnsi="Arial" w:cs="Arial"/>
          <w:sz w:val="24"/>
          <w:szCs w:val="24"/>
        </w:rPr>
        <w:t xml:space="preserve"> Invoca la jurisprudencia 38/2002 para sostener que 231 notas periodísticas de 112 medios y 168 autores trascienden la fuerza indiciaria leve.</w:t>
      </w:r>
      <w:r>
        <w:rPr>
          <w:rFonts w:ascii="Arial" w:eastAsia="Arial" w:hAnsi="Arial" w:cs="Arial"/>
          <w:sz w:val="24"/>
          <w:szCs w:val="24"/>
          <w:vertAlign w:val="superscript"/>
        </w:rPr>
        <w:footnoteReference w:id="482"/>
      </w:r>
      <w:r>
        <w:rPr>
          <w:rFonts w:ascii="Arial" w:eastAsia="Arial" w:hAnsi="Arial" w:cs="Arial"/>
          <w:sz w:val="24"/>
          <w:szCs w:val="24"/>
        </w:rPr>
        <w:t xml:space="preserve"> Interpreta los deslindes de las candidaturas beneficiadas como </w:t>
        <w:lastRenderedPageBreak/>
        <w:t>reconocimientos de la existencia del fenómeno. Por último, califica como prueba diabólica la exigencia de demostrar que una persona identificable fue presionada o votó conforme a un acordeón.</w:t>
      </w:r>
      <w:r>
        <w:rPr>
          <w:rFonts w:ascii="Arial" w:eastAsia="Arial" w:hAnsi="Arial" w:cs="Arial"/>
          <w:sz w:val="24"/>
          <w:szCs w:val="24"/>
          <w:vertAlign w:val="superscript"/>
        </w:rPr>
        <w:footnoteReference w:id="483"/>
      </w:r>
      <w:r>
        <w:rPr>
          <w:rFonts w:ascii="Arial" w:eastAsia="Arial" w:hAnsi="Arial" w:cs="Arial"/>
          <w:sz w:val="24"/>
          <w:szCs w:val="24"/>
        </w:rPr>
        <w:t xml:space="preserve"> Estos reproches tienen un rasgo común. La mayoría había enumerado como ejemplos de pruebas faltantes las certificaciones de páginas y redes y las actas o fe de hechos levantadas en diversos puntos del país.</w:t>
      </w:r>
      <w:r>
        <w:rPr>
          <w:rFonts w:ascii="Arial" w:eastAsia="Arial" w:hAnsi="Arial" w:cs="Arial"/>
          <w:sz w:val="24"/>
          <w:szCs w:val="24"/>
          <w:vertAlign w:val="superscript"/>
        </w:rPr>
        <w:footnoteReference w:id="484"/>
      </w:r>
      <w:r>
        <w:rPr>
          <w:rFonts w:ascii="Arial" w:eastAsia="Arial" w:hAnsi="Arial" w:cs="Arial"/>
          <w:sz w:val="24"/>
          <w:szCs w:val="24"/>
        </w:rPr>
        <w:t xml:space="preserve"> El voto sostiene que pruebas de esa clase obraban en los expedientes, de modo que el desacuerdo versa sobre si se alcanzó un resultado probatorio mínimo que la mayoría no definió como regla. Sin un estándar común formulado en términos de resultados, el mismo acervo pudo calificarse como insuficiente por la mayoría y como bastante por la minoría.</w:t>
      </w:r>
    </w:p>
    <w:p w14:paraId="77CA4303" w14:textId="77777777" w:rsidR="00224E50" w:rsidRPr="00224E50" w:rsidRDefault="00224E50" w:rsidP="00224E50">
      <w:pPr>
        <w:spacing w:line="360" w:lineRule="auto"/>
        <w:rPr>
          <w:rFonts w:ascii="Arial" w:eastAsia="Arial" w:hAnsi="Arial" w:cs="Arial"/>
          <w:sz w:val="24"/>
          <w:szCs w:val="24"/>
        </w:rPr>
      </w:pPr>
    </w:p>
    <w:p w14:paraId="2579BC5C"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3.2.7. La determinancia y el uso de la estadística</w:t>
      </w:r>
    </w:p>
    <w:p w14:paraId="4A3BC90C" w14:textId="77777777" w:rsidR="00224E50" w:rsidRPr="00224E50" w:rsidRDefault="00224E50" w:rsidP="00224E50">
      <w:pPr>
        <w:spacing w:line="360" w:lineRule="auto"/>
        <w:rPr>
          <w:rFonts w:ascii="Arial" w:eastAsia="Arial" w:hAnsi="Arial" w:cs="Arial"/>
          <w:sz w:val="24"/>
          <w:szCs w:val="24"/>
        </w:rPr>
      </w:pPr>
    </w:p>
    <w:p w14:paraId="729CB0F7"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voto aborda por separado el impacto determinante de la irregularidad. Observa que las sentencias mayoritarias no contienen un análisis especial sobre ese impacto.</w:t>
      </w:r>
      <w:r>
        <w:rPr>
          <w:rFonts w:ascii="Arial" w:eastAsia="Arial" w:hAnsi="Arial" w:cs="Arial"/>
          <w:sz w:val="24"/>
          <w:szCs w:val="24"/>
          <w:vertAlign w:val="superscript"/>
        </w:rPr>
        <w:footnoteReference w:id="485"/>
      </w:r>
      <w:r>
        <w:rPr>
          <w:rFonts w:ascii="Arial" w:eastAsia="Arial" w:hAnsi="Arial" w:cs="Arial"/>
          <w:sz w:val="24"/>
          <w:szCs w:val="24"/>
        </w:rPr>
        <w:t xml:space="preserve"> Expone los factores constitucional, cuantitativo y cualitativo de la determinancia, con fórmulas coincidentes en lo sustancial con las de la tesis XXXI/2004.</w:t>
      </w:r>
      <w:r>
        <w:rPr>
          <w:rFonts w:ascii="Arial" w:eastAsia="Arial" w:hAnsi="Arial" w:cs="Arial"/>
          <w:sz w:val="24"/>
          <w:szCs w:val="24"/>
          <w:vertAlign w:val="superscript"/>
        </w:rPr>
        <w:footnoteReference w:id="486"/>
      </w:r>
      <w:r>
        <w:rPr>
          <w:rFonts w:ascii="Arial" w:eastAsia="Arial" w:hAnsi="Arial" w:cs="Arial"/>
          <w:sz w:val="24"/>
          <w:szCs w:val="24"/>
        </w:rPr>
        <w:t xml:space="preserve"> En cuanto al factor constitucional, afirma que la diferencia entre las candidaturas ganadoras con menor votación y las perdedoras con mayor votación fue inferior al cinco por ciento. En cuanto al factor cuantitativo, presenta ocho hallazgos y afirma que la combinación de las nueve candidaturas ganadoras corresponde al 70.8 por ciento de los acordeones.</w:t>
      </w:r>
      <w:r>
        <w:rPr>
          <w:rFonts w:ascii="Arial" w:eastAsia="Arial" w:hAnsi="Arial" w:cs="Arial"/>
          <w:sz w:val="24"/>
          <w:szCs w:val="24"/>
          <w:vertAlign w:val="superscript"/>
        </w:rPr>
        <w:footnoteReference w:id="487"/>
      </w:r>
      <w:r>
        <w:rPr>
          <w:rFonts w:ascii="Arial" w:eastAsia="Arial" w:hAnsi="Arial" w:cs="Arial"/>
          <w:sz w:val="24"/>
          <w:szCs w:val="24"/>
        </w:rPr>
        <w:t xml:space="preserve"> Invoca una correlación del 92.4 por ciento entre las combinaciones de los acordeones y los resultados, un índice Herfindahl-Hirschman de 0.20 y un coeficiente de Pearson de 0.924 entre los resultados de la Suprema Corte y los del Tribunal de Disciplina Judicial.</w:t>
      </w:r>
      <w:r>
        <w:rPr>
          <w:rFonts w:ascii="Arial" w:eastAsia="Arial" w:hAnsi="Arial" w:cs="Arial"/>
          <w:sz w:val="24"/>
          <w:szCs w:val="24"/>
          <w:vertAlign w:val="superscript"/>
        </w:rPr>
        <w:footnoteReference w:id="488"/>
      </w:r>
      <w:r>
        <w:rPr>
          <w:rFonts w:ascii="Arial" w:eastAsia="Arial" w:hAnsi="Arial" w:cs="Arial"/>
          <w:sz w:val="24"/>
          <w:szCs w:val="24"/>
        </w:rPr>
        <w:t xml:space="preserve"> El proyecto aclara que la estadística no sustituye las inferencias obtenidas del resto de la evidencia, sino que opera como herramienta adicional de comprobación de </w:t>
        <w:lastRenderedPageBreak/>
        <w:t>hipótesis.</w:t>
      </w:r>
      <w:r>
        <w:rPr>
          <w:rFonts w:ascii="Arial" w:eastAsia="Arial" w:hAnsi="Arial" w:cs="Arial"/>
          <w:sz w:val="24"/>
          <w:szCs w:val="24"/>
          <w:vertAlign w:val="superscript"/>
        </w:rPr>
        <w:footnoteReference w:id="489"/>
      </w:r>
      <w:r>
        <w:rPr>
          <w:rFonts w:ascii="Arial" w:eastAsia="Arial" w:hAnsi="Arial" w:cs="Arial"/>
          <w:sz w:val="24"/>
          <w:szCs w:val="24"/>
        </w:rPr>
        <w:t xml:space="preserve"> Justifica su uso en la dificultad de probar el impacto, pues el secreto del voto impide conocer qué motivó la decisión de cada elector.</w:t>
      </w:r>
      <w:r>
        <w:rPr>
          <w:rFonts w:ascii="Arial" w:eastAsia="Arial" w:hAnsi="Arial" w:cs="Arial"/>
          <w:sz w:val="24"/>
          <w:szCs w:val="24"/>
          <w:vertAlign w:val="superscript"/>
        </w:rPr>
        <w:footnoteReference w:id="490"/>
      </w:r>
      <w:r>
        <w:rPr>
          <w:rFonts w:ascii="Arial" w:eastAsia="Arial" w:hAnsi="Arial" w:cs="Arial"/>
          <w:sz w:val="24"/>
          <w:szCs w:val="24"/>
        </w:rPr>
        <w:t xml:space="preserve"> Recuerda, además, que la Sala Superior ha considerado desmedido exigir prueba fehaciente de la trascendencia de los hechos, por fijar un estándar casi imposible de alcanzar.</w:t>
      </w:r>
      <w:r>
        <w:rPr>
          <w:rFonts w:ascii="Arial" w:eastAsia="Arial" w:hAnsi="Arial" w:cs="Arial"/>
          <w:sz w:val="24"/>
          <w:szCs w:val="24"/>
          <w:vertAlign w:val="superscript"/>
        </w:rPr>
        <w:footnoteReference w:id="491"/>
      </w:r>
      <w:r>
        <w:rPr>
          <w:rFonts w:ascii="Arial" w:eastAsia="Arial" w:hAnsi="Arial" w:cs="Arial"/>
          <w:sz w:val="24"/>
          <w:szCs w:val="24"/>
        </w:rPr>
        <w:t xml:space="preserve"> En cuanto al factor cualitativo, invoca la vulneración de la libertad del sufragio, la certeza, la legalidad, la equidad, la neutralidad y la prohibición de injerencia de agentes externos.</w:t>
      </w:r>
      <w:r>
        <w:rPr>
          <w:rFonts w:ascii="Arial" w:eastAsia="Arial" w:hAnsi="Arial" w:cs="Arial"/>
          <w:sz w:val="24"/>
          <w:szCs w:val="24"/>
          <w:vertAlign w:val="superscript"/>
        </w:rPr>
        <w:footnoteReference w:id="492"/>
      </w:r>
    </w:p>
    <w:p w14:paraId="003DEB3F" w14:textId="7233BA2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Este tratamiento muestra el alcance y el límite de la ruptura. El proyecto somete el impacto de la irregularidad al estándar de probabilidad prevalente, pues la hipótesis que examina incluye que la propaganda impactó en la validez de la elección.</w:t>
      </w:r>
      <w:r>
        <w:rPr>
          <w:rFonts w:ascii="Arial" w:eastAsia="Arial" w:hAnsi="Arial" w:cs="Arial"/>
          <w:sz w:val="24"/>
          <w:szCs w:val="24"/>
          <w:vertAlign w:val="superscript"/>
        </w:rPr>
        <w:footnoteReference w:id="493"/>
      </w:r>
      <w:r>
        <w:rPr>
          <w:rFonts w:ascii="Arial" w:eastAsia="Arial" w:hAnsi="Arial" w:cs="Arial"/>
          <w:sz w:val="24"/>
          <w:szCs w:val="24"/>
        </w:rPr>
        <w:t xml:space="preserve"> Conforme a ese estándar, bastaría mostrar que la hipótesis del impacto es más probable que su negación. Sin embargo, la conclusión se formula, en otros términos. El proyecto afirma que la correlación estadística permite concluir una posible causalidad directa y que es imposible descartar la influencia de las guías en los resultados.</w:t>
      </w:r>
      <w:r>
        <w:rPr>
          <w:rFonts w:ascii="Arial" w:eastAsia="Arial" w:hAnsi="Arial" w:cs="Arial"/>
          <w:sz w:val="24"/>
          <w:szCs w:val="24"/>
          <w:vertAlign w:val="superscript"/>
        </w:rPr>
        <w:footnoteReference w:id="494"/>
      </w:r>
      <w:r>
        <w:rPr>
          <w:rFonts w:ascii="Arial" w:eastAsia="Arial" w:hAnsi="Arial" w:cs="Arial"/>
          <w:sz w:val="24"/>
          <w:szCs w:val="24"/>
        </w:rPr>
        <w:t xml:space="preserve"> La imposibilidad de descartar una hipótesis no equivale a que esta sea más probable que su negación. Afirma también que, sin la influencia de los acordeones, los resultados no podrían explicarse, lo que se aproxima a la refutación de hipótesis alternativas.</w:t>
      </w:r>
      <w:r>
        <w:rPr>
          <w:rFonts w:ascii="Arial" w:eastAsia="Arial" w:hAnsi="Arial" w:cs="Arial"/>
          <w:sz w:val="24"/>
          <w:szCs w:val="24"/>
          <w:vertAlign w:val="superscript"/>
        </w:rPr>
        <w:footnoteReference w:id="495"/>
      </w:r>
      <w:r>
        <w:rPr>
          <w:rFonts w:ascii="Arial" w:eastAsia="Arial" w:hAnsi="Arial" w:cs="Arial"/>
          <w:sz w:val="24"/>
          <w:szCs w:val="24"/>
        </w:rPr>
        <w:t xml:space="preserve"> El proyecto oscila, así, entre una formulación débil y otra fuerte del resultado, sin indicar cuál satisface el estándar declarado. La mayoría, por su parte, había rechazado la inferencia estadística por falta de reiteración de la variable a través del tiempo.</w:t>
      </w:r>
      <w:r>
        <w:rPr>
          <w:rFonts w:ascii="Arial" w:eastAsia="Arial" w:hAnsi="Arial" w:cs="Arial"/>
          <w:sz w:val="24"/>
          <w:szCs w:val="24"/>
          <w:vertAlign w:val="superscript"/>
        </w:rPr>
        <w:footnoteReference w:id="496"/>
      </w:r>
      <w:r>
        <w:rPr>
          <w:rFonts w:ascii="Arial" w:eastAsia="Arial" w:hAnsi="Arial" w:cs="Arial"/>
          <w:sz w:val="24"/>
          <w:szCs w:val="24"/>
        </w:rPr>
        <w:t xml:space="preserve"> El disidente replicó que un análisis de corte transversal era válido, de modo que el desacuerdo sobre la determinancia se reduce a juicios opuestos sobre la fuerza de una misma evidencia estadística.</w:t>
      </w:r>
      <w:r>
        <w:rPr>
          <w:rFonts w:ascii="Arial" w:eastAsia="Arial" w:hAnsi="Arial" w:cs="Arial"/>
          <w:sz w:val="24"/>
          <w:szCs w:val="24"/>
          <w:vertAlign w:val="superscript"/>
        </w:rPr>
        <w:footnoteReference w:id="497"/>
      </w:r>
    </w:p>
    <w:p w14:paraId="62767892" w14:textId="2ECB5906" w:rsidR="00224E50" w:rsidRPr="00224E50" w:rsidRDefault="008F0525"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Como se ha analizado, los actores definen qué debe probarse, pero no cuánto debe probarse. El proyecto supera esa limitación en el plano declarativo, porque somete el impacto al estándar de probabilidad prevalente. En la aplicación, sin embargo, el parámetro constitucional del cinco por ciento y la gravedad </w:t>
        <w:lastRenderedPageBreak/>
        <w:t>de los principios vulnerados se presentan como razones autónomas de determinancia.</w:t>
      </w:r>
      <w:r>
        <w:rPr>
          <w:rFonts w:ascii="Arial" w:eastAsia="Arial" w:hAnsi="Arial" w:cs="Arial"/>
          <w:sz w:val="24"/>
          <w:szCs w:val="24"/>
          <w:vertAlign w:val="superscript"/>
        </w:rPr>
        <w:footnoteReference w:id="498"/>
      </w:r>
      <w:r>
        <w:rPr>
          <w:rFonts w:ascii="Arial" w:eastAsia="Arial" w:hAnsi="Arial" w:cs="Arial"/>
          <w:sz w:val="24"/>
          <w:szCs w:val="24"/>
        </w:rPr>
        <w:t xml:space="preserve"> En esa medida, el factor cualitativo vuelve a absorber la cuestión probatoria del impacto. La ruptura es, por tanto, más nítida en la prueba de la irregularidad que en la prueba de su impacto. Esta conclusión no resta mérito al esfuerzo del proyecto por dotar de base empírica al juicio de determinancia. Indica, más bien, que el error de categoría se localiza en la estructura de la determinancia y no solo en la actitud de quienes la aplican.</w:t>
      </w:r>
    </w:p>
    <w:p w14:paraId="75FC6B14" w14:textId="77777777" w:rsidR="00224E50" w:rsidRPr="00224E50" w:rsidRDefault="00224E50" w:rsidP="00224E50">
      <w:pPr>
        <w:spacing w:line="360" w:lineRule="auto"/>
        <w:rPr>
          <w:rFonts w:ascii="Arial" w:eastAsia="Arial" w:hAnsi="Arial" w:cs="Arial"/>
          <w:sz w:val="24"/>
          <w:szCs w:val="24"/>
        </w:rPr>
      </w:pPr>
    </w:p>
    <w:p w14:paraId="6FA4D80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3.2.8. El voto de 2025 frente a los requisitos metodológicos</w:t>
      </w:r>
    </w:p>
    <w:p w14:paraId="22003E77" w14:textId="77777777" w:rsidR="00224E50" w:rsidRPr="00224E50" w:rsidRDefault="00224E50" w:rsidP="00224E50">
      <w:pPr>
        <w:spacing w:line="360" w:lineRule="auto"/>
        <w:rPr>
          <w:rFonts w:ascii="Arial" w:eastAsia="Arial" w:hAnsi="Arial" w:cs="Arial"/>
          <w:sz w:val="24"/>
          <w:szCs w:val="24"/>
        </w:rPr>
      </w:pPr>
    </w:p>
    <w:p w14:paraId="7E691E70"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evaluación de conjunto permite medir con precisión el alcance del voto. Frente al primer requisito, el proyecto remite la prueba al grado de corroboración, aunque el voto conserva expresiones de convicción y certeza. Frente al segundo, formula umbrales identificables para la existencia de la irregularidad y para la autoría, pero no aplica con consistencia el suyo a la prueba del impacto. Frente al tercero, adopta expresamente la probabilidad inductiva y emplea la estadística como refuerzo y no como sustituto de la inferencia. Frente al cuarto, diferencia estándares según el hecho y la gravedad de la atribución, aunque los hace depender de la modulación judicial. En los cuatro requisitos, el voto supera a la sentencia mayoritaria. De los textos examinados, es el único que formula criterios de suficiencia en términos de relación entre hipótesis. Sus limitaciones derivan de la necesidad de construir el estándar sin apoyo en el texto legal. La tabla 2 sintetiza la comparación entre la sentencia mayoritaria y el voto.</w:t>
      </w:r>
    </w:p>
    <w:p w14:paraId="21C1AC45"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635460EC"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DFA970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Requisito metodológico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180B7B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Sentencia mayoritaria</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14CEF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de Rodríguez Mondragón</w:t>
            </w:r>
          </w:p>
        </w:tc>
      </w:tr>
      <w:tr w:rsidR="00224E50" w:rsidRPr="00224E50" w14:paraId="28FAB6E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17285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1. Capacidad justificativa del acervo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74171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 xml:space="preserve">Método referido al acervo y resultado expresado como convicción, certeza e irrefutabilidad</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6A73DC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Prueba como grado de corroboración, con persistencia de expresiones de convicción y certeza</w:t>
            </w:r>
          </w:p>
        </w:tc>
      </w:tr>
      <w:tr w:rsidR="00224E50" w:rsidRPr="00224E50" w14:paraId="0152C83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47255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2. Umbral de suficiencia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571472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Sin umbral definido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C2E83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prevalente y elementos del estándar elevado, con aplicación inconsistente al impacto</w:t>
            </w:r>
          </w:p>
        </w:tc>
      </w:tr>
      <w:tr w:rsidR="00224E50" w:rsidRPr="00224E50" w14:paraId="74E4E7E0"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D8B2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lastRenderedPageBreak/>
              <w:t>3. Probabilidad inductiva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4809F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Contraste de hipótesis y rechazo de la inferencia estadística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B26BF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Probabilidad inductiva expresa y estadística como refuerzo</w:t>
            </w:r>
          </w:p>
        </w:tc>
      </w:tr>
      <w:tr w:rsidR="00224E50" w:rsidRPr="00224E50" w14:paraId="1957432D"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A073F7"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4. Progresión de estándares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8D7A50"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Misma plenitud para todos los hechos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89A0FA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Estándares diferenciados por hecho y fijados por modulación judicial</w:t>
            </w:r>
          </w:p>
        </w:tc>
      </w:tr>
    </w:tbl>
    <w:p w14:paraId="43B8E716" w14:textId="77777777" w:rsidR="00224E50" w:rsidRPr="00224E50" w:rsidRDefault="00224E50" w:rsidP="00224E50">
      <w:pPr>
        <w:spacing w:before="60"/>
        <w:rPr>
          <w:rFonts w:ascii="Arial" w:eastAsia="Arial" w:hAnsi="Arial" w:cs="Arial"/>
          <w:sz w:val="24"/>
          <w:szCs w:val="24"/>
        </w:rPr>
      </w:pPr>
      <w:r>
        <w:rPr>
          <w:rFonts w:ascii="Arial" w:eastAsia="Arial" w:hAnsi="Arial" w:cs="Arial"/>
        </w:rPr>
        <w:t xml:space="preserve">Tabla 2. La sentencia mayoritaria y el voto particular frente a los requisitos metodológicos. Elaboración propia con base en Ferrer Beltrán, </w:t>
      </w:r>
      <w:r>
        <w:rPr>
          <w:rFonts w:ascii="Arial" w:eastAsia="Arial" w:hAnsi="Arial" w:cs="Arial"/>
          <w:i/>
          <w:iCs/>
        </w:rPr>
        <w:t>Prueba sin convicción</w:t>
      </w:r>
      <w:r>
        <w:rPr>
          <w:rFonts w:ascii="Arial" w:eastAsia="Arial" w:hAnsi="Arial" w:cs="Arial"/>
        </w:rPr>
        <w:t>, p. 29, en el SUP-JIN-194/2025, párrafos 46, 50-59 y 104-113, y en el voto particular, pp. 17-21 y 38-45, y párrafos 82-161 y 471-473 del proyecto.</w:t>
      </w:r>
    </w:p>
    <w:p w14:paraId="2786081B" w14:textId="77777777" w:rsidR="00224E50" w:rsidRPr="00224E50" w:rsidRDefault="00224E50" w:rsidP="00224E50">
      <w:pPr>
        <w:spacing w:line="360" w:lineRule="auto"/>
        <w:rPr>
          <w:rFonts w:ascii="Arial" w:eastAsia="Arial" w:hAnsi="Arial" w:cs="Arial"/>
          <w:sz w:val="24"/>
          <w:szCs w:val="24"/>
        </w:rPr>
      </w:pPr>
    </w:p>
    <w:p w14:paraId="5BF1AC27" w14:textId="41C2EA61" w:rsidR="00224E50" w:rsidRPr="00224E50" w:rsidRDefault="00224E50" w:rsidP="00224E50">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comparación confirma que la ruptura de 2025 es real. Un integrante de la Sala Superior formula, fundamenta y aplica un estándar de prueba para la nulidad de una elección, incluso cuando el resultado le es desfavorable. La continuidad con la tradición se localiza en dos puntos precisos. El primero es el vocabulario de la convicción, que reaparece cuando el voto describe el resultado probatorio. El segundo es la fuente del estándar, que el voto sitúa en la libertad de valoración del artículo 16. Ambos puntos derivan de la cláusula híbrida, que combina un método racional con un umbral psicológico y no asigna a nadie la competencia para fijar la suficiencia. El disidente identifica el vacío y lo llena con una construcción jurisprudencial que la mayoría no compartió. Este resultado anticipa la caracterización de la cláusula híbrida que analizaremos más adelante.</w:t>
      </w:r>
    </w:p>
    <w:p w14:paraId="616644C9" w14:textId="77777777" w:rsidR="00224E50" w:rsidRPr="00224E50" w:rsidRDefault="00224E50" w:rsidP="00224E50">
      <w:pPr>
        <w:spacing w:line="360" w:lineRule="auto"/>
        <w:rPr>
          <w:rFonts w:ascii="Arial" w:eastAsia="Arial" w:hAnsi="Arial" w:cs="Arial"/>
          <w:sz w:val="24"/>
          <w:szCs w:val="24"/>
        </w:rPr>
      </w:pPr>
    </w:p>
    <w:p w14:paraId="2B69AD16"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3.2.9. Cotejo con el voto particular del caso Tabasco</w:t>
      </w:r>
    </w:p>
    <w:p w14:paraId="1021E535" w14:textId="77777777" w:rsidR="00224E50" w:rsidRPr="00224E50" w:rsidRDefault="00224E50" w:rsidP="00224E50">
      <w:pPr>
        <w:spacing w:line="360" w:lineRule="auto"/>
        <w:rPr>
          <w:rFonts w:ascii="Arial" w:eastAsia="Arial" w:hAnsi="Arial" w:cs="Arial"/>
          <w:sz w:val="24"/>
          <w:szCs w:val="24"/>
        </w:rPr>
      </w:pPr>
    </w:p>
    <w:p w14:paraId="7F62EF47" w14:textId="696DEF7D"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El cotejo con el disenso del SUP-JRC-487/2000 permite apreciar la distancia recorrida en veinticinco años. En 2000, los magistrados Eloy Fuentes Cerda y Alfonsina Berta Navarro Hidalgo sostuvieron que el acervo era insuficiente para anular la elección de gobernador.</w:t>
      </w:r>
      <w:r>
        <w:rPr>
          <w:rFonts w:ascii="Arial" w:eastAsia="Arial" w:hAnsi="Arial" w:cs="Arial"/>
          <w:sz w:val="24"/>
          <w:szCs w:val="24"/>
          <w:vertAlign w:val="superscript"/>
        </w:rPr>
        <w:footnoteReference w:id="499"/>
      </w:r>
      <w:r>
        <w:rPr>
          <w:rFonts w:ascii="Arial" w:eastAsia="Arial" w:hAnsi="Arial" w:cs="Arial"/>
          <w:sz w:val="24"/>
          <w:szCs w:val="24"/>
        </w:rPr>
        <w:t xml:space="preserve"> Su disenso combinó un argumento de legalidad, centrado en la jornada electoral, con una crítica detallada de las inferencias de la mayoría. Exigieron datos empíricos concretos y propusieron hipótesis alternativas, pero expresaron la suficiencia </w:t>
        <w:lastRenderedPageBreak/>
        <w:t>en términos de fuerza convictiva.</w:t>
      </w:r>
      <w:r>
        <w:rPr>
          <w:rFonts w:ascii="Arial" w:eastAsia="Arial" w:hAnsi="Arial" w:cs="Arial"/>
          <w:sz w:val="24"/>
          <w:szCs w:val="24"/>
          <w:vertAlign w:val="superscript"/>
        </w:rPr>
        <w:footnoteReference w:id="500"/>
      </w:r>
      <w:r>
        <w:rPr>
          <w:rFonts w:ascii="Arial" w:eastAsia="Arial" w:hAnsi="Arial" w:cs="Arial"/>
          <w:sz w:val="24"/>
          <w:szCs w:val="24"/>
        </w:rPr>
        <w:t xml:space="preserve"> El voto de 2025 invierte la dirección del disenso, pues la minoría sostiene ahora la nulidad y la mayoría la validez. Invierte también el sentido del reproche, porque el disidente no atribuye a la mayoría inferencias débiles, sino exigencias excesivas. La diferencia principal, sin embargo, es conceptual. En 2000 ninguna de las posiciones cuestionó la ausencia de un estándar, mientras que en 2025 el disidente la convierte en el núcleo de su crítica y propone dos estándares. Ambos disensos coinciden, no obstante, en conservar expresiones de convicción y en resolver la determinancia con los factores cuantitativo y cualitativo. La tabla 3 sintetiza el cotejo.</w:t>
      </w:r>
    </w:p>
    <w:p w14:paraId="11826C82" w14:textId="77777777" w:rsidR="00224E50" w:rsidRPr="00224E50" w:rsidRDefault="00224E50" w:rsidP="00224E50">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238"/>
      </w:tblGrid>
      <w:tr w:rsidR="00224E50" w:rsidRPr="00224E50" w14:paraId="146E966E" w14:textId="77777777" w:rsidTr="00D71922">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389787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Aspecto</w:t>
            </w:r>
          </w:p>
        </w:tc>
        <w:tc>
          <w:tcPr>
            <w:tcW w:w="32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BE0354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2000</w:t>
            </w:r>
          </w:p>
        </w:tc>
        <w:tc>
          <w:tcPr>
            <w:tcW w:w="3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368541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b/>
                <w:bCs/>
                <w:sz w:val="22"/>
                <w:szCs w:val="22"/>
              </w:rPr>
              <w:t>Voto particular de 2025</w:t>
            </w:r>
          </w:p>
        </w:tc>
      </w:tr>
      <w:tr w:rsidR="00224E50" w:rsidRPr="00224E50" w14:paraId="3D6D83C4"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8DA38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Autores</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C8046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Fuentes Cerda y Navarro Hidalgo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ED06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Rodríguez Mondragón</w:t>
            </w:r>
          </w:p>
        </w:tc>
      </w:tr>
      <w:tr w:rsidR="00224E50" w:rsidRPr="00224E50" w14:paraId="67CC538E"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D64BE3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Sentido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1E673"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Validez de la elección de gobernador</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529288"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Nulidad de la elección de ministras y ministros</w:t>
            </w:r>
          </w:p>
        </w:tc>
      </w:tr>
      <w:tr w:rsidR="00224E50" w:rsidRPr="00224E50" w14:paraId="2F55DF9C"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4AE5ADC"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Argumento de legalidad</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E06F7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Definitividad de las etapas y limitación a la jornada electoral</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20A48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Diseño constitucional cerrado de la propaganda en la elección judicial</w:t>
            </w:r>
          </w:p>
        </w:tc>
      </w:tr>
      <w:tr w:rsidR="00224E50" w:rsidRPr="00224E50" w14:paraId="77BE8CD5"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703F9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Crítica probatoria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4518A4"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Inferencias débiles de la mayoría y datos empíricos faltantes</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CF24A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Fragmentación del acervo y exigencia de certeza absoluta</w:t>
            </w:r>
          </w:p>
        </w:tc>
      </w:tr>
      <w:tr w:rsidR="00224E50" w:rsidRPr="00224E50" w14:paraId="629DF9E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2DC9F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Estándar de prueba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AA6CBD"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No planteado</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1A5E3B"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Ausencia denunciada, probabilidad prevalente y estándar elevado para la autoría</w:t>
            </w:r>
          </w:p>
        </w:tc>
      </w:tr>
      <w:tr w:rsidR="00224E50" w:rsidRPr="00224E50" w14:paraId="36D2E553"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1886E5A"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Vocabulario del resultado</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FE5A52"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Fuerza convictiva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DBDDA5"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Grado de corroboración, junto con expresiones de convicción y certeza</w:t>
            </w:r>
          </w:p>
        </w:tc>
      </w:tr>
      <w:tr w:rsidR="00224E50" w:rsidRPr="00224E50" w14:paraId="69EEEE0B" w14:textId="77777777" w:rsidTr="00D71922">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B46796"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Determinancia</w:t>
            </w:r>
          </w:p>
        </w:tc>
        <w:tc>
          <w:tcPr>
            <w:tcW w:w="32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AF6B571"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Par cuantitativo y cualitativo como doctrina establecida</w:t>
            </w:r>
          </w:p>
        </w:tc>
        <w:tc>
          <w:tcPr>
            <w:tcW w:w="3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59B829E" w14:textId="77777777" w:rsidR="00224E50" w:rsidRPr="00224E50" w:rsidRDefault="00224E50" w:rsidP="00224E50">
            <w:pPr>
              <w:ind w:left="113" w:hanging="113"/>
              <w:rPr>
                <w:rFonts w:ascii="Arial" w:eastAsia="Arial" w:hAnsi="Arial" w:cs="Arial"/>
                <w:sz w:val="24"/>
                <w:szCs w:val="24"/>
              </w:rPr>
            </w:pPr>
            <w:r>
              <w:rPr>
                <w:rFonts w:ascii="Arial" w:eastAsia="Arial" w:hAnsi="Arial" w:cs="Arial"/>
                <w:sz w:val="22"/>
                <w:szCs w:val="22"/>
              </w:rPr>
              <w:t>Tres factores y análisis estadístico</w:t>
            </w:r>
          </w:p>
        </w:tc>
      </w:tr>
    </w:tbl>
    <w:p w14:paraId="0E2F0593" w14:textId="77777777" w:rsidR="00224E50" w:rsidRPr="00224E50" w:rsidRDefault="00224E50" w:rsidP="00224E50">
      <w:pPr>
        <w:spacing w:before="60"/>
        <w:rPr>
          <w:rFonts w:ascii="Arial" w:eastAsia="Arial" w:hAnsi="Arial" w:cs="Arial"/>
          <w:sz w:val="24"/>
          <w:szCs w:val="24"/>
        </w:rPr>
      </w:pPr>
      <w:r>
        <w:rPr>
          <w:rFonts w:ascii="Arial" w:eastAsia="Arial" w:hAnsi="Arial" w:cs="Arial"/>
        </w:rPr>
        <w:t>Tabla 3. Cotejo entre los votos particulares de 2000 y 2025. Elaboración propia con base en el voto particular del caso Tabasco, t. II, pp. 1-7 y 269, y en el voto particular en el SUP-JIN-194/2025, pp. 17-21 y 38-45, y párrafos 82-161 del proyecto.</w:t>
      </w:r>
    </w:p>
    <w:p w14:paraId="3CF58942" w14:textId="77777777" w:rsidR="00224E50" w:rsidRPr="00224E50" w:rsidRDefault="00224E50" w:rsidP="00224E50">
      <w:pPr>
        <w:spacing w:line="360" w:lineRule="auto"/>
        <w:rPr>
          <w:rFonts w:ascii="Arial" w:eastAsia="Arial" w:hAnsi="Arial" w:cs="Arial"/>
          <w:sz w:val="24"/>
          <w:szCs w:val="24"/>
        </w:rPr>
      </w:pPr>
    </w:p>
    <w:p w14:paraId="329F6CF0" w14:textId="77777777" w:rsidR="00224E50" w:rsidRPr="00224E50" w:rsidRDefault="00224E50" w:rsidP="00224E50">
      <w:pPr>
        <w:spacing w:line="360" w:lineRule="auto"/>
        <w:rPr>
          <w:rFonts w:ascii="Arial" w:eastAsia="Arial" w:hAnsi="Arial" w:cs="Arial"/>
          <w:sz w:val="24"/>
          <w:szCs w:val="24"/>
        </w:rPr>
      </w:pPr>
    </w:p>
    <w:p w14:paraId="2923035D"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3.2.10. Un antecedente del mismo disidente. El voto razonado en el SUP-REC-1388/2018</w:t>
      </w:r>
    </w:p>
    <w:p w14:paraId="3F44C7E6" w14:textId="77777777" w:rsidR="00224E50" w:rsidRPr="00224E50" w:rsidRDefault="00224E50" w:rsidP="00224E50">
      <w:pPr>
        <w:spacing w:line="360" w:lineRule="auto"/>
        <w:rPr>
          <w:rFonts w:ascii="Arial" w:eastAsia="Arial" w:hAnsi="Arial" w:cs="Arial"/>
          <w:sz w:val="24"/>
          <w:szCs w:val="24"/>
        </w:rPr>
      </w:pPr>
    </w:p>
    <w:p w14:paraId="4CB59679" w14:textId="77777777" w:rsidR="00224E50" w:rsidRPr="00224E50" w:rsidRDefault="00224E50" w:rsidP="00224E50">
      <w:pPr>
        <w:spacing w:line="360" w:lineRule="auto"/>
        <w:jc w:val="both"/>
        <w:rPr>
          <w:rFonts w:ascii="Arial" w:eastAsia="Arial" w:hAnsi="Arial" w:cs="Arial"/>
          <w:sz w:val="24"/>
          <w:szCs w:val="24"/>
        </w:rPr>
      </w:pPr>
      <w:r>
        <w:rPr>
          <w:rFonts w:ascii="Arial" w:eastAsia="Arial" w:hAnsi="Arial" w:cs="Arial"/>
          <w:sz w:val="24"/>
          <w:szCs w:val="24"/>
        </w:rPr>
        <w:t>La crítica de 2025 tiene un antecedente en los votos del propio magistrado. En el SUP-REC-1388/2018, relativo a la elección de la alcaldía de Coyoacán, la Sala Superior concluyó que la violencia política por razón de género acreditada no era determinante, como se expuso en el apartado 2.1.</w:t>
      </w:r>
      <w:r>
        <w:rPr>
          <w:rFonts w:ascii="Arial" w:eastAsia="Arial" w:hAnsi="Arial" w:cs="Arial"/>
          <w:sz w:val="24"/>
          <w:szCs w:val="24"/>
          <w:vertAlign w:val="superscript"/>
        </w:rPr>
        <w:footnoteReference w:id="501"/>
      </w:r>
      <w:r>
        <w:rPr>
          <w:rFonts w:ascii="Arial" w:eastAsia="Arial" w:hAnsi="Arial" w:cs="Arial"/>
          <w:sz w:val="24"/>
          <w:szCs w:val="24"/>
        </w:rPr>
        <w:t xml:space="preserve"> El magistrado Rodríguez Mondragón compartió el sentido del fallo, pero formuló un voto razonado para precisar su postura.</w:t>
      </w:r>
      <w:r>
        <w:rPr>
          <w:rFonts w:ascii="Arial" w:eastAsia="Arial" w:hAnsi="Arial" w:cs="Arial"/>
          <w:sz w:val="24"/>
          <w:szCs w:val="24"/>
          <w:vertAlign w:val="superscript"/>
        </w:rPr>
        <w:footnoteReference w:id="502"/>
      </w:r>
      <w:r>
        <w:rPr>
          <w:rFonts w:ascii="Arial" w:eastAsia="Arial" w:hAnsi="Arial" w:cs="Arial"/>
          <w:sz w:val="24"/>
          <w:szCs w:val="24"/>
        </w:rPr>
        <w:t xml:space="preserve"> Respecto del uso de un programa social, advirtió que debía evitarse adoptar estándares probatorios sumamente complicados de satisfacer.</w:t>
      </w:r>
      <w:r>
        <w:rPr>
          <w:rFonts w:ascii="Arial" w:eastAsia="Arial" w:hAnsi="Arial" w:cs="Arial"/>
          <w:sz w:val="24"/>
          <w:szCs w:val="24"/>
          <w:vertAlign w:val="superscript"/>
        </w:rPr>
        <w:footnoteReference w:id="503"/>
      </w:r>
      <w:r>
        <w:rPr>
          <w:rFonts w:ascii="Arial" w:eastAsia="Arial" w:hAnsi="Arial" w:cs="Arial"/>
          <w:sz w:val="24"/>
          <w:szCs w:val="24"/>
        </w:rPr>
        <w:t xml:space="preserve"> Sostuvo que, por su carácter ilícito, esas conductas suelen realizarse de manera encubierta, de modo que no sería viable exigir una prueba directa.</w:t>
      </w:r>
      <w:r>
        <w:rPr>
          <w:rFonts w:ascii="Arial" w:eastAsia="Arial" w:hAnsi="Arial" w:cs="Arial"/>
          <w:sz w:val="24"/>
          <w:szCs w:val="24"/>
          <w:vertAlign w:val="superscript"/>
        </w:rPr>
        <w:footnoteReference w:id="504"/>
      </w:r>
      <w:r>
        <w:rPr>
          <w:rFonts w:ascii="Arial" w:eastAsia="Arial" w:hAnsi="Arial" w:cs="Arial"/>
          <w:sz w:val="24"/>
          <w:szCs w:val="24"/>
        </w:rPr>
        <w:t xml:space="preserve"> Respecto de la violencia política de género, afirmó que exigir prueba fehaciente de la trascendencia fijaba un estándar probatorio muy alto, prácticamente imposible de alcanzar.</w:t>
      </w:r>
      <w:r>
        <w:rPr>
          <w:rFonts w:ascii="Arial" w:eastAsia="Arial" w:hAnsi="Arial" w:cs="Arial"/>
          <w:sz w:val="24"/>
          <w:szCs w:val="24"/>
          <w:vertAlign w:val="superscript"/>
        </w:rPr>
        <w:footnoteReference w:id="505"/>
      </w:r>
      <w:r>
        <w:rPr>
          <w:rFonts w:ascii="Arial" w:eastAsia="Arial" w:hAnsi="Arial" w:cs="Arial"/>
          <w:sz w:val="24"/>
          <w:szCs w:val="24"/>
        </w:rPr>
        <w:t xml:space="preserve"> Consideró excesivo exigir pruebas irrefutables y sostuvo que la atribución de responsabilidad no era condición necesaria para declarar la nulidad.</w:t>
      </w:r>
      <w:r>
        <w:rPr>
          <w:rFonts w:ascii="Arial" w:eastAsia="Arial" w:hAnsi="Arial" w:cs="Arial"/>
          <w:sz w:val="24"/>
          <w:szCs w:val="24"/>
          <w:vertAlign w:val="superscript"/>
        </w:rPr>
        <w:footnoteReference w:id="506"/>
      </w:r>
      <w:r>
        <w:rPr>
          <w:rFonts w:ascii="Arial" w:eastAsia="Arial" w:hAnsi="Arial" w:cs="Arial"/>
          <w:sz w:val="24"/>
          <w:szCs w:val="24"/>
        </w:rPr>
        <w:t xml:space="preserve"> Los tres argumentos reaparecen en el voto de 2025, a saber, la clandestinidad de la conducta, el rechazo de las pruebas irrefutables y la innecesidad de probar la autoría para ciertas causales. La diferencia es que en 2018 el disidente objetó el nivel de exigencia sin identificar qué estándar debía aplicarse, mientras que en 2025 formuló dos estándares diferenciados. Esta continuidad muestra que la explicitación del estándar fue el resultado de una elaboración progresiva en los votos de un mismo magistrado.</w:t>
      </w:r>
    </w:p>
    <w:p w14:paraId="6D5A8A94" w14:textId="77777777" w:rsidR="00224E50" w:rsidRPr="00224E50" w:rsidRDefault="00224E50" w:rsidP="00224E50">
      <w:pPr>
        <w:spacing w:line="360" w:lineRule="auto"/>
        <w:rPr>
          <w:rFonts w:ascii="Arial" w:eastAsia="Arial" w:hAnsi="Arial" w:cs="Arial"/>
          <w:sz w:val="24"/>
          <w:szCs w:val="24"/>
        </w:rPr>
      </w:pPr>
    </w:p>
    <w:p w14:paraId="45833BD0" w14:textId="77777777" w:rsidR="00224E50" w:rsidRPr="00224E50" w:rsidRDefault="00224E50"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3.2.11. El alcance de una crítica sin efectos vinculantes</w:t>
      </w:r>
    </w:p>
    <w:p w14:paraId="569A71B4" w14:textId="77777777" w:rsidR="00224E50" w:rsidRPr="00224E50" w:rsidRDefault="00224E50" w:rsidP="00224E50">
      <w:pPr>
        <w:spacing w:line="360" w:lineRule="auto"/>
        <w:rPr>
          <w:rFonts w:ascii="Arial" w:eastAsia="Arial" w:hAnsi="Arial" w:cs="Arial"/>
          <w:sz w:val="24"/>
          <w:szCs w:val="24"/>
        </w:rPr>
      </w:pPr>
    </w:p>
    <w:p w14:paraId="36FC18AF" w14:textId="076BF7C0" w:rsidR="00224E50" w:rsidRDefault="00224E50" w:rsidP="00647260">
      <w:pPr>
        <w:spacing w:line="360" w:lineRule="auto"/>
        <w:jc w:val="both"/>
        <w:rPr>
          <w:rFonts w:ascii="Arial" w:eastAsia="Arial" w:hAnsi="Arial" w:cs="Arial"/>
          <w:sz w:val="24"/>
          <w:szCs w:val="24"/>
        </w:rPr>
      </w:pPr>
      <w:r>
        <w:rPr>
          <w:rFonts w:ascii="Arial" w:eastAsia="Arial" w:hAnsi="Arial" w:cs="Arial"/>
          <w:sz w:val="24"/>
          <w:szCs w:val="24"/>
        </w:rPr>
        <w:t xml:space="preserve">El voto particular expresa la posición de quien disiente y no integra las razones que sustentan la decisión. Su valor para esta investigación es de otra índole. Documenta, desde el interior del órgano, que la mayoría decidió sin enunciar el estándar que aplicaba. Muestra también que el artículo 16 de la ley de medios admitió, en el mismo asunto, al </w:t>
        <w:lastRenderedPageBreak/>
        <w:t>menos tres umbrales distintos. La parte actora pidió un estándar flexible, el disidente propuso la probabilidad prevalente y la mayoría exigió medios de convicción irrefutables.</w:t>
      </w:r>
      <w:r>
        <w:rPr>
          <w:rFonts w:ascii="Arial" w:eastAsia="Arial" w:hAnsi="Arial" w:cs="Arial"/>
          <w:sz w:val="24"/>
          <w:szCs w:val="24"/>
          <w:vertAlign w:val="superscript"/>
        </w:rPr>
        <w:footnoteReference w:id="507"/>
      </w:r>
      <w:r>
        <w:rPr>
          <w:rFonts w:ascii="Arial" w:eastAsia="Arial" w:hAnsi="Arial" w:cs="Arial"/>
          <w:sz w:val="24"/>
          <w:szCs w:val="24"/>
        </w:rPr>
        <w:t xml:space="preserve"> Ninguno de esos umbrales puede derivarse del texto legal ni descartarse con base en él. Esa indeterminación depende de la estructura de la cláusula híbrida y no de la calidad técnica de quienes deciden. Por ello, la experiencia de 2025 sugiere que la corrección del error de categoría no puede confiarse únicamente a la evolución jurisprudencial. Aporta, así, un fundamento para la propuesta de reforma legal que se formulará en el último capítulo de este trabajo.</w:t>
      </w:r>
    </w:p>
    <w:p w14:paraId="4715C652" w14:textId="77777777" w:rsidR="005D4DF8" w:rsidRPr="00224E50" w:rsidRDefault="005D4DF8" w:rsidP="00647260">
      <w:pPr>
        <w:spacing w:line="360" w:lineRule="auto"/>
        <w:jc w:val="both"/>
        <w:rPr>
          <w:rFonts w:ascii="Arial" w:eastAsia="Arial" w:hAnsi="Arial" w:cs="Arial"/>
          <w:sz w:val="24"/>
          <w:szCs w:val="24"/>
        </w:rPr>
      </w:pPr>
    </w:p>
    <w:p w14:paraId="004BB264" w14:textId="739C64B6" w:rsidR="00224E50" w:rsidRPr="00224E50" w:rsidRDefault="002A606B" w:rsidP="00224E50">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 xml:space="preserve">Conclusiones del capitulo </w:t>
      </w:r>
    </w:p>
    <w:p w14:paraId="73075E5F" w14:textId="77777777" w:rsidR="00224E50" w:rsidRPr="00224E50" w:rsidRDefault="00224E50" w:rsidP="00224E50">
      <w:pPr>
        <w:spacing w:line="360" w:lineRule="auto"/>
        <w:rPr>
          <w:rFonts w:ascii="Arial" w:eastAsia="Arial" w:hAnsi="Arial" w:cs="Arial"/>
          <w:sz w:val="24"/>
          <w:szCs w:val="24"/>
        </w:rPr>
      </w:pPr>
    </w:p>
    <w:p w14:paraId="02059693" w14:textId="3CA5E155" w:rsidR="00137B01" w:rsidRPr="00137B01" w:rsidRDefault="00224E50" w:rsidP="0047322A">
      <w:pPr>
        <w:spacing w:line="360" w:lineRule="auto"/>
        <w:jc w:val="both"/>
        <w:rPr>
          <w:rFonts w:ascii="Arial" w:eastAsia="Arial" w:hAnsi="Arial" w:cs="Arial"/>
          <w:sz w:val="24"/>
          <w:szCs w:val="24"/>
        </w:rPr>
      </w:pPr>
      <w:r>
        <w:rPr>
          <w:rFonts w:ascii="Arial" w:eastAsia="Arial" w:hAnsi="Arial" w:cs="Arial"/>
          <w:sz w:val="24"/>
          <w:szCs w:val="24"/>
        </w:rPr>
        <w:t xml:space="preserve">El análisis del voto particular permite formular cuatro conclusiones. La primera es que el disenso probatorio de 2025 corresponde al magistrado Rodríguez Mondragón, cuyo voto incorpora íntegramente el proyecto rechazado, mientras que el de la magistrada Otálora Malassis se adhiere a esos razonamientos. La segunda es que el voto denuncia que la mayoría no explicitó su estándar y formula una teoría de los estándares apoyada expresamente en Ferrer Beltrán. La tercera es que propone dos umbrales identificables, la probabilidad prevalente para la irregularidad y un estándar elevado para la autoría, y aplica este último aun en contra de su propia pretensión. La cuarta es que la construcción conserva tres tensiones, a saber, el vocabulario de la convicción, la modulación judicial del estándar y una formulación del impacto determinante que no se ajusta al estándar declarado. La ruptura es, en consecuencia, real en el diagnóstico y en la teoría, y parcial en la aplicación. Sus límites derivan de un precepto que combina un método racional, una tasación legal y un umbral psicológico, sin atribuir a nadie la fijación de la suficiencia. La persistencia de ese diseño a lo largo de veinticinco años exige elevar el análisis del caso concreto a la teoría del precepto. El apartado 3.3 emprende esa tarea mediante la caracterización de la cláusula híbrida como una cláusula mixta de valoración probatoria. Esa caracterización constituye el paso previo a las conclusiones del capítulo tercero.</w:t>
      </w:r>
    </w:p>
    <w:p w14:paraId="35FB82A5" w14:textId="77777777" w:rsidR="00A32EF9" w:rsidRDefault="00E354C7">
      <w:pPr>
        <w:pStyle w:val="Ttulo2"/>
        <w:spacing w:before="300" w:after="180"/>
      </w:pPr>
      <w:r>
        <w:rPr>
          <w:b/>
          <w:bCs/>
        </w:rPr>
        <w:lastRenderedPageBreak/>
        <w:t>3.3. Caracterización teórica de la cláusula del artículo 16 de la LGSMIME como cláusula mixta</w:t>
      </w:r>
      <w:bookmarkEnd w:id="16"/>
    </w:p>
    <w:p w14:paraId="4BF48771" w14:textId="77777777" w:rsidR="00FB3B55" w:rsidRPr="00FB3B55" w:rsidRDefault="00FB3B55" w:rsidP="00FB3B55">
      <w:pPr>
        <w:spacing w:line="360" w:lineRule="auto"/>
        <w:rPr>
          <w:rFonts w:ascii="Arial" w:eastAsia="Arial" w:hAnsi="Arial" w:cs="Arial"/>
          <w:sz w:val="24"/>
          <w:szCs w:val="24"/>
        </w:rPr>
      </w:pPr>
    </w:p>
    <w:p w14:paraId="7EFCC7AC" w14:textId="77777777" w:rsidR="00FB3B55" w:rsidRPr="00FB3B55" w:rsidRDefault="00FB3B55" w:rsidP="00FB3B55">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3.3. La cláusula mixta. Expresión normativa del error de categoría y su inercia en el sistema probatorio</w:t>
      </w:r>
    </w:p>
    <w:p w14:paraId="42851895" w14:textId="77777777" w:rsidR="00FB3B55" w:rsidRPr="00FB3B55" w:rsidRDefault="00FB3B55" w:rsidP="00FB3B55">
      <w:pPr>
        <w:spacing w:line="360" w:lineRule="auto"/>
        <w:rPr>
          <w:rFonts w:ascii="Arial" w:eastAsia="Arial" w:hAnsi="Arial" w:cs="Arial"/>
          <w:sz w:val="24"/>
          <w:szCs w:val="24"/>
        </w:rPr>
      </w:pPr>
    </w:p>
    <w:p w14:paraId="070CD2C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apartados 3.1 y 3.2 mostraron que ni la mayoría ni la disidencia del SUP-JIN-194/2025 pudieron apoyarse en una regla legal de suficiencia. Ambas posiciones invocaron el artículo 16 de la ley de medios y ambas encontraron en él un respaldo para umbrales distintos. El presente apartado examina la estructura de ese precepto y la califica como una cláusula mixta de valoración probatoria. La expresión retoma y precisa la noción de cláusula híbrida empleada en el apartado 2.2. La tesis que se sostiene es que el artículo 16 combina en una misma unidad normativa un método racional, una tasación legal y un umbral de convicción, sin reglas que articulen esos componentes. Esa combinación constituye un defecto de estructura, distinto de la vaguedad y de la ambigüedad. Su consecuencia práctica es que el componente racional se invoca con regularidad, pero rara vez opera como premisa del razonamiento que decide la suficiencia. El análisis se apoya en la doctrina sobre los sistemas de valoración, en el texto de la ley de medios y de otros ordenamientos procesales, y en estudios sobre la práctica de la Sala Superior. Al final se examina su relación con el error de categoría y se traza el tránsito al capítulo cuarto.</w:t>
      </w:r>
    </w:p>
    <w:p w14:paraId="11FF4DE0" w14:textId="77777777" w:rsidR="00FB3B55" w:rsidRPr="00FB3B55" w:rsidRDefault="00FB3B55" w:rsidP="00FB3B55">
      <w:pPr>
        <w:spacing w:line="360" w:lineRule="auto"/>
        <w:rPr>
          <w:rFonts w:ascii="Arial" w:eastAsia="Arial" w:hAnsi="Arial" w:cs="Arial"/>
          <w:sz w:val="24"/>
          <w:szCs w:val="24"/>
        </w:rPr>
      </w:pPr>
    </w:p>
    <w:p w14:paraId="0A5B5096"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 Los sistemas de valoración y la noción clásica de sistema mixto</w:t>
      </w:r>
    </w:p>
    <w:p w14:paraId="6C2F4589" w14:textId="77777777" w:rsidR="00FB3B55" w:rsidRPr="00FB3B55" w:rsidRDefault="00FB3B55" w:rsidP="00FB3B55">
      <w:pPr>
        <w:spacing w:line="360" w:lineRule="auto"/>
        <w:rPr>
          <w:rFonts w:ascii="Arial" w:eastAsia="Arial" w:hAnsi="Arial" w:cs="Arial"/>
          <w:sz w:val="24"/>
          <w:szCs w:val="24"/>
        </w:rPr>
      </w:pPr>
    </w:p>
    <w:p w14:paraId="6C8B77B4"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doctrina procesal distingue tradicionalmente tres sistemas de valoración de la prueba. En el sistema de prueba legal o tasada, el legislador fija de antemano el valor de los medios de prueba y el juez se limita a aplicarlo.</w:t>
      </w:r>
      <w:r>
        <w:rPr>
          <w:rFonts w:ascii="Arial" w:eastAsia="Arial" w:hAnsi="Arial" w:cs="Arial"/>
          <w:sz w:val="24"/>
          <w:szCs w:val="24"/>
          <w:vertAlign w:val="superscript"/>
        </w:rPr>
        <w:footnoteReference w:id="508"/>
      </w:r>
      <w:r>
        <w:rPr>
          <w:rFonts w:ascii="Arial" w:eastAsia="Arial" w:hAnsi="Arial" w:cs="Arial"/>
          <w:sz w:val="24"/>
          <w:szCs w:val="24"/>
        </w:rPr>
        <w:t xml:space="preserve"> Zeferín Hernández sitúa el origen de ese sistema en el derecho canónico y observa que automatiza al juzgador al valor limitado y específico establecido en la ley. El sistema de íntima convicción, asociado al </w:t>
        <w:lastRenderedPageBreak/>
        <w:t>jurado popular que adoptó la Revolución Francesa, permitía decidir sin justificar ni explicar la decisión.</w:t>
      </w:r>
      <w:r>
        <w:rPr>
          <w:rFonts w:ascii="Arial" w:eastAsia="Arial" w:hAnsi="Arial" w:cs="Arial"/>
          <w:sz w:val="24"/>
          <w:szCs w:val="24"/>
          <w:vertAlign w:val="superscript"/>
        </w:rPr>
        <w:footnoteReference w:id="509"/>
      </w:r>
      <w:r>
        <w:rPr>
          <w:rFonts w:ascii="Arial" w:eastAsia="Arial" w:hAnsi="Arial" w:cs="Arial"/>
          <w:sz w:val="24"/>
          <w:szCs w:val="24"/>
        </w:rPr>
        <w:t xml:space="preserve"> El mismo autor recuerda la calificación de Ferrajoli, según la cual ese sistema constituye una de las páginas políticamente más amargas de la historia de las instituciones penales.</w:t>
      </w:r>
      <w:r>
        <w:rPr>
          <w:rFonts w:ascii="Arial" w:eastAsia="Arial" w:hAnsi="Arial" w:cs="Arial"/>
          <w:sz w:val="24"/>
          <w:szCs w:val="24"/>
          <w:vertAlign w:val="superscript"/>
        </w:rPr>
        <w:footnoteReference w:id="510"/>
      </w:r>
      <w:r>
        <w:rPr>
          <w:rFonts w:ascii="Arial" w:eastAsia="Arial" w:hAnsi="Arial" w:cs="Arial"/>
          <w:sz w:val="24"/>
          <w:szCs w:val="24"/>
        </w:rPr>
        <w:t xml:space="preserve"> El sistema de la sana crítica surgió en la legislación procesal española del siglo XIX y concede libertad de valoración sujeta a las reglas de la experiencia, la lógica y la ciencia.</w:t>
      </w:r>
      <w:r>
        <w:rPr>
          <w:rFonts w:ascii="Arial" w:eastAsia="Arial" w:hAnsi="Arial" w:cs="Arial"/>
          <w:sz w:val="24"/>
          <w:szCs w:val="24"/>
          <w:vertAlign w:val="superscript"/>
        </w:rPr>
        <w:footnoteReference w:id="511"/>
      </w:r>
      <w:r>
        <w:rPr>
          <w:rFonts w:ascii="Arial" w:eastAsia="Arial" w:hAnsi="Arial" w:cs="Arial"/>
          <w:sz w:val="24"/>
          <w:szCs w:val="24"/>
        </w:rPr>
        <w:t xml:space="preserve"> Ferrer Beltrán precisa que la libre valoración es libre solo en el sentido de que no está sujeta a normas jurídicas que predeterminen su resultado.</w:t>
      </w:r>
      <w:r>
        <w:rPr>
          <w:rFonts w:ascii="Arial" w:eastAsia="Arial" w:hAnsi="Arial" w:cs="Arial"/>
          <w:sz w:val="24"/>
          <w:szCs w:val="24"/>
          <w:vertAlign w:val="superscript"/>
        </w:rPr>
        <w:footnoteReference w:id="512"/>
      </w:r>
      <w:r>
        <w:rPr>
          <w:rFonts w:ascii="Arial" w:eastAsia="Arial" w:hAnsi="Arial" w:cs="Arial"/>
          <w:sz w:val="24"/>
          <w:szCs w:val="24"/>
        </w:rPr>
        <w:t xml:space="preserve"> Esa libertad está limitada por las reglas generales de la epistemología.</w:t>
      </w:r>
      <w:r>
        <w:rPr>
          <w:rFonts w:ascii="Arial" w:eastAsia="Arial" w:hAnsi="Arial" w:cs="Arial"/>
          <w:sz w:val="24"/>
          <w:szCs w:val="24"/>
          <w:vertAlign w:val="superscript"/>
        </w:rPr>
        <w:footnoteReference w:id="513"/>
      </w:r>
      <w:r>
        <w:rPr>
          <w:rFonts w:ascii="Arial" w:eastAsia="Arial" w:hAnsi="Arial" w:cs="Arial"/>
          <w:sz w:val="24"/>
          <w:szCs w:val="24"/>
        </w:rPr>
        <w:t xml:space="preserve"> La concepción que el mismo autor denomina persuasiva identifica, en cambio, la libre valoración con la íntima convicción del juez como único criterio de decisión.</w:t>
      </w:r>
      <w:r>
        <w:rPr>
          <w:rFonts w:ascii="Arial" w:eastAsia="Arial" w:hAnsi="Arial" w:cs="Arial"/>
          <w:sz w:val="24"/>
          <w:szCs w:val="24"/>
          <w:vertAlign w:val="superscript"/>
        </w:rPr>
        <w:footnoteReference w:id="514"/>
      </w:r>
      <w:r>
        <w:rPr>
          <w:rFonts w:ascii="Arial" w:eastAsia="Arial" w:hAnsi="Arial" w:cs="Arial"/>
          <w:sz w:val="24"/>
          <w:szCs w:val="24"/>
        </w:rPr>
        <w:t xml:space="preserve"> Esta distinción es decisiva para el análisis del artículo 16, que emplea el vocabulario de la sana crítica y el de la convicción en el mismo precepto.</w:t>
      </w:r>
    </w:p>
    <w:p w14:paraId="3D7C13A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Entre los dos polos, la doctrina reconoce los llamados sistemas mixtos. Zeferín Hernández explica que el Código de Instrucción Criminal francés de 1808 propuso valorar algunos elementos de convicción en forma tasada y otros con libertad probatoria, lo que constituye el punto central del sistema mixto.</w:t>
      </w:r>
      <w:r>
        <w:rPr>
          <w:rFonts w:ascii="Arial" w:eastAsia="Arial" w:hAnsi="Arial" w:cs="Arial"/>
          <w:sz w:val="24"/>
          <w:szCs w:val="24"/>
          <w:vertAlign w:val="superscript"/>
        </w:rPr>
        <w:footnoteReference w:id="515"/>
      </w:r>
      <w:r>
        <w:rPr>
          <w:rFonts w:ascii="Arial" w:eastAsia="Arial" w:hAnsi="Arial" w:cs="Arial"/>
          <w:sz w:val="24"/>
          <w:szCs w:val="24"/>
        </w:rPr>
        <w:t xml:space="preserve"> Añade que el proceso penal mexicano posterior a 1931 adoptó ese esquema, con valor tasado para pruebas como los documentos públicos y valoración libre para otras como las periciales y las testimoniales.</w:t>
      </w:r>
      <w:r>
        <w:rPr>
          <w:rFonts w:ascii="Arial" w:eastAsia="Arial" w:hAnsi="Arial" w:cs="Arial"/>
          <w:sz w:val="24"/>
          <w:szCs w:val="24"/>
          <w:vertAlign w:val="superscript"/>
        </w:rPr>
        <w:footnoteReference w:id="516"/>
      </w:r>
      <w:r>
        <w:rPr>
          <w:rFonts w:ascii="Arial" w:eastAsia="Arial" w:hAnsi="Arial" w:cs="Arial"/>
          <w:sz w:val="24"/>
          <w:szCs w:val="24"/>
        </w:rPr>
        <w:t xml:space="preserve"> Montoya Zamora sostiene que la ley de medios combina, en ese sentido, un sistema tasado con uno de libre valoración.</w:t>
      </w:r>
      <w:r>
        <w:rPr>
          <w:rFonts w:ascii="Arial" w:eastAsia="Arial" w:hAnsi="Arial" w:cs="Arial"/>
          <w:sz w:val="24"/>
          <w:szCs w:val="24"/>
          <w:vertAlign w:val="superscript"/>
        </w:rPr>
        <w:footnoteReference w:id="517"/>
      </w:r>
      <w:r>
        <w:rPr>
          <w:rFonts w:ascii="Arial" w:eastAsia="Arial" w:hAnsi="Arial" w:cs="Arial"/>
          <w:sz w:val="24"/>
          <w:szCs w:val="24"/>
        </w:rPr>
        <w:t xml:space="preserve"> Recoge también la opinión de Devis Echandía, para quien no existen sistemas mixtos, sino un sistema legal atenuado, porque la tasa legal subsiste aunque sea parcial.</w:t>
      </w:r>
      <w:r>
        <w:rPr>
          <w:rFonts w:ascii="Arial" w:eastAsia="Arial" w:hAnsi="Arial" w:cs="Arial"/>
          <w:sz w:val="24"/>
          <w:szCs w:val="24"/>
          <w:vertAlign w:val="superscript"/>
        </w:rPr>
        <w:footnoteReference w:id="518"/>
      </w:r>
      <w:r>
        <w:rPr>
          <w:rFonts w:ascii="Arial" w:eastAsia="Arial" w:hAnsi="Arial" w:cs="Arial"/>
          <w:sz w:val="24"/>
          <w:szCs w:val="24"/>
        </w:rPr>
        <w:t xml:space="preserve"> Refiere, por último, que la mayoría de los ordenamientos procesales mexicanos adoptó un sistema mixto con cierto predominio de la prueba tasada.</w:t>
      </w:r>
      <w:r>
        <w:rPr>
          <w:rFonts w:ascii="Arial" w:eastAsia="Arial" w:hAnsi="Arial" w:cs="Arial"/>
          <w:sz w:val="24"/>
          <w:szCs w:val="24"/>
          <w:vertAlign w:val="superscript"/>
        </w:rPr>
        <w:footnoteReference w:id="519"/>
      </w:r>
      <w:r>
        <w:rPr>
          <w:rFonts w:ascii="Arial" w:eastAsia="Arial" w:hAnsi="Arial" w:cs="Arial"/>
          <w:sz w:val="24"/>
          <w:szCs w:val="24"/>
        </w:rPr>
        <w:t xml:space="preserve"> En esta noción clásica, lo mixto es la distribución de </w:t>
        <w:lastRenderedPageBreak/>
        <w:t>los medios de prueba entre dos regímenes de valoración. Ferrer Beltrán advierte que ni siquiera la prueba legal puede ser pura, porque el juez siempre debe valorar la prueba para tener por satisfecho el antecedente de la regla tasada.</w:t>
      </w:r>
      <w:r>
        <w:rPr>
          <w:rFonts w:ascii="Arial" w:eastAsia="Arial" w:hAnsi="Arial" w:cs="Arial"/>
          <w:sz w:val="24"/>
          <w:szCs w:val="24"/>
          <w:vertAlign w:val="superscript"/>
        </w:rPr>
        <w:footnoteReference w:id="520"/>
      </w:r>
      <w:r>
        <w:rPr>
          <w:rFonts w:ascii="Arial" w:eastAsia="Arial" w:hAnsi="Arial" w:cs="Arial"/>
          <w:sz w:val="24"/>
          <w:szCs w:val="24"/>
        </w:rPr>
        <w:t xml:space="preserve"> La combinación de regímenes es, por tanto, un rasgo común de los ordenamientos procesales y no constituye por sí misma un defecto. El problema del artículo 16 es otro y requiere una categoría distinta.</w:t>
      </w:r>
    </w:p>
    <w:p w14:paraId="5C09B5DE" w14:textId="77777777" w:rsidR="00FB3B55" w:rsidRPr="00FB3B55" w:rsidRDefault="00FB3B55" w:rsidP="00FB3B55">
      <w:pPr>
        <w:spacing w:line="360" w:lineRule="auto"/>
        <w:rPr>
          <w:rFonts w:ascii="Arial" w:eastAsia="Arial" w:hAnsi="Arial" w:cs="Arial"/>
          <w:sz w:val="24"/>
          <w:szCs w:val="24"/>
        </w:rPr>
      </w:pPr>
    </w:p>
    <w:p w14:paraId="7B92F03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3.3.2. Definición de la cláusula mixta</w:t>
      </w:r>
    </w:p>
    <w:p w14:paraId="4F15933E" w14:textId="77777777" w:rsidR="00FB3B55" w:rsidRPr="00FB3B55" w:rsidRDefault="00FB3B55" w:rsidP="00FB3B55">
      <w:pPr>
        <w:spacing w:line="360" w:lineRule="auto"/>
        <w:rPr>
          <w:rFonts w:ascii="Arial" w:eastAsia="Arial" w:hAnsi="Arial" w:cs="Arial"/>
          <w:sz w:val="24"/>
          <w:szCs w:val="24"/>
        </w:rPr>
      </w:pPr>
    </w:p>
    <w:p w14:paraId="09BE8CB7"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En esta investigación se denomina cláusula mixta a la disposición que reúne, en una misma unidad normativa, reglas de naturaleza distinta sobre la valoración y la suficiencia de la prueba, sin establecer cómo se articulan. La noción no se refiere a la coexistencia de medios tasados y libres, que es el sentido clásico de sistema mixto. Se refiere a la coexistencia, en un solo precepto, de un método de valoración, de reglas legales de peso y de un criterio de suficiencia. Conforme al apartado 1.2, el método responde a la pregunta sobre cómo se valora, mientras que el criterio de suficiencia responde a la pregunta sobre cuánto basta. Las reglas de peso ocupan un lugar intermedio, porque fijan de antemano el valor de ciertos medios, pero no el grado de corroboración que exige la decisión. La cláusula mixta se define, por tanto, por tres rasgos. El primero es que declara un método racional de valoración. El segundo es que asigna valores legales a ciertos medios de prueba. El tercero es que expresa la suficiencia en términos de convicción del órgano que decide, sin remitir a un resultado probatorio mínimo. El defecto de la cláusula está en omitir la regla que ordena esos elementos y en confiar la suficiencia a un estado mental.</w:t>
      </w:r>
    </w:p>
    <w:p w14:paraId="6E28FE20"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definición precisa la noción de cláusula híbrida empleada en el apartado 2.2. Ambas expresiones designan el mismo fenómeno, observado desde perspectivas diferentes. La denominación híbrida subraya la procedencia heterogénea de las fórmulas reunidas en el precepto, como la sana crítica de origen español analizada en ese apartado. La denominación mixta subraya su estructura normativa y permite compararla con otras disposiciones del derecho mexicano. La tasación del </w:t>
        <w:lastRenderedPageBreak/>
        <w:t>artículo 16 no es absoluta. El párrafo 2 concede valor probatorio pleno a las documentales públicas, salvo prueba en contrario respecto de su autenticidad o de la veracidad de los hechos a que se refieran.</w:t>
      </w:r>
      <w:r>
        <w:rPr>
          <w:rFonts w:ascii="Arial" w:eastAsia="Arial" w:hAnsi="Arial" w:cs="Arial"/>
          <w:sz w:val="24"/>
          <w:szCs w:val="24"/>
          <w:vertAlign w:val="superscript"/>
        </w:rPr>
        <w:footnoteReference w:id="521"/>
      </w:r>
      <w:r>
        <w:rPr>
          <w:rFonts w:ascii="Arial" w:eastAsia="Arial" w:hAnsi="Arial" w:cs="Arial"/>
          <w:sz w:val="24"/>
          <w:szCs w:val="24"/>
        </w:rPr>
        <w:t xml:space="preserve"> Se trata de una regla de peso derrotable, que no impide al órgano valorar la prueba contraria. Por ello, la tensión principal del precepto se da entre el método y el criterio de suficiencia del párrafo 3. Este matiz evita sobrestimar la rigidez del régimen de las documentales públicas y concentra el análisis en el punto que interesa a esta investigación.</w:t>
      </w:r>
    </w:p>
    <w:p w14:paraId="35AA13ED" w14:textId="77777777" w:rsidR="00FB3B55" w:rsidRPr="00FB3B55" w:rsidRDefault="00FB3B55" w:rsidP="00FB3B55">
      <w:pPr>
        <w:spacing w:line="360" w:lineRule="auto"/>
        <w:rPr>
          <w:rFonts w:ascii="Arial" w:eastAsia="Arial" w:hAnsi="Arial" w:cs="Arial"/>
          <w:sz w:val="24"/>
          <w:szCs w:val="24"/>
        </w:rPr>
      </w:pPr>
    </w:p>
    <w:p w14:paraId="58CB4024"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3.3.3. Deslinde frente a la textura abierta y la ambigüedad</w:t>
      </w:r>
    </w:p>
    <w:p w14:paraId="08688524" w14:textId="77777777" w:rsidR="00FB3B55" w:rsidRPr="00FB3B55" w:rsidRDefault="00FB3B55" w:rsidP="00FB3B55">
      <w:pPr>
        <w:spacing w:line="360" w:lineRule="auto"/>
        <w:rPr>
          <w:rFonts w:ascii="Arial" w:eastAsia="Arial" w:hAnsi="Arial" w:cs="Arial"/>
          <w:sz w:val="24"/>
          <w:szCs w:val="24"/>
        </w:rPr>
      </w:pPr>
    </w:p>
    <w:p w14:paraId="2CC8644F"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calificación de cláusula mixta exige distinguirla de otros defectos del lenguaje normativo. Hart explica que toda regla presenta casos centrales claros y casos dudosos, lo que produce un núcleo de certeza y una penumbra de duda.</w:t>
      </w:r>
      <w:r>
        <w:rPr>
          <w:rFonts w:ascii="Arial" w:eastAsia="Arial" w:hAnsi="Arial" w:cs="Arial"/>
          <w:sz w:val="24"/>
          <w:szCs w:val="24"/>
          <w:vertAlign w:val="superscript"/>
        </w:rPr>
        <w:footnoteReference w:id="522"/>
      </w:r>
      <w:r>
        <w:rPr>
          <w:rFonts w:ascii="Arial" w:eastAsia="Arial" w:hAnsi="Arial" w:cs="Arial"/>
          <w:sz w:val="24"/>
          <w:szCs w:val="24"/>
        </w:rPr>
        <w:t xml:space="preserve"> Denomina textura abierta a esa indeterminación, que atribuye a una característica general del lenguaje humano.</w:t>
      </w:r>
      <w:r>
        <w:rPr>
          <w:rFonts w:ascii="Arial" w:eastAsia="Arial" w:hAnsi="Arial" w:cs="Arial"/>
          <w:sz w:val="24"/>
          <w:szCs w:val="24"/>
          <w:vertAlign w:val="superscript"/>
        </w:rPr>
        <w:footnoteReference w:id="523"/>
      </w:r>
      <w:r>
        <w:rPr>
          <w:rFonts w:ascii="Arial" w:eastAsia="Arial" w:hAnsi="Arial" w:cs="Arial"/>
          <w:sz w:val="24"/>
          <w:szCs w:val="24"/>
        </w:rPr>
        <w:t xml:space="preserve"> Su ejemplo es la regla que prohíbe los vehículos en un parque, cuya aplicación resulta clara en unos casos y dudosa en otros.</w:t>
      </w:r>
      <w:r>
        <w:rPr>
          <w:rFonts w:ascii="Arial" w:eastAsia="Arial" w:hAnsi="Arial" w:cs="Arial"/>
          <w:sz w:val="24"/>
          <w:szCs w:val="24"/>
          <w:vertAlign w:val="superscript"/>
        </w:rPr>
        <w:footnoteReference w:id="524"/>
      </w:r>
      <w:r>
        <w:rPr>
          <w:rFonts w:ascii="Arial" w:eastAsia="Arial" w:hAnsi="Arial" w:cs="Arial"/>
          <w:sz w:val="24"/>
          <w:szCs w:val="24"/>
        </w:rPr>
        <w:t xml:space="preserve"> La textura abierta se manifiesta, por tanto, en la aplicación de términos generales a casos particulares. El defecto del artículo 16 no consiste en que sea dudosa la aplicación de sus términos a un caso marginal. Consiste en que el precepto, aun leído con claridad, no contiene una regla que indique cuánta corroboración basta. La ambigüedad plantea un problema diferente, porque se refiere a la pluralidad de significados de una expresión. Montoya Zamora sostiene que la expresión reglas de la lógica es ambigua, porque la ley no indica a qué tipo de lógica se refiere.</w:t>
      </w:r>
      <w:r>
        <w:rPr>
          <w:rFonts w:ascii="Arial" w:eastAsia="Arial" w:hAnsi="Arial" w:cs="Arial"/>
          <w:sz w:val="24"/>
          <w:szCs w:val="24"/>
          <w:vertAlign w:val="superscript"/>
        </w:rPr>
        <w:footnoteReference w:id="525"/>
      </w:r>
      <w:r>
        <w:rPr>
          <w:rFonts w:ascii="Arial" w:eastAsia="Arial" w:hAnsi="Arial" w:cs="Arial"/>
          <w:sz w:val="24"/>
          <w:szCs w:val="24"/>
        </w:rPr>
        <w:t xml:space="preserve"> Esa ambigüedad existe y agrava el problema, pero su eliminación no resolvería la falta de un umbral de suficiencia.</w:t>
      </w:r>
    </w:p>
    <w:p w14:paraId="1EBD0750"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2500"/>
        <w:gridCol w:w="2238"/>
      </w:tblGrid>
      <w:tr w:rsidR="00FB3B55" w:rsidRPr="00FB3B55" w14:paraId="38422C4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4CE4F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Defecto</w:t>
            </w:r>
          </w:p>
        </w:tc>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9BA4D2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Nivel en que se presenta</w:t>
            </w:r>
          </w:p>
        </w:tc>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2FB9C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Pregunta que plantea</w:t>
            </w:r>
          </w:p>
        </w:tc>
        <w:tc>
          <w:tcPr>
            <w:tcW w:w="22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F7AA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Solución interpretativa</w:t>
            </w:r>
          </w:p>
        </w:tc>
      </w:tr>
      <w:tr w:rsidR="00FB3B55" w:rsidRPr="00FB3B55" w14:paraId="5E73D18F"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DAA5F7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Textura abierta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2C5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Aplicación de términos generales a casos marginales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DE11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 el caso queda comprendido en el término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56352F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Elección justificada del intérprete</w:t>
            </w:r>
          </w:p>
        </w:tc>
      </w:tr>
      <w:tr w:rsidR="00FB3B55" w:rsidRPr="00FB3B55" w14:paraId="3471B616"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3B3B6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Ambigüedad</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761EFA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Significado de una expresión</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3487D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Cuál de los significados posibles adopta la norma</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14CA56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Criterios de interpretación</w:t>
            </w:r>
          </w:p>
        </w:tc>
      </w:tr>
      <w:tr w:rsidR="00FB3B55" w:rsidRPr="00FB3B55" w14:paraId="481B5538"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632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Cláusula mixta</w:t>
            </w:r>
          </w:p>
        </w:tc>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935D9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Estructura de la regla de decisión sobre los hechos</w:t>
            </w:r>
          </w:p>
        </w:tc>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79493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Cuánta corroboración basta para tener un hecho por probado</w:t>
            </w:r>
          </w:p>
        </w:tc>
        <w:tc>
          <w:tcPr>
            <w:tcW w:w="22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FA65AC"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Solo parcial, porque falta la regla que debería interpretarse</w:t>
            </w:r>
          </w:p>
        </w:tc>
      </w:tr>
    </w:tbl>
    <w:p w14:paraId="5BA12819" w14:textId="77777777" w:rsidR="00FB3B55" w:rsidRPr="00FB3B55" w:rsidRDefault="00FB3B55" w:rsidP="00FB3B55">
      <w:pPr>
        <w:spacing w:before="60"/>
        <w:rPr>
          <w:rFonts w:ascii="Arial" w:eastAsia="Arial" w:hAnsi="Arial" w:cs="Arial"/>
          <w:sz w:val="24"/>
          <w:szCs w:val="24"/>
        </w:rPr>
      </w:pPr>
      <w:r>
        <w:rPr>
          <w:rFonts w:ascii="Arial" w:eastAsia="Arial" w:hAnsi="Arial" w:cs="Arial"/>
        </w:rPr>
        <w:t xml:space="preserve">Tabla 1. Deslinde entre la cláusula mixta, la textura abierta y la ambigüedad. Elaboración propia con base en Hart, </w:t>
      </w:r>
      <w:r>
        <w:rPr>
          <w:rFonts w:ascii="Arial" w:eastAsia="Arial" w:hAnsi="Arial" w:cs="Arial"/>
          <w:i/>
          <w:iCs/>
        </w:rPr>
        <w:t>El concepto de derecho</w:t>
      </w:r>
      <w:r>
        <w:rPr>
          <w:rFonts w:ascii="Arial" w:eastAsia="Arial" w:hAnsi="Arial" w:cs="Arial"/>
        </w:rPr>
        <w:t>, pp. 153, 158 y 159, en Montoya Zamora, Las reglas de la lógica, pp. 31 y 32, y en el artículo 16 de la ley de medios.</w:t>
      </w:r>
    </w:p>
    <w:p w14:paraId="508C305B" w14:textId="77777777" w:rsidR="00FB3B55" w:rsidRPr="00FB3B55" w:rsidRDefault="00FB3B55" w:rsidP="00FB3B55">
      <w:pPr>
        <w:spacing w:line="360" w:lineRule="auto"/>
        <w:rPr>
          <w:rFonts w:ascii="Arial" w:eastAsia="Arial" w:hAnsi="Arial" w:cs="Arial"/>
          <w:sz w:val="24"/>
          <w:szCs w:val="24"/>
        </w:rPr>
      </w:pPr>
    </w:p>
    <w:p w14:paraId="2D27F4C4"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deslinde muestra que la cláusula mixta no es una especie de vaguedad. La vaguedad supone una regla cuyo alcance es incierto en ciertos casos. La cláusula mixta supone, en cambio, la ausencia de la regla que debería fijar la suficiencia. Hart sostiene que la textura abierta obliga al intérprete a elegir entre alternativas en el momento de aplicar la regla.</w:t>
      </w:r>
      <w:r>
        <w:rPr>
          <w:rFonts w:ascii="Arial" w:eastAsia="Arial" w:hAnsi="Arial" w:cs="Arial"/>
          <w:sz w:val="24"/>
          <w:szCs w:val="24"/>
          <w:vertAlign w:val="superscript"/>
        </w:rPr>
        <w:footnoteReference w:id="526"/>
      </w:r>
      <w:r>
        <w:rPr>
          <w:rFonts w:ascii="Arial" w:eastAsia="Arial" w:hAnsi="Arial" w:cs="Arial"/>
          <w:sz w:val="24"/>
          <w:szCs w:val="24"/>
        </w:rPr>
        <w:t xml:space="preserve"> En la cláusula mixta, esa elección no versa sobre el alcance de un término, sino sobre el propio criterio de decisión. Por ello, la indeterminación resultante es mayor que la de un término vago. El apartado 3.2 mostró su efecto, pues sobre el mismo texto se sostuvieron un estándar flexible, la probabilidad prevalente y la exigencia de medios de convicción irrefutables. Ninguna técnica interpretativa aplicada a los términos del precepto podía decidir entre esas opciones.</w:t>
      </w:r>
    </w:p>
    <w:p w14:paraId="70E5D7A5" w14:textId="77777777" w:rsidR="00FB3B55" w:rsidRPr="00FB3B55" w:rsidRDefault="00FB3B55" w:rsidP="00FB3B55">
      <w:pPr>
        <w:spacing w:line="360" w:lineRule="auto"/>
        <w:rPr>
          <w:rFonts w:ascii="Arial" w:eastAsia="Arial" w:hAnsi="Arial" w:cs="Arial"/>
          <w:sz w:val="24"/>
          <w:szCs w:val="24"/>
        </w:rPr>
      </w:pPr>
    </w:p>
    <w:p w14:paraId="3C8EC9FB"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3.3.4. Anatomía del artículo 16 de la ley de medios</w:t>
      </w:r>
    </w:p>
    <w:p w14:paraId="4CE77188" w14:textId="77777777" w:rsidR="00FB3B55" w:rsidRPr="00FB3B55" w:rsidRDefault="00FB3B55" w:rsidP="00FB3B55">
      <w:pPr>
        <w:spacing w:line="360" w:lineRule="auto"/>
        <w:rPr>
          <w:rFonts w:ascii="Arial" w:eastAsia="Arial" w:hAnsi="Arial" w:cs="Arial"/>
          <w:sz w:val="24"/>
          <w:szCs w:val="24"/>
        </w:rPr>
      </w:pPr>
    </w:p>
    <w:p w14:paraId="65FB55F5"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El párrafo 1 del artículo 16 ordena valorar los medios de prueba atendiendo a las reglas de la lógica, de la sana crítica y de la experiencia, tomando en cuenta las disposiciones especiales del capítulo.</w:t>
      </w:r>
      <w:r>
        <w:rPr>
          <w:rFonts w:ascii="Arial" w:eastAsia="Arial" w:hAnsi="Arial" w:cs="Arial"/>
          <w:sz w:val="24"/>
          <w:szCs w:val="24"/>
          <w:vertAlign w:val="superscript"/>
        </w:rPr>
        <w:footnoteReference w:id="527"/>
      </w:r>
      <w:r>
        <w:rPr>
          <w:rFonts w:ascii="Arial" w:eastAsia="Arial" w:hAnsi="Arial" w:cs="Arial"/>
          <w:sz w:val="24"/>
          <w:szCs w:val="24"/>
        </w:rPr>
        <w:t xml:space="preserve"> Es el anclaje racional del precepto, porque remite la valoración a criterios generales y no al arbitrio del órgano. La salvedad final conecta ese método con las reglas especiales de los párrafos siguientes. El párrafo 2 introduce la regla de </w:t>
        <w:lastRenderedPageBreak/>
        <w:t>peso de las documentales públicas, que tienen valor probatorio pleno salvo prueba en contrario. El párrafo 3 regula el resto de los medios, desde las documentales privadas y las técnicas hasta las periciales. Dispone que solo harán prueba plena cuando, a juicio del órgano, los demás elementos del expediente, las afirmaciones de las partes, la verdad conocida y el recto raciocinio de su relación generen convicción sobre la veracidad de los hechos. Este párrafo reúne en una sola oración un método de valoración conjunta, una remisión al juicio del órgano y un criterio de suficiencia de carácter psicológico. Ferrer Beltrán incluye las fórmulas que remiten a la convicción del tribunal entre las que incumplen el primer requisito metodológico de un estándar de prueba.</w:t>
      </w:r>
      <w:r>
        <w:rPr>
          <w:rFonts w:ascii="Arial" w:eastAsia="Arial" w:hAnsi="Arial" w:cs="Arial"/>
          <w:sz w:val="24"/>
          <w:szCs w:val="24"/>
          <w:vertAlign w:val="superscript"/>
        </w:rPr>
        <w:footnoteReference w:id="528"/>
      </w:r>
      <w:r>
        <w:rPr>
          <w:rFonts w:ascii="Arial" w:eastAsia="Arial" w:hAnsi="Arial" w:cs="Arial"/>
          <w:sz w:val="24"/>
          <w:szCs w:val="24"/>
        </w:rPr>
        <w:t xml:space="preserve"> El párrafo 4 excluye las pruebas presentadas fuera de plazo, salvo las supervenientes, y pertenece al régimen de admisión. La cláusula mixta se localiza, por tanto, en los párrafos 1 a 3, como sostuvo el apartado 2.2.</w:t>
      </w:r>
    </w:p>
    <w:p w14:paraId="761D72E4"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3300"/>
        <w:gridCol w:w="2400"/>
        <w:gridCol w:w="2038"/>
      </w:tblGrid>
      <w:tr w:rsidR="00FB3B55" w:rsidRPr="00FB3B55" w14:paraId="04A0B087" w14:textId="77777777" w:rsidTr="003D15FB">
        <w:tblPrEx>
          <w:tblCellMar>
            <w:top w:w="0" w:type="dxa"/>
            <w:bottom w:w="0" w:type="dxa"/>
          </w:tblCellMar>
        </w:tblPrEx>
        <w:trPr>
          <w:cantSplit/>
          <w:tblHeader/>
        </w:trPr>
        <w:tc>
          <w:tcPr>
            <w:tcW w:w="1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2CD7B5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Párrafo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131F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Contenido</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8E597A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Naturaleza</w:t>
            </w:r>
          </w:p>
        </w:tc>
        <w:tc>
          <w:tcPr>
            <w:tcW w:w="2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AF7EF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Función</w:t>
            </w:r>
          </w:p>
        </w:tc>
      </w:tr>
      <w:tr w:rsidR="00FB3B55" w:rsidRPr="00FB3B55" w14:paraId="38C1FBF4"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A0F09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1</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03A26D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Reglas de la lógica, de la sana crítica y de la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F023F4"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de valoración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49FFD3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Cómo valorar</w:t>
            </w:r>
          </w:p>
        </w:tc>
      </w:tr>
      <w:tr w:rsidR="00FB3B55" w:rsidRPr="00FB3B55" w14:paraId="59D91026"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4EB897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2</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B04B10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 probatorio pleno de las documentales públicas, salvo prueba en contrario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0858D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Regla legal de peso derrotable</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45479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Cuánto pesa un tipo de prueba</w:t>
            </w:r>
          </w:p>
        </w:tc>
      </w:tr>
      <w:tr w:rsidR="00FB3B55" w:rsidRPr="00FB3B55" w14:paraId="0EB42EE5"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4D71E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3</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175F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Prueba plena cuando se genere convicción a juicio del órgano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BDF82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Método conjunto y umbral psicológico</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AE6436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Cuándo basta, sin resultado mínimo</w:t>
            </w:r>
          </w:p>
        </w:tc>
      </w:tr>
      <w:tr w:rsidR="00FB3B55" w:rsidRPr="00FB3B55" w14:paraId="6ABF5CCF" w14:textId="77777777" w:rsidTr="003D15FB">
        <w:tblPrEx>
          <w:tblCellMar>
            <w:top w:w="0" w:type="dxa"/>
            <w:bottom w:w="0" w:type="dxa"/>
          </w:tblCellMar>
        </w:tblPrEx>
        <w:trPr>
          <w:cantSplit/>
        </w:trPr>
        <w:tc>
          <w:tcPr>
            <w:tcW w:w="1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77B95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4</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0D461F"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Exclusión de pruebas extemporáneas, salvo las supervenientes</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47EA1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Regla de admisión</w:t>
            </w:r>
          </w:p>
        </w:tc>
        <w:tc>
          <w:tcPr>
            <w:tcW w:w="2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ECD54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Qué se valora</w:t>
            </w:r>
          </w:p>
        </w:tc>
      </w:tr>
    </w:tbl>
    <w:p w14:paraId="4A5864D0"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2. Estructura del artículo 16 de la ley de medios. Elaboración propia con base en la Ley General del Sistema de Medios de Impugnación en Materia Electoral, artículo 16, texto vigente.</w:t>
      </w:r>
    </w:p>
    <w:p w14:paraId="3C2063D1" w14:textId="77777777" w:rsidR="00FB3B55" w:rsidRPr="00FB3B55" w:rsidRDefault="00FB3B55" w:rsidP="00FB3B55">
      <w:pPr>
        <w:spacing w:line="360" w:lineRule="auto"/>
        <w:rPr>
          <w:rFonts w:ascii="Arial" w:eastAsia="Arial" w:hAnsi="Arial" w:cs="Arial"/>
          <w:sz w:val="24"/>
          <w:szCs w:val="24"/>
        </w:rPr>
      </w:pPr>
    </w:p>
    <w:p w14:paraId="41A2241D"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misma estructura se reproduce en el procedimiento especial sancionador. La Sala Regional Especializada, al resolver el SRE-PSC-236/2024, relativo a las conferencias matutinas del titular del Ejecutivo federal, transcribió el régimen del artículo 462 de la Ley General de Instituciones y Procedimientos Electorales.</w:t>
      </w:r>
      <w:r>
        <w:rPr>
          <w:rFonts w:ascii="Arial" w:eastAsia="Arial" w:hAnsi="Arial" w:cs="Arial"/>
          <w:sz w:val="24"/>
          <w:szCs w:val="24"/>
          <w:vertAlign w:val="superscript"/>
        </w:rPr>
        <w:footnoteReference w:id="529"/>
      </w:r>
      <w:r>
        <w:rPr>
          <w:rFonts w:ascii="Arial" w:eastAsia="Arial" w:hAnsi="Arial" w:cs="Arial"/>
          <w:sz w:val="24"/>
          <w:szCs w:val="24"/>
        </w:rPr>
        <w:t xml:space="preserve"> Conforme a esa </w:t>
        <w:lastRenderedPageBreak/>
        <w:t>transcripción, las pruebas se valoran en su conjunto atendiendo a las reglas de la lógica, la experiencia y la sana crítica, con el objeto de que produzcan convicción sobre los hechos denunciados. Las documentales públicas tienen pleno valor probatorio, y las privadas y técnicas en principio solo generan indicios. Estas últimas hacen prueba plena al concatenarse con los demás elementos del expediente conforme al recto raciocinio. La cláusula mixta no es, por tanto, un rasgo aislado de la ley de medios, sino el modelo de valoración del derecho electoral federal. En esa sentencia, la expresión reglas de la lógica aparece una sola vez, en el apartado destinado a enunciar el régimen de valoración. El dato no permite afirmar que la sentencia carezca de razonamiento probatorio. Sí muestra que el método se enuncia como marco general al inicio del estudio probatorio.</w:t>
      </w:r>
    </w:p>
    <w:p w14:paraId="0450488D" w14:textId="77777777" w:rsidR="00FB3B55" w:rsidRPr="00FB3B55" w:rsidRDefault="00FB3B55" w:rsidP="00FB3B55">
      <w:pPr>
        <w:spacing w:line="360" w:lineRule="auto"/>
        <w:rPr>
          <w:rFonts w:ascii="Arial" w:eastAsia="Arial" w:hAnsi="Arial" w:cs="Arial"/>
          <w:sz w:val="24"/>
          <w:szCs w:val="24"/>
        </w:rPr>
      </w:pPr>
    </w:p>
    <w:p w14:paraId="16FBFEC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3.3.5. El funcionamiento inerte del componente racional</w:t>
      </w:r>
    </w:p>
    <w:p w14:paraId="5C6AAD14" w14:textId="77777777" w:rsidR="00FB3B55" w:rsidRPr="00FB3B55" w:rsidRDefault="00FB3B55" w:rsidP="00FB3B55">
      <w:pPr>
        <w:spacing w:line="360" w:lineRule="auto"/>
        <w:rPr>
          <w:rFonts w:ascii="Arial" w:eastAsia="Arial" w:hAnsi="Arial" w:cs="Arial"/>
          <w:sz w:val="24"/>
          <w:szCs w:val="24"/>
        </w:rPr>
      </w:pPr>
    </w:p>
    <w:p w14:paraId="037EB15C"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consecuencia práctica de la cláusula mixta es que su componente racional tiende a operar como enunciado y no como premisa. Montoya Zamora estudió el uso de la expresión reglas de la lógica en sentencias de la Sala Superior.</w:t>
      </w:r>
      <w:r>
        <w:rPr>
          <w:rFonts w:ascii="Arial" w:eastAsia="Arial" w:hAnsi="Arial" w:cs="Arial"/>
          <w:sz w:val="24"/>
          <w:szCs w:val="24"/>
          <w:vertAlign w:val="superscript"/>
        </w:rPr>
        <w:footnoteReference w:id="530"/>
      </w:r>
      <w:r>
        <w:rPr>
          <w:rFonts w:ascii="Arial" w:eastAsia="Arial" w:hAnsi="Arial" w:cs="Arial"/>
          <w:sz w:val="24"/>
          <w:szCs w:val="24"/>
        </w:rPr>
        <w:t xml:space="preserve"> Concluyó que, en la mayoría de los casos, los juzgadores solo señalan que tienen por demostrada una afirmación conforme a las reglas de la lógica, sin indicar a qué lógica ni a qué regla se refieren. Advirtió que esos criterios se invocan, pero no se utilizan como premisas del razonamiento, lo que impide controlar su aplicación.</w:t>
      </w:r>
      <w:r>
        <w:rPr>
          <w:rFonts w:ascii="Arial" w:eastAsia="Arial" w:hAnsi="Arial" w:cs="Arial"/>
          <w:sz w:val="24"/>
          <w:szCs w:val="24"/>
          <w:vertAlign w:val="superscript"/>
        </w:rPr>
        <w:footnoteReference w:id="531"/>
      </w:r>
      <w:r>
        <w:rPr>
          <w:rFonts w:ascii="Arial" w:eastAsia="Arial" w:hAnsi="Arial" w:cs="Arial"/>
          <w:sz w:val="24"/>
          <w:szCs w:val="24"/>
        </w:rPr>
        <w:t xml:space="preserve"> En el SUP-RAP-33/2010, la Sala Superior valoró notas periodísticas y fotografías conforme a una sana lógica y un justo juicio, y concluyó que, adminiculadas con las manifestaciones de los involucrados, permitían tener por acreditados a plenitud los hechos.</w:t>
      </w:r>
      <w:r>
        <w:rPr>
          <w:rFonts w:ascii="Arial" w:eastAsia="Arial" w:hAnsi="Arial" w:cs="Arial"/>
          <w:sz w:val="24"/>
          <w:szCs w:val="24"/>
          <w:vertAlign w:val="superscript"/>
        </w:rPr>
        <w:footnoteReference w:id="532"/>
      </w:r>
      <w:r>
        <w:rPr>
          <w:rFonts w:ascii="Arial" w:eastAsia="Arial" w:hAnsi="Arial" w:cs="Arial"/>
          <w:sz w:val="24"/>
          <w:szCs w:val="24"/>
        </w:rPr>
        <w:t xml:space="preserve"> Montoya Zamora observa que la sentencia no señala a qué se refiere con esa expresión ni qué reglas utiliza como premisas.</w:t>
      </w:r>
      <w:r>
        <w:rPr>
          <w:rFonts w:ascii="Arial" w:eastAsia="Arial" w:hAnsi="Arial" w:cs="Arial"/>
          <w:sz w:val="24"/>
          <w:szCs w:val="24"/>
          <w:vertAlign w:val="superscript"/>
        </w:rPr>
        <w:footnoteReference w:id="533"/>
      </w:r>
      <w:r>
        <w:rPr>
          <w:rFonts w:ascii="Arial" w:eastAsia="Arial" w:hAnsi="Arial" w:cs="Arial"/>
          <w:sz w:val="24"/>
          <w:szCs w:val="24"/>
        </w:rPr>
        <w:t xml:space="preserve"> En el SUP-JRC-273/2010, relativo a la elección de gobernador de Durango, la Sala sostuvo que, conforme a las reglas de la lógica, la sana crítica y las máximas de </w:t>
        <w:lastRenderedPageBreak/>
        <w:t>experiencia, dos notas periodísticas no bastaban para conceder fuerza probatoria plena.</w:t>
      </w:r>
      <w:r>
        <w:rPr>
          <w:rFonts w:ascii="Arial" w:eastAsia="Arial" w:hAnsi="Arial" w:cs="Arial"/>
          <w:sz w:val="24"/>
          <w:szCs w:val="24"/>
          <w:vertAlign w:val="superscript"/>
        </w:rPr>
        <w:footnoteReference w:id="534"/>
      </w:r>
      <w:r>
        <w:rPr>
          <w:rFonts w:ascii="Arial" w:eastAsia="Arial" w:hAnsi="Arial" w:cs="Arial"/>
          <w:sz w:val="24"/>
          <w:szCs w:val="24"/>
        </w:rPr>
        <w:t xml:space="preserve"> El autor documenta el mismo uso en los precedentes de las jurisprudencias 11/2002 y 38/2002.</w:t>
      </w:r>
      <w:r>
        <w:rPr>
          <w:rFonts w:ascii="Arial" w:eastAsia="Arial" w:hAnsi="Arial" w:cs="Arial"/>
          <w:sz w:val="24"/>
          <w:szCs w:val="24"/>
          <w:vertAlign w:val="superscript"/>
        </w:rPr>
        <w:footnoteReference w:id="535"/>
      </w:r>
      <w:r>
        <w:rPr>
          <w:rFonts w:ascii="Arial" w:eastAsia="Arial" w:hAnsi="Arial" w:cs="Arial"/>
          <w:sz w:val="24"/>
          <w:szCs w:val="24"/>
        </w:rPr>
        <w:t xml:space="preserve"> En todos esos casos, el resultado se expresa como acreditación plena o como insuficiencia para la fuerza probatoria plena. La regla que separa un resultado del otro no se enuncia.</w:t>
      </w:r>
    </w:p>
    <w:p w14:paraId="2E66C8C6"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El diagnóstico requiere un matiz. Que la expresión no se defina no significa que el razonamiento carezca de contenido racional. En el caso Tabasco, la Sala advirtió que unos recibos de entrega de materiales pudieron obedecer a causas distintas de la compra de votos, como su comercialización o un programa social.</w:t>
      </w:r>
      <w:r>
        <w:rPr>
          <w:rFonts w:ascii="Arial" w:eastAsia="Arial" w:hAnsi="Arial" w:cs="Arial"/>
          <w:sz w:val="24"/>
          <w:szCs w:val="24"/>
          <w:vertAlign w:val="superscript"/>
        </w:rPr>
        <w:footnoteReference w:id="536"/>
      </w:r>
      <w:r>
        <w:rPr>
          <w:rFonts w:ascii="Arial" w:eastAsia="Arial" w:hAnsi="Arial" w:cs="Arial"/>
          <w:sz w:val="24"/>
          <w:szCs w:val="24"/>
        </w:rPr>
        <w:t xml:space="preserve"> Ese razonamiento considera una hipótesis alternativa, como se expuso en el apartado 2.2. El SUP-JIN-194/2025 enunció, por su parte, requisitos controlables para la prueba indiciaria, como se expuso en el apartado 3.1. La inercia no afecta, por tanto, al método en todos los casos. Afecta de manera constante a la decisión sobre la suficiencia, que se expresa como convicción sin remitir a un resultado probatorio mínimo. En ese punto, el componente racional del artículo 16 carece de fuerza para orientar la decisión, porque el precepto no le asigna esa función. Esta es la acepción precisa en que aquí se habla de funcionamiento inerte.</w:t>
      </w:r>
    </w:p>
    <w:p w14:paraId="3831302B" w14:textId="77777777" w:rsidR="00FB3B55" w:rsidRPr="00FB3B55" w:rsidRDefault="00FB3B55" w:rsidP="00FB3B55">
      <w:pPr>
        <w:spacing w:line="360" w:lineRule="auto"/>
        <w:rPr>
          <w:rFonts w:ascii="Arial" w:eastAsia="Arial" w:hAnsi="Arial" w:cs="Arial"/>
          <w:sz w:val="24"/>
          <w:szCs w:val="24"/>
        </w:rPr>
      </w:pPr>
    </w:p>
    <w:p w14:paraId="5211AC19"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3.3.6. Las reglas jurisprudenciales de peso y el desplazamiento del problema</w:t>
      </w:r>
    </w:p>
    <w:p w14:paraId="0B042A0E" w14:textId="77777777" w:rsidR="00FB3B55" w:rsidRPr="00FB3B55" w:rsidRDefault="00FB3B55" w:rsidP="00FB3B55">
      <w:pPr>
        <w:spacing w:line="360" w:lineRule="auto"/>
        <w:rPr>
          <w:rFonts w:ascii="Arial" w:eastAsia="Arial" w:hAnsi="Arial" w:cs="Arial"/>
          <w:sz w:val="24"/>
          <w:szCs w:val="24"/>
        </w:rPr>
      </w:pPr>
    </w:p>
    <w:p w14:paraId="39CE0EF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jurisprudencia electoral respondió a la indeterminación del artículo 16 mediante reglas sobre el peso de ciertos medios de prueba. La jurisprudencia 38/2002 dispone que las notas periodísticas solo pueden arrojar indicios, cuyo grado convictivo depende de las circunstancias del caso.</w:t>
      </w:r>
      <w:r>
        <w:rPr>
          <w:rFonts w:ascii="Arial" w:eastAsia="Arial" w:hAnsi="Arial" w:cs="Arial"/>
          <w:sz w:val="24"/>
          <w:szCs w:val="24"/>
          <w:vertAlign w:val="superscript"/>
        </w:rPr>
        <w:footnoteReference w:id="537"/>
      </w:r>
      <w:r>
        <w:rPr>
          <w:rFonts w:ascii="Arial" w:eastAsia="Arial" w:hAnsi="Arial" w:cs="Arial"/>
          <w:sz w:val="24"/>
          <w:szCs w:val="24"/>
        </w:rPr>
        <w:t xml:space="preserve"> Entre esas circunstancias figuran la pluralidad de notas, su procedencia de distintos medios y autores, su coincidencia sustancial y la falta de desmentido del afectado. Cuando concurren, los elementos faltantes para alcanzar la </w:t>
        <w:lastRenderedPageBreak/>
        <w:t>fuerza probatoria plena son menores. La jurisprudencia no impone una fórmula aritmética ni exige un número determinado de notas. Tampoco exige, en su texto, que las notas se adminiculen con documentales de un tipo específico. Su aportación consiste en criterios racionales para graduar el peso del indicio, como se expuso en el apartado 2.2. Lo que no establece es el punto en que la escala del indicio simple al indicio de mayor grado alcanza la plenitud. El problema de la suficiencia se desplazó, así, del texto legal a la jurisprudencia, sin resolverse. La plenitud siguió dependiendo del grado convictivo, es decir, del vocabulario del párrafo 3 del artículo 16.</w:t>
      </w:r>
    </w:p>
    <w:p w14:paraId="311FDB57"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Otras jurisprudencias siguieron la misma técnica. La jurisprudencia 4/2014 sostiene que las pruebas técnicas son insuficientes, por sí solas, para acreditar de manera fehaciente los hechos que contienen.</w:t>
      </w:r>
      <w:r>
        <w:rPr>
          <w:rFonts w:ascii="Arial" w:eastAsia="Arial" w:hAnsi="Arial" w:cs="Arial"/>
          <w:sz w:val="24"/>
          <w:szCs w:val="24"/>
          <w:vertAlign w:val="superscript"/>
        </w:rPr>
        <w:footnoteReference w:id="538"/>
      </w:r>
      <w:r>
        <w:rPr>
          <w:rFonts w:ascii="Arial" w:eastAsia="Arial" w:hAnsi="Arial" w:cs="Arial"/>
          <w:sz w:val="24"/>
          <w:szCs w:val="24"/>
        </w:rPr>
        <w:t xml:space="preserve"> La jurisprudencia 11/2002 establece que la prueba testimonial en materia electoral solo puede aportar indicios, porque los testimonios se hacen constar en actas ante fedatario público, sin intervención del juzgador ni del contrario del oferente.</w:t>
      </w:r>
      <w:r>
        <w:rPr>
          <w:rFonts w:ascii="Arial" w:eastAsia="Arial" w:hAnsi="Arial" w:cs="Arial"/>
          <w:sz w:val="24"/>
          <w:szCs w:val="24"/>
          <w:vertAlign w:val="superscript"/>
        </w:rPr>
        <w:footnoteReference w:id="539"/>
      </w:r>
      <w:r>
        <w:rPr>
          <w:rFonts w:ascii="Arial" w:eastAsia="Arial" w:hAnsi="Arial" w:cs="Arial"/>
          <w:sz w:val="24"/>
          <w:szCs w:val="24"/>
        </w:rPr>
        <w:t xml:space="preserve"> Resulta significativo que la propia jurisprudencia afirme que la valoración de esa prueba no se rige por un sistema tasado y debe hacerse con vista a las reglas de la lógica y a las máximas de la experiencia, como una posible fuente de indicios. Ambas jurisprudencias funcionan como reglas de peso de origen jurisprudencial, que se suman a la regla legal de las documentales públicas. Su justificación puede ser racional, como ocurre con la falta de inmediación y la imposibilidad de interrogar a los testigos que la jurisprudencia 11/2002 invoca. Sin embargo, comparten el mismo límite que la jurisprudencia 38/2002. Indican cuándo un medio es insuficiente por sí solo, pero no cuánto se requiere para que el conjunto sea suficiente. Ferrer Beltrán observa que las reglas de prueba legal se refieren siempre a tipos de casos, porque el legislador no puede decidir sobre el caso individual.</w:t>
      </w:r>
      <w:r>
        <w:rPr>
          <w:rFonts w:ascii="Arial" w:eastAsia="Arial" w:hAnsi="Arial" w:cs="Arial"/>
          <w:sz w:val="24"/>
          <w:szCs w:val="24"/>
          <w:vertAlign w:val="superscript"/>
        </w:rPr>
        <w:footnoteReference w:id="540"/>
      </w:r>
      <w:r>
        <w:rPr>
          <w:rFonts w:ascii="Arial" w:eastAsia="Arial" w:hAnsi="Arial" w:cs="Arial"/>
          <w:sz w:val="24"/>
          <w:szCs w:val="24"/>
        </w:rPr>
        <w:t xml:space="preserve"> Las reglas jurisprudenciales de peso comparten esa naturaleza general, y por ello no pueden sustituir el juicio de suficiencia sobre el acervo concreto.</w:t>
      </w:r>
    </w:p>
    <w:p w14:paraId="2E2E5D64" w14:textId="77777777" w:rsidR="00FB3B55" w:rsidRPr="00FB3B55" w:rsidRDefault="00FB3B55" w:rsidP="00FB3B55">
      <w:pPr>
        <w:spacing w:line="360" w:lineRule="auto"/>
        <w:rPr>
          <w:rFonts w:ascii="Arial" w:eastAsia="Arial" w:hAnsi="Arial" w:cs="Arial"/>
          <w:sz w:val="24"/>
          <w:szCs w:val="24"/>
        </w:rPr>
      </w:pPr>
    </w:p>
    <w:p w14:paraId="43C1956D"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3.3.7. Cláusulas mixtas análogas en el derecho procesal mexicano</w:t>
      </w:r>
    </w:p>
    <w:p w14:paraId="748E571A" w14:textId="77777777" w:rsidR="00FB3B55" w:rsidRPr="00FB3B55" w:rsidRDefault="00FB3B55" w:rsidP="00FB3B55">
      <w:pPr>
        <w:spacing w:line="360" w:lineRule="auto"/>
        <w:rPr>
          <w:rFonts w:ascii="Arial" w:eastAsia="Arial" w:hAnsi="Arial" w:cs="Arial"/>
          <w:sz w:val="24"/>
          <w:szCs w:val="24"/>
        </w:rPr>
      </w:pPr>
    </w:p>
    <w:p w14:paraId="13B07EDA"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La estructura del artículo 16 tiene análogos en otros ordenamientos mexicanos. El Código Nacional de Procedimientos Penales ordena que las pruebas se valoren de manera libre y lógica y exige justificar el valor asignado con base en la apreciación conjunta, integral y armónica de los elementos probatorios.</w:t>
      </w:r>
      <w:r>
        <w:rPr>
          <w:rFonts w:ascii="Arial" w:eastAsia="Arial" w:hAnsi="Arial" w:cs="Arial"/>
          <w:sz w:val="24"/>
          <w:szCs w:val="24"/>
          <w:vertAlign w:val="superscript"/>
        </w:rPr>
        <w:footnoteReference w:id="541"/>
      </w:r>
      <w:r>
        <w:rPr>
          <w:rFonts w:ascii="Arial" w:eastAsia="Arial" w:hAnsi="Arial" w:cs="Arial"/>
          <w:sz w:val="24"/>
          <w:szCs w:val="24"/>
        </w:rPr>
        <w:t xml:space="preserve"> Su artículo 359 dispone, a la vez, que solo podrá condenarse si se llega a la convicción de la culpabilidad más allá de toda duda razonable.</w:t>
      </w:r>
      <w:r>
        <w:rPr>
          <w:rFonts w:ascii="Arial" w:eastAsia="Arial" w:hAnsi="Arial" w:cs="Arial"/>
          <w:sz w:val="24"/>
          <w:szCs w:val="24"/>
          <w:vertAlign w:val="superscript"/>
        </w:rPr>
        <w:footnoteReference w:id="542"/>
      </w:r>
      <w:r>
        <w:rPr>
          <w:rFonts w:ascii="Arial" w:eastAsia="Arial" w:hAnsi="Arial" w:cs="Arial"/>
          <w:sz w:val="24"/>
          <w:szCs w:val="24"/>
        </w:rPr>
        <w:t xml:space="preserve"> El artículo 402 ordena apreciar la prueba según la libre convicción extraída de la totalidad del debate, de manera libre y lógica, y somete los medios lícitos a la crítica racional.</w:t>
      </w:r>
      <w:r>
        <w:rPr>
          <w:rFonts w:ascii="Arial" w:eastAsia="Arial" w:hAnsi="Arial" w:cs="Arial"/>
          <w:sz w:val="24"/>
          <w:szCs w:val="24"/>
          <w:vertAlign w:val="superscript"/>
        </w:rPr>
        <w:footnoteReference w:id="543"/>
      </w:r>
      <w:r>
        <w:rPr>
          <w:rFonts w:ascii="Arial" w:eastAsia="Arial" w:hAnsi="Arial" w:cs="Arial"/>
          <w:sz w:val="24"/>
          <w:szCs w:val="24"/>
        </w:rPr>
        <w:t xml:space="preserve"> El código nacional combina, así, un método racional y un criterio de suficiencia formulado en términos de convicción, aunque sin reglas de tasación. Ferrer Beltrán cita el artículo 402 entre las disposiciones que remiten a la convicción del tribunal.</w:t>
      </w:r>
      <w:r>
        <w:rPr>
          <w:rFonts w:ascii="Arial" w:eastAsia="Arial" w:hAnsi="Arial" w:cs="Arial"/>
          <w:sz w:val="24"/>
          <w:szCs w:val="24"/>
          <w:vertAlign w:val="superscript"/>
        </w:rPr>
        <w:footnoteReference w:id="544"/>
      </w:r>
      <w:r>
        <w:rPr>
          <w:rFonts w:ascii="Arial" w:eastAsia="Arial" w:hAnsi="Arial" w:cs="Arial"/>
          <w:sz w:val="24"/>
          <w:szCs w:val="24"/>
        </w:rPr>
        <w:t xml:space="preserve"> El Código de Procedimientos Civiles para el Estado de Michoacán ofrece un ejemplo de tasación y arbitrio dentro de un mismo precepto. Su artículo 547 deja el valor de la prueba testimonial al arbitrio del juez, pero le impide tener por probados los hechos cuando no concurran al menos dos testigos con ciertas condiciones.</w:t>
      </w:r>
      <w:r>
        <w:rPr>
          <w:rFonts w:ascii="Arial" w:eastAsia="Arial" w:hAnsi="Arial" w:cs="Arial"/>
          <w:sz w:val="24"/>
          <w:szCs w:val="24"/>
          <w:vertAlign w:val="superscript"/>
        </w:rPr>
        <w:footnoteReference w:id="545"/>
      </w:r>
      <w:r>
        <w:rPr>
          <w:rFonts w:ascii="Arial" w:eastAsia="Arial" w:hAnsi="Arial" w:cs="Arial"/>
          <w:sz w:val="24"/>
          <w:szCs w:val="24"/>
        </w:rPr>
        <w:t xml:space="preserve"> Su artículo 545 ordena determinar el valor de la pericial atendiendo a la convicción que genere, y en el mismo artículo dispone que los avalúos harán prueba plena.</w:t>
      </w:r>
      <w:r>
        <w:rPr>
          <w:rFonts w:ascii="Arial" w:eastAsia="Arial" w:hAnsi="Arial" w:cs="Arial"/>
          <w:sz w:val="24"/>
          <w:szCs w:val="24"/>
          <w:vertAlign w:val="superscript"/>
        </w:rPr>
        <w:footnoteReference w:id="546"/>
      </w:r>
      <w:r>
        <w:rPr>
          <w:rFonts w:ascii="Arial" w:eastAsia="Arial" w:hAnsi="Arial" w:cs="Arial"/>
          <w:sz w:val="24"/>
          <w:szCs w:val="24"/>
        </w:rPr>
        <w:t xml:space="preserve"> El mismo código concede valor probatorio pleno a los instrumentos públicos y remite a la justicia del juez la apreciación de las presunciones humanas.</w:t>
      </w:r>
      <w:r>
        <w:rPr>
          <w:rFonts w:ascii="Arial" w:eastAsia="Arial" w:hAnsi="Arial" w:cs="Arial"/>
          <w:sz w:val="24"/>
          <w:szCs w:val="24"/>
          <w:vertAlign w:val="superscript"/>
        </w:rPr>
        <w:footnoteReference w:id="547"/>
      </w:r>
    </w:p>
    <w:p w14:paraId="74FF3527" w14:textId="77777777" w:rsidR="00FB3B55" w:rsidRPr="00FB3B55" w:rsidRDefault="00FB3B55" w:rsidP="00FB3B55">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400"/>
        <w:gridCol w:w="1938"/>
      </w:tblGrid>
      <w:tr w:rsidR="00FB3B55" w:rsidRPr="00FB3B55" w14:paraId="5227C1F4" w14:textId="77777777" w:rsidTr="003D15FB">
        <w:tblPrEx>
          <w:tblCellMar>
            <w:top w:w="0" w:type="dxa"/>
            <w:bottom w:w="0" w:type="dxa"/>
          </w:tblCellMar>
        </w:tblPrEx>
        <w:trPr>
          <w:cantSplit/>
          <w:tblHeader/>
        </w:trPr>
        <w:tc>
          <w:tcPr>
            <w:tcW w:w="25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A70FB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lastRenderedPageBreak/>
              <w:t>Ordenamiento</w:t>
            </w:r>
          </w:p>
        </w:tc>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D12540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Método o libertad de valoración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32DFF6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Peso legal</w:t>
            </w:r>
          </w:p>
        </w:tc>
        <w:tc>
          <w:tcPr>
            <w:tcW w:w="1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B3BF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b/>
                <w:bCs/>
                <w:sz w:val="22"/>
                <w:szCs w:val="22"/>
              </w:rPr>
              <w:t>Criterio de suficiencia</w:t>
            </w:r>
          </w:p>
        </w:tc>
      </w:tr>
      <w:tr w:rsidR="00FB3B55" w:rsidRPr="00FB3B55" w14:paraId="6F228F40"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487DF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de medios, artículo 16</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153BC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sana crítica y experiencia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A33356"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valor pleno salvo prueba en contrario</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F52F41"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a juicio del órgano</w:t>
            </w:r>
          </w:p>
        </w:tc>
      </w:tr>
      <w:tr w:rsidR="00FB3B55" w:rsidRPr="00FB3B55" w14:paraId="5EC4638F"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DE84C3"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Ley General de Instituciones y Procedimientos Electorales, artículo 462, según el SRE-PSC-236/2024</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297DFB7"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Lógica, experiencia y sana crítica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6E5622"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 xml:space="preserve">Documentales públicas con pleno valor y privadas y técnicas como indicios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EEB2A59"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Producir convicción sobre los hechos</w:t>
            </w:r>
          </w:p>
        </w:tc>
      </w:tr>
      <w:tr w:rsidR="00FB3B55" w:rsidRPr="00FB3B55" w14:paraId="7D1500FB"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2C4CE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Nacional de Procedimientos Penales, artículos 259, 265, 359 y 402</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8E04BE"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Valoración libre y lógica y crítica racional</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058BEEB"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Sin tasación</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7A12BAA"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más allá de toda duda razonable</w:t>
            </w:r>
          </w:p>
        </w:tc>
      </w:tr>
      <w:tr w:rsidR="00FB3B55" w:rsidRPr="00FB3B55" w14:paraId="1F863E43" w14:textId="77777777" w:rsidTr="003D15FB">
        <w:tblPrEx>
          <w:tblCellMar>
            <w:top w:w="0" w:type="dxa"/>
            <w:bottom w:w="0" w:type="dxa"/>
          </w:tblCellMar>
        </w:tblPrEx>
        <w:trPr>
          <w:cantSplit/>
        </w:trPr>
        <w:tc>
          <w:tcPr>
            <w:tcW w:w="25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D39080"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Código de Procedimientos Civiles de Michoacán, artículos 530, 545, 547 y 553</w:t>
            </w:r>
          </w:p>
        </w:tc>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5B46F5"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Arbitrio del juez y apreciación en justicia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BDF148"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Instrumentos públicos y avalúos con valor pleno y mínimo de dos testigos</w:t>
            </w:r>
          </w:p>
        </w:tc>
        <w:tc>
          <w:tcPr>
            <w:tcW w:w="1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E2D8D" w14:textId="77777777" w:rsidR="00FB3B55" w:rsidRPr="00FB3B55" w:rsidRDefault="00FB3B55" w:rsidP="00FB3B55">
            <w:pPr>
              <w:ind w:left="113" w:hanging="113"/>
              <w:rPr>
                <w:rFonts w:ascii="Arial" w:eastAsia="Arial" w:hAnsi="Arial" w:cs="Arial"/>
                <w:sz w:val="24"/>
                <w:szCs w:val="24"/>
              </w:rPr>
            </w:pPr>
            <w:r>
              <w:rPr>
                <w:rFonts w:ascii="Arial" w:eastAsia="Arial" w:hAnsi="Arial" w:cs="Arial"/>
                <w:sz w:val="22"/>
                <w:szCs w:val="22"/>
              </w:rPr>
              <w:t>Convicción que genere la pericial</w:t>
            </w:r>
          </w:p>
        </w:tc>
      </w:tr>
    </w:tbl>
    <w:p w14:paraId="7C0F411D" w14:textId="77777777" w:rsidR="00FB3B55" w:rsidRPr="00FB3B55" w:rsidRDefault="00FB3B55" w:rsidP="00FB3B55">
      <w:pPr>
        <w:spacing w:before="60"/>
        <w:rPr>
          <w:rFonts w:ascii="Arial" w:eastAsia="Arial" w:hAnsi="Arial" w:cs="Arial"/>
          <w:sz w:val="24"/>
          <w:szCs w:val="24"/>
        </w:rPr>
      </w:pPr>
      <w:r>
        <w:rPr>
          <w:rFonts w:ascii="Arial" w:eastAsia="Arial" w:hAnsi="Arial" w:cs="Arial"/>
        </w:rPr>
        <w:t>Tabla 3. Cláusulas mixtas en el derecho procesal mexicano. Elaboración propia con base en los ordenamientos citados y en el SRE-PSC-236/2024.</w:t>
      </w:r>
    </w:p>
    <w:p w14:paraId="7041FF40" w14:textId="77777777" w:rsidR="00FB3B55" w:rsidRPr="00FB3B55" w:rsidRDefault="00FB3B55" w:rsidP="00FB3B55">
      <w:pPr>
        <w:spacing w:line="360" w:lineRule="auto"/>
        <w:rPr>
          <w:rFonts w:ascii="Arial" w:eastAsia="Arial" w:hAnsi="Arial" w:cs="Arial"/>
          <w:sz w:val="24"/>
          <w:szCs w:val="24"/>
        </w:rPr>
      </w:pPr>
    </w:p>
    <w:p w14:paraId="2EEA350F"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La comparación permite formular dos observaciones. La primera es que la combinación de método racional y criterio de convicción no es exclusiva del derecho electoral, pues aparece también en la codificación penal más reciente. La segunda es que la combinación de tasación y arbitrio dentro de un mismo artículo es un rasgo arraigado de la legislación procesal mexicana, como lo muestra el código civil michoacano. Montoya Zamora atribuye a la mayoría de los ordenamientos procesales mexicanos un sistema mixto con predominio de la prueba tasada.</w:t>
      </w:r>
      <w:r>
        <w:rPr>
          <w:rFonts w:ascii="Arial" w:eastAsia="Arial" w:hAnsi="Arial" w:cs="Arial"/>
          <w:sz w:val="24"/>
          <w:szCs w:val="24"/>
          <w:vertAlign w:val="superscript"/>
        </w:rPr>
        <w:footnoteReference w:id="548"/>
      </w:r>
      <w:r>
        <w:rPr>
          <w:rFonts w:ascii="Arial" w:eastAsia="Arial" w:hAnsi="Arial" w:cs="Arial"/>
          <w:sz w:val="24"/>
          <w:szCs w:val="24"/>
        </w:rPr>
        <w:t xml:space="preserve"> Ferrer Beltrán interpreta la prueba legal como expresión de la desconfianza del legislador hacia el juez.</w:t>
      </w:r>
      <w:r>
        <w:rPr>
          <w:rFonts w:ascii="Arial" w:eastAsia="Arial" w:hAnsi="Arial" w:cs="Arial"/>
          <w:sz w:val="24"/>
          <w:szCs w:val="24"/>
          <w:vertAlign w:val="superscript"/>
        </w:rPr>
        <w:footnoteReference w:id="549"/>
      </w:r>
      <w:r>
        <w:rPr>
          <w:rFonts w:ascii="Arial" w:eastAsia="Arial" w:hAnsi="Arial" w:cs="Arial"/>
          <w:sz w:val="24"/>
          <w:szCs w:val="24"/>
        </w:rPr>
        <w:t xml:space="preserve"> La cláusula mixta del artículo 16 puede leerse como la convivencia de esa desconfianza, en las reglas de peso, con la confianza en el juicio del órgano, en el criterio de convicción. Ninguno de los dos componentes proporciona una regla de suficiencia controlable. El análisis de esta investigación se limita, no obstante, al derecho electoral, </w:t>
        <w:lastRenderedPageBreak/>
        <w:t>y la comparación solo pretende mostrar que el diseño no es excepcional. Establecer su extensión en todo el derecho procesal mexicano excede los alcances de este apartado.</w:t>
      </w:r>
    </w:p>
    <w:p w14:paraId="6A024F32" w14:textId="77777777" w:rsidR="00FB3B55" w:rsidRPr="00FB3B55" w:rsidRDefault="00FB3B55" w:rsidP="00FB3B55">
      <w:pPr>
        <w:spacing w:line="360" w:lineRule="auto"/>
        <w:rPr>
          <w:rFonts w:ascii="Arial" w:eastAsia="Arial" w:hAnsi="Arial" w:cs="Arial"/>
          <w:sz w:val="24"/>
          <w:szCs w:val="24"/>
        </w:rPr>
      </w:pPr>
    </w:p>
    <w:p w14:paraId="75A52DB1"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3.3.8. Consecuencias dogmáticas de la calificación</w:t>
      </w:r>
    </w:p>
    <w:p w14:paraId="5CD6DB28" w14:textId="77777777" w:rsidR="00FB3B55" w:rsidRPr="00FB3B55" w:rsidRDefault="00FB3B55" w:rsidP="00FB3B55">
      <w:pPr>
        <w:spacing w:line="360" w:lineRule="auto"/>
        <w:rPr>
          <w:rFonts w:ascii="Arial" w:eastAsia="Arial" w:hAnsi="Arial" w:cs="Arial"/>
          <w:sz w:val="24"/>
          <w:szCs w:val="24"/>
        </w:rPr>
      </w:pPr>
    </w:p>
    <w:p w14:paraId="39A2711D"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 xml:space="preserve">La calificación de cláusula mixta tiene consecuencias para la interpretación del artículo 16 mientras no se reforme. La primera es que el método del párrafo 1 debe entenderse como rector de los párrafos 2 y 3, pues el propio precepto ordena valorar todos los medios conforme a él. La segunda es que el valor pleno de las documentales públicas debe leerse como una regla de peso derrotable, conforme a la salvedad expresa del párrafo 2. La tercera es que la convicción del párrafo 3 puede interpretarse como el resultado justificado de la valoración y no como un estado mental. Esa lectura encuentra apoyo en la Primera Sala de la Suprema Corte, que sostuvo que la duda asociada al principio in dubio pro reo no debe interpretarse en clave psicológica, porque esa lectura es contraria a un entendimiento garantista de la presunción de inocencia.</w:t>
      </w:r>
      <w:r>
        <w:rPr>
          <w:rFonts w:ascii="Arial" w:eastAsia="Arial" w:hAnsi="Arial" w:cs="Arial"/>
          <w:sz w:val="24"/>
          <w:szCs w:val="24"/>
          <w:vertAlign w:val="superscript"/>
        </w:rPr>
        <w:footnoteReference w:id="550"/>
      </w:r>
      <w:r>
        <w:rPr>
          <w:rFonts w:ascii="Arial" w:eastAsia="Arial" w:hAnsi="Arial" w:cs="Arial"/>
          <w:sz w:val="24"/>
          <w:szCs w:val="24"/>
        </w:rPr>
        <w:t xml:space="preserve"> Encuentra apoyo también en el proyecto incorporado al voto particular del SUP-JIN-194/2025, que definió la plena acreditación como la superación del estándar previamente fijado.</w:t>
      </w:r>
      <w:r>
        <w:rPr>
          <w:rFonts w:ascii="Arial" w:eastAsia="Arial" w:hAnsi="Arial" w:cs="Arial"/>
          <w:sz w:val="24"/>
          <w:szCs w:val="24"/>
          <w:vertAlign w:val="superscript"/>
        </w:rPr>
        <w:footnoteReference w:id="551"/>
      </w:r>
      <w:r>
        <w:rPr>
          <w:rFonts w:ascii="Arial" w:eastAsia="Arial" w:hAnsi="Arial" w:cs="Arial"/>
          <w:sz w:val="24"/>
          <w:szCs w:val="24"/>
        </w:rPr>
        <w:t xml:space="preserve"> Sin embargo, la interpretación tiene un límite. Puede despsicologizar la palabra convicción, pero no puede extraer del texto un umbral que el texto no contiene. Como se expuso en el apartado 3.2, cualquier umbral construido por vía interpretativa depende de la voluntad de la mayoría que lo adopte. La calificación conduce, por ello, a la necesidad de una regla de suficiencia de fuente legal.</w:t>
      </w:r>
    </w:p>
    <w:p w14:paraId="27DA285F" w14:textId="77777777" w:rsidR="00FB3B55" w:rsidRPr="00FB3B55" w:rsidRDefault="00FB3B55" w:rsidP="00FB3B55">
      <w:pPr>
        <w:spacing w:line="360" w:lineRule="auto"/>
        <w:rPr>
          <w:rFonts w:ascii="Arial" w:eastAsia="Arial" w:hAnsi="Arial" w:cs="Arial"/>
          <w:sz w:val="24"/>
          <w:szCs w:val="24"/>
        </w:rPr>
      </w:pPr>
    </w:p>
    <w:p w14:paraId="774B9F3F"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3.3.9. La cláusula mixta como expresión normativa del error de categoría</w:t>
      </w:r>
    </w:p>
    <w:p w14:paraId="2B2932D1" w14:textId="77777777" w:rsidR="00FB3B55" w:rsidRPr="00FB3B55" w:rsidRDefault="00FB3B55" w:rsidP="00FB3B55">
      <w:pPr>
        <w:spacing w:line="360" w:lineRule="auto"/>
        <w:rPr>
          <w:rFonts w:ascii="Arial" w:eastAsia="Arial" w:hAnsi="Arial" w:cs="Arial"/>
          <w:sz w:val="24"/>
          <w:szCs w:val="24"/>
        </w:rPr>
      </w:pPr>
    </w:p>
    <w:p w14:paraId="668F4A60"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lastRenderedPageBreak/>
        <w:t>La noción de error de categoría procede de Gilbert Ryle. Ryle la definió como el error que consiste en presentar los hechos de un ámbito como si pertenecieran a un tipo lógico o categoría, cuando en realidad pertenecen a otro.</w:t>
      </w:r>
      <w:r>
        <w:rPr>
          <w:rFonts w:ascii="Arial" w:eastAsia="Arial" w:hAnsi="Arial" w:cs="Arial"/>
          <w:sz w:val="24"/>
          <w:szCs w:val="24"/>
          <w:vertAlign w:val="superscript"/>
        </w:rPr>
        <w:footnoteReference w:id="552"/>
      </w:r>
      <w:r>
        <w:rPr>
          <w:rFonts w:ascii="Arial" w:eastAsia="Arial" w:hAnsi="Arial" w:cs="Arial"/>
          <w:sz w:val="24"/>
          <w:szCs w:val="24"/>
        </w:rPr>
        <w:t xml:space="preserve"> Su ejemplo más conocido es el del visitante que, después de conocer los colegios, las bibliotecas y los laboratorios de Oxford, pregunta dónde está la Universidad.</w:t>
      </w:r>
      <w:r>
        <w:rPr>
          <w:rFonts w:ascii="Arial" w:eastAsia="Arial" w:hAnsi="Arial" w:cs="Arial"/>
          <w:sz w:val="24"/>
          <w:szCs w:val="24"/>
          <w:vertAlign w:val="superscript"/>
        </w:rPr>
        <w:footnoteReference w:id="553"/>
      </w:r>
      <w:r>
        <w:rPr>
          <w:rFonts w:ascii="Arial" w:eastAsia="Arial" w:hAnsi="Arial" w:cs="Arial"/>
          <w:sz w:val="24"/>
          <w:szCs w:val="24"/>
        </w:rPr>
        <w:t xml:space="preserve"> El visitante supone que la Universidad es una institución más de la misma clase que las que ha visto, cuando en realidad es la manera en que todas ellas están organizadas. Ryle advierte que los errores de categoría teóricamente relevantes los cometen personas competentes para aplicar los conceptos en situaciones familiares, que sin embargo los asignan, al razonar en abstracto, a tipos lógicos a los que no pertenecen.</w:t>
      </w:r>
      <w:r>
        <w:rPr>
          <w:rFonts w:ascii="Arial" w:eastAsia="Arial" w:hAnsi="Arial" w:cs="Arial"/>
          <w:sz w:val="24"/>
          <w:szCs w:val="24"/>
          <w:vertAlign w:val="superscript"/>
        </w:rPr>
        <w:footnoteReference w:id="554"/>
      </w:r>
      <w:r>
        <w:rPr>
          <w:rFonts w:ascii="Arial" w:eastAsia="Arial" w:hAnsi="Arial" w:cs="Arial"/>
          <w:sz w:val="24"/>
          <w:szCs w:val="24"/>
        </w:rPr>
        <w:t xml:space="preserve"> La observación es pertinente para el contencioso electoral. Los tribunales valoran pruebas y aplican con competencia criterios de peso y de adminiculación. El error surge cuando esos criterios, que pertenecen a la categoría de la valoración, se tratan como si pertenecieran a la categoría de las reglas de decisión.</w:t>
      </w:r>
    </w:p>
    <w:p w14:paraId="22252589"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cláusula mixta permite precisar la relación entre el texto legal y el error de categoría diagnosticado en el capítulo primero. Conforme a la noción de Ryle, el error de categoría consiste aquí en tratar un criterio de valoración como si fuera una regla de suficiencia. El artículo 16 lo favorece en dos planos. En el primero, el párrafo 3 fusiona en una sola oración el método de valoración conjunta y el criterio de suficiencia, de modo que la aplicación correcta del método parece bastar para decidir. En el segundo, las reglas de peso, legales o jurisprudenciales, se presentan como si resolvieran la suficiencia, cuando solo gradúan el valor de un tipo de prueba. Montoya Zamora sostiene que, si la prueba proporciona resultados solo probables, puede descartarse cualquier valoración predeterminada, porque el grado de probabilidad que aporta una prueba puede resultar limitado en el caso concreto aunque la ley le atribuya un valor específico.</w:t>
      </w:r>
      <w:r>
        <w:rPr>
          <w:rFonts w:ascii="Arial" w:eastAsia="Arial" w:hAnsi="Arial" w:cs="Arial"/>
          <w:sz w:val="24"/>
          <w:szCs w:val="24"/>
          <w:vertAlign w:val="superscript"/>
        </w:rPr>
        <w:footnoteReference w:id="555"/>
      </w:r>
      <w:r>
        <w:rPr>
          <w:rFonts w:ascii="Arial" w:eastAsia="Arial" w:hAnsi="Arial" w:cs="Arial"/>
          <w:sz w:val="24"/>
          <w:szCs w:val="24"/>
        </w:rPr>
        <w:t xml:space="preserve"> La observación muestra que el valor legal de un medio y su aporte a la hipótesis del caso son magnitudes distintas. Confundirlas equivale a tratar una propiedad del tipo de prueba como si fuera una propiedad del acervo concreto. El legislador no </w:t>
        <w:lastRenderedPageBreak/>
        <w:t>cometió, por tanto, un simple error de redacción, sino que codificó la confusión que el capítulo primero describió en el plano conceptual. La jurisprudencia la mantuvo al añadir nuevas reglas de peso sin formular la regla de suficiencia.</w:t>
      </w:r>
    </w:p>
    <w:p w14:paraId="061DB863" w14:textId="77777777" w:rsidR="00FB3B55" w:rsidRPr="00FB3B55" w:rsidRDefault="00FB3B55" w:rsidP="00FB3B55">
      <w:pPr>
        <w:spacing w:line="360" w:lineRule="auto"/>
        <w:rPr>
          <w:rFonts w:ascii="Arial" w:eastAsia="Arial" w:hAnsi="Arial" w:cs="Arial"/>
          <w:sz w:val="24"/>
          <w:szCs w:val="24"/>
        </w:rPr>
      </w:pPr>
    </w:p>
    <w:p w14:paraId="3D37699C" w14:textId="77777777" w:rsidR="00FB3B55" w:rsidRPr="00FB3B55" w:rsidRDefault="00FB3B55" w:rsidP="00FB3B55">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3.3.10. Síntesis capitular y tránsito al capítulo cuarto</w:t>
      </w:r>
    </w:p>
    <w:p w14:paraId="11DB4FA1" w14:textId="77777777" w:rsidR="00FB3B55" w:rsidRPr="00FB3B55" w:rsidRDefault="00FB3B55" w:rsidP="00FB3B55">
      <w:pPr>
        <w:spacing w:line="360" w:lineRule="auto"/>
        <w:rPr>
          <w:rFonts w:ascii="Arial" w:eastAsia="Arial" w:hAnsi="Arial" w:cs="Arial"/>
          <w:sz w:val="24"/>
          <w:szCs w:val="24"/>
        </w:rPr>
      </w:pPr>
    </w:p>
    <w:p w14:paraId="258A91AE" w14:textId="77777777" w:rsidR="00FB3B55" w:rsidRPr="00FB3B55" w:rsidRDefault="00FB3B55" w:rsidP="00FB3B55">
      <w:pPr>
        <w:spacing w:line="360" w:lineRule="auto"/>
        <w:jc w:val="both"/>
        <w:rPr>
          <w:rFonts w:ascii="Arial" w:eastAsia="Arial" w:hAnsi="Arial" w:cs="Arial"/>
          <w:sz w:val="24"/>
          <w:szCs w:val="24"/>
        </w:rPr>
      </w:pPr>
      <w:r>
        <w:rPr>
          <w:rFonts w:ascii="Arial" w:eastAsia="Arial" w:hAnsi="Arial" w:cs="Arial"/>
          <w:sz w:val="24"/>
          <w:szCs w:val="24"/>
        </w:rPr>
        <w:t>Los tres primeros capítulos permiten formular un diagnóstico integral. El capítulo primero distinguió la valoración de la prueba del estándar de prueba y expuso los requisitos metodológicos que un estándar debe satisfacer. El capítulo segundo mostró que la determinancia y la cláusula híbrida nacieron sin una regla de suficiencia, y que mayoría y minoría del caso Tabasco compartieron el vocabulario de la convicción. El apartado 3.1 mostró que la mayoría del SUP-JIN-194/2025 desarrolló un método racional para la prueba indiciaria, pero no definió el grado de corroboración exigido. El apartado 3.2 mostró que el voto particular de Rodríguez Mondragón formuló una teoría explícita de los estándares, con tensiones derivadas del propio texto legal. El presente apartado ha mostrado que el artículo 16 es una cláusula mixta, que reúne método, reglas de peso y un criterio de convicción sin articularlos. La consecuencia es que el componente racional opera en la valoración, pero permanece inerte en la decisión sobre la suficiencia. La jurisprudencia desplazó el problema hacia reglas de peso, sin resolverlo. El diagnóstico apunta, por tanto, a la necesidad de formular un estándar de prueba para el contencioso electoral. Esa tarea corresponde al capítulo cuarto.</w:t>
      </w:r>
    </w:p>
    <w:p w14:paraId="500390E8" w14:textId="77777777" w:rsidR="00FB3B55" w:rsidRPr="00FB3B55" w:rsidRDefault="00FB3B55" w:rsidP="00FB3B55">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capítulo cuarto parte de los requisitos metodológicos expuestos en el apartado 1.3. Su objeto es identificar qué hechos deben probarse en los juicios de nulidad y qué grado de corroboración debe exigirse para cada uno. El voto particular de 2025 ofrece un punto de partida, al distinguir entre la prueba de la irregularidad y la atribución de autoría. Esa distinción debe contrastarse con la función de distribuir el riesgo de error que el apartado 1.2 atribuyó a los estándares. En la nulidad de elecciones, los errores posibles son la validación de una elección viciada y la anulación de una elección válida. La determinación del umbral exige ponderar ambos riesgos a la luz de los principios constitucionales en juego. Exige también decidir si el estándar debe fijarse en la ley, como sugiere el diagnóstico de este capítulo. El capítulo quinto retomará esa cuestión al </w:t>
        <w:lastRenderedPageBreak/>
        <w:t>formular la propuesta de reforma. Con ello, la investigación transita de la fase de diagnóstico a la fase propositiva.</w:t>
      </w:r>
    </w:p>
    <w:p w14:paraId="35FB82A9" w14:textId="77777777" w:rsidR="00A32EF9" w:rsidRDefault="00E354C7">
      <w:r>
        <w:br w:type="page"/>
      </w:r>
    </w:p>
    <w:p w14:paraId="35FB82AA" w14:textId="77777777" w:rsidR="00A32EF9" w:rsidRDefault="00E354C7">
      <w:pPr>
        <w:pStyle w:val="Ttulo1"/>
        <w:spacing w:before="400" w:after="240"/>
      </w:pPr>
      <w:bookmarkStart w:id="17" w:name="_Toc240931716"/>
      <w:r>
        <w:rPr>
          <w:b/>
          <w:bCs/>
        </w:rPr>
        <w:lastRenderedPageBreak/>
        <w:t>Capítulo IV. El fundamento metodológico de un estándar de prueba propio para la materia electoral</w:t>
      </w:r>
      <w:bookmarkEnd w:id="17"/>
    </w:p>
    <w:p w14:paraId="35FB82AB" w14:textId="77777777" w:rsidR="00A32EF9" w:rsidRDefault="00E354C7">
      <w:pPr>
        <w:spacing w:after="240" w:line="360" w:lineRule="auto"/>
        <w:jc w:val="both"/>
      </w:pPr>
      <w:r>
        <w:t>El capítulo anterior caracterizó la cláusula del artículo 16 de la LGSMIME como una cláusula mixta, con anclaje racional textual y funcionalmente inerte. El presente capítulo se aparta del diagnóstico crítico de los capítulos precedentes y aborda la pregunta constructiva que esta investigación se ha planteado desde su origen. Esa pregunta consiste en determinar bajo qué fundamento metodológico podría sostenerse un estándar de prueba propio para el contencioso electoral mexicano, distinto del que rige en materia penal o civil. El capítulo expone, en primer lugar, la función de distribución del riesgo del error que cumple todo estándar de prueba conforme a la teoría de Ferrer Beltrán. En segundo lugar, desarrolla la tesis de que el nivel de exigencia de un estándar de prueba debe fijarse en función de los bienes en juego y de los costes del error propios de cada materia, y no en función de la etiqueta jurisdiccional del proceso. En tercer lugar, identifica los bienes en juego específicos del contencioso electoral mexicano, como paso previo a la propuesta de diseño legislativo que se formulará en el capítulo quinto. Esta secuencia expositiva traduce el marco teórico general del capítulo primero en un fundamento aplicado a la materia electoral.</w:t>
      </w:r>
    </w:p>
    <w:p w14:paraId="1677C424" w14:textId="7ECDB44C" w:rsidR="00964EC4" w:rsidRPr="00B14647" w:rsidRDefault="00E354C7" w:rsidP="00B14647">
      <w:pPr>
        <w:pStyle w:val="Ttulo2"/>
        <w:spacing w:before="300" w:after="180"/>
      </w:pPr>
      <w:bookmarkStart w:id="18" w:name="_Toc240931717"/>
      <w:r>
        <w:rPr>
          <w:b/>
          <w:bCs/>
        </w:rPr>
        <w:t>4.1. La distribución del riesgo del error como función del estándar de prueba</w:t>
      </w:r>
      <w:bookmarkStart w:id="19" w:name="_Toc240931718"/>
      <w:bookmarkEnd w:id="18"/>
    </w:p>
    <w:p w14:paraId="0BAC5327"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El fundamento metodológico de un estándar de prueba propio para la materia electoral exige precisar primero qué hace un estándar dentro del proceso. La respuesta no puede limitarse a su función de repartir errores, aunque esa función sea la que aquí interesa de manera principal. Este apartado sostiene que la distribución del riesgo del error solo opera cuando el estándar cumple también las funciones de justificación y de garantía, y cuando fija un umbral identificable. Para ello se exponen primero las tres funciones del estándar según Ferrer Beltrán y la crítica de este autor a la reducción de los estándares a su función distributiva. Después se definen los dos errores materiales posibles y se muestra por qué ningún umbral es neutral entre ellos. A continuación se examina la relación inversa entre ambos riesgos y el papel de la calidad del material probatorio. El apartado concluye con la identificación de quienes soportan cada error en el juicio de nulidad. De esa identificación se deriva la pregunta de diseño normativo que orienta el resto del capítulo.</w:t>
      </w:r>
    </w:p>
    <w:p w14:paraId="6CFEA9E0" w14:textId="77777777" w:rsidR="00964EC4" w:rsidRPr="00964EC4" w:rsidRDefault="00964EC4" w:rsidP="00964EC4">
      <w:pPr>
        <w:spacing w:line="360" w:lineRule="auto"/>
        <w:rPr>
          <w:rFonts w:ascii="Arial" w:eastAsia="Arial" w:hAnsi="Arial" w:cs="Arial"/>
          <w:sz w:val="24"/>
          <w:szCs w:val="24"/>
        </w:rPr>
      </w:pPr>
    </w:p>
    <w:p w14:paraId="00C7E4C0"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 Las tres funciones del estándar de prueba</w:t>
      </w:r>
    </w:p>
    <w:p w14:paraId="0F9F3C4C" w14:textId="77777777" w:rsidR="00964EC4" w:rsidRPr="00964EC4" w:rsidRDefault="00964EC4" w:rsidP="00964EC4">
      <w:pPr>
        <w:spacing w:line="360" w:lineRule="auto"/>
        <w:rPr>
          <w:rFonts w:ascii="Arial" w:eastAsia="Arial" w:hAnsi="Arial" w:cs="Arial"/>
          <w:sz w:val="24"/>
          <w:szCs w:val="24"/>
        </w:rPr>
      </w:pPr>
    </w:p>
    <w:p w14:paraId="6AD8D8F8"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es una regla y no un estado mental del juzgador. Ferrer Beltrán lo define como la regla que determina el nivel de suficiencia probatoria para que una </w:t>
        <w:lastRenderedPageBreak/>
        <w:t>hipótesis pueda considerarse probada a los efectos de una decisión sobre los hechos.</w:t>
      </w:r>
      <w:r>
        <w:rPr>
          <w:rFonts w:ascii="Arial" w:eastAsia="Arial" w:hAnsi="Arial" w:cs="Arial"/>
          <w:sz w:val="24"/>
          <w:szCs w:val="24"/>
          <w:vertAlign w:val="superscript"/>
        </w:rPr>
        <w:footnoteReference w:id="556"/>
      </w:r>
      <w:r>
        <w:rPr>
          <w:rFonts w:ascii="Arial" w:eastAsia="Arial" w:hAnsi="Arial" w:cs="Arial"/>
          <w:sz w:val="24"/>
          <w:szCs w:val="24"/>
        </w:rPr>
        <w:t xml:space="preserve"> El autor sostiene que, para la concepción racional de la prueba, la convicción del juzgador es irrelevante desde el punto de vista justificativo.</w:t>
      </w:r>
      <w:r>
        <w:rPr>
          <w:rFonts w:ascii="Arial" w:eastAsia="Arial" w:hAnsi="Arial" w:cs="Arial"/>
          <w:sz w:val="24"/>
          <w:szCs w:val="24"/>
          <w:vertAlign w:val="superscript"/>
        </w:rPr>
        <w:footnoteReference w:id="557"/>
      </w:r>
      <w:r>
        <w:rPr>
          <w:rFonts w:ascii="Arial" w:eastAsia="Arial" w:hAnsi="Arial" w:cs="Arial"/>
          <w:sz w:val="24"/>
          <w:szCs w:val="24"/>
        </w:rPr>
        <w:t xml:space="preserve"> Por esa razón, los estándares no pueden construirse como una graduación de esa convicción. La concepción contraria, que el autor denomina persuasiva o subjetivista, identifica el hecho probado con el convencimiento del juez y atraviesa tanto la tradición del </w:t>
      </w:r>
      <w:r>
        <w:rPr>
          <w:rFonts w:ascii="Arial" w:eastAsia="Arial" w:hAnsi="Arial" w:cs="Arial"/>
          <w:i/>
          <w:iCs/>
          <w:sz w:val="24"/>
          <w:szCs w:val="24"/>
        </w:rPr>
        <w:t xml:space="preserve">common law</w:t>
      </w:r>
      <w:r>
        <w:rPr>
          <w:rFonts w:ascii="Arial" w:eastAsia="Arial" w:hAnsi="Arial" w:cs="Arial"/>
          <w:sz w:val="24"/>
          <w:szCs w:val="24"/>
        </w:rPr>
        <w:t xml:space="preserve"> como la del </w:t>
      </w:r>
      <w:r>
        <w:rPr>
          <w:rFonts w:ascii="Arial" w:eastAsia="Arial" w:hAnsi="Arial" w:cs="Arial"/>
          <w:i/>
          <w:iCs/>
          <w:sz w:val="24"/>
          <w:szCs w:val="24"/>
        </w:rPr>
        <w:t xml:space="preserve">civil law</w:t>
      </w:r>
      <w:r>
        <w:rPr>
          <w:rFonts w:ascii="Arial" w:eastAsia="Arial" w:hAnsi="Arial" w:cs="Arial"/>
          <w:sz w:val="24"/>
          <w:szCs w:val="24"/>
        </w:rPr>
        <w:t>. En el derecho electoral mexicano, esa concepción se expresa en el artículo 16, párrafo 3, de la ley de medios, que hace depender la prueba plena de que los elementos del expediente generen convicción en el órgano competente.</w:t>
      </w:r>
      <w:r>
        <w:rPr>
          <w:rFonts w:ascii="Arial" w:eastAsia="Arial" w:hAnsi="Arial" w:cs="Arial"/>
          <w:sz w:val="24"/>
          <w:szCs w:val="24"/>
          <w:vertAlign w:val="superscript"/>
        </w:rPr>
        <w:footnoteReference w:id="558"/>
      </w:r>
      <w:r>
        <w:rPr>
          <w:rFonts w:ascii="Arial" w:eastAsia="Arial" w:hAnsi="Arial" w:cs="Arial"/>
          <w:sz w:val="24"/>
          <w:szCs w:val="24"/>
        </w:rPr>
        <w:t xml:space="preserve"> Se trata de un precepto legal y no constitucional. Frente a esa fórmula, concebir el estándar como regla externa permite preguntar si el grado de corroboración alcanzado por una hipótesis supera un umbral previamente fijado. Esa pregunta puede responderse con independencia de lo que el juzgador crea o sienta respecto de la hipótesis.</w:t>
      </w:r>
    </w:p>
    <w:p w14:paraId="1C0891A1"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atribuye a los estándares de prueba tres funciones.</w:t>
      </w:r>
      <w:r>
        <w:rPr>
          <w:rFonts w:ascii="Arial" w:eastAsia="Arial" w:hAnsi="Arial" w:cs="Arial"/>
          <w:sz w:val="24"/>
          <w:szCs w:val="24"/>
          <w:vertAlign w:val="superscript"/>
        </w:rPr>
        <w:footnoteReference w:id="559"/>
      </w:r>
      <w:r>
        <w:rPr>
          <w:rFonts w:ascii="Arial" w:eastAsia="Arial" w:hAnsi="Arial" w:cs="Arial"/>
          <w:sz w:val="24"/>
          <w:szCs w:val="24"/>
        </w:rPr>
        <w:t xml:space="preserve"> La primera es aportar los criterios imprescindibles para justificar la decisión sobre la suficiencia probatoria. La segunda es servir de garantía para las partes, que podrán decidir su estrategia probatoria y controlar la corrección de la decisión sobre los hechos. La tercera es distribuir el riesgo del error entre las partes. El autor añade una precisión decisiva, pues las tres funciones se cumplen con independencia del nivel de exigencia de cada estándar, pero la concreta distribución del riesgo depende del umbral que se establezca. Las dos primeras funciones dependen, por tanto, de que exista una regla que cumpla los requisitos metodológicos, mientras que la tercera depende además de la altura del umbral. Las tres funciones no son independientes entre sí. Un estándar que no permita justificar la decisión tampoco permite a las partes controlarla, y un estándar cuyo umbral no puede identificarse tampoco distribuye el riesgo de manera previsible. Esta interdependencia es el eje de lo que sigue.</w:t>
      </w:r>
    </w:p>
    <w:p w14:paraId="0FC77C2C"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4000"/>
        <w:gridCol w:w="2938"/>
      </w:tblGrid>
      <w:tr w:rsidR="00964EC4" w:rsidRPr="00964EC4" w14:paraId="614501AE" w14:textId="77777777" w:rsidTr="003D15FB">
        <w:tblPrEx>
          <w:tblCellMar>
            <w:top w:w="0" w:type="dxa"/>
            <w:bottom w:w="0" w:type="dxa"/>
          </w:tblCellMar>
        </w:tblPrEx>
        <w:trPr>
          <w:cantSplit/>
          <w:tblHeader/>
        </w:trPr>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2F35DA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Función</w:t>
            </w:r>
          </w:p>
        </w:tc>
        <w:tc>
          <w:tcPr>
            <w:tcW w:w="4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D5DB0C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Contenido</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E54AB8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Depende del nivel del umbral</w:t>
            </w:r>
          </w:p>
        </w:tc>
      </w:tr>
      <w:tr w:rsidR="00964EC4" w:rsidRPr="00964EC4" w14:paraId="25FFEEFB"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5E4D6C"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Justificación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FCD009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Aporta los criterios para justificar la decisión sobre la suficiencia probatoria y permite su control intersubjetivo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BE72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exista una regla que cumpla los requisitos metodológicos</w:t>
            </w:r>
          </w:p>
        </w:tc>
      </w:tr>
      <w:tr w:rsidR="00964EC4" w:rsidRPr="00964EC4" w14:paraId="22C7A904"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67FD9E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Garantía</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1D7D1D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Permite a las partes decidir su estrategia probatoria y controlar la corrección de la decisión, incluso mediante recursos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F999A77"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No. Depende de que el umbral esté predeterminado y sea conocido</w:t>
            </w:r>
          </w:p>
        </w:tc>
      </w:tr>
      <w:tr w:rsidR="00964EC4" w:rsidRPr="00964EC4" w14:paraId="70F63981" w14:textId="77777777" w:rsidTr="003D15FB">
        <w:tblPrEx>
          <w:tblCellMar>
            <w:top w:w="0" w:type="dxa"/>
            <w:bottom w:w="0" w:type="dxa"/>
          </w:tblCellMar>
        </w:tblPrEx>
        <w:trPr>
          <w:cantSplit/>
        </w:trPr>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0ABB38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Distribución</w:t>
            </w:r>
          </w:p>
        </w:tc>
        <w:tc>
          <w:tcPr>
            <w:tcW w:w="4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612266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Reparte entre las partes el riesgo del error material</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58A67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Sí. La concreta distribución depende de la altura del umbral</w:t>
            </w:r>
          </w:p>
        </w:tc>
      </w:tr>
    </w:tbl>
    <w:p w14:paraId="3108FED4" w14:textId="77777777" w:rsidR="00964EC4" w:rsidRPr="00964EC4" w:rsidRDefault="00964EC4" w:rsidP="00964EC4">
      <w:pPr>
        <w:spacing w:before="60"/>
        <w:rPr>
          <w:rFonts w:ascii="Arial" w:eastAsia="Arial" w:hAnsi="Arial" w:cs="Arial"/>
          <w:sz w:val="24"/>
          <w:szCs w:val="24"/>
        </w:rPr>
      </w:pPr>
      <w:r>
        <w:rPr>
          <w:rFonts w:ascii="Arial" w:eastAsia="Arial" w:hAnsi="Arial" w:cs="Arial"/>
        </w:rPr>
        <w:t xml:space="preserve">Tabla 1. Las tres funciones del estándar de prueba. Elaboración propia con base en Ferrer Beltrán, </w:t>
      </w:r>
      <w:r>
        <w:rPr>
          <w:rFonts w:ascii="Arial" w:eastAsia="Arial" w:hAnsi="Arial" w:cs="Arial"/>
          <w:i/>
          <w:iCs/>
        </w:rPr>
        <w:t>Prueba sin convicción</w:t>
      </w:r>
      <w:r>
        <w:rPr>
          <w:rFonts w:ascii="Arial" w:eastAsia="Arial" w:hAnsi="Arial" w:cs="Arial"/>
        </w:rPr>
        <w:t>, pp. 109-115.</w:t>
      </w:r>
    </w:p>
    <w:p w14:paraId="4124D352" w14:textId="77777777" w:rsidR="00964EC4" w:rsidRPr="00964EC4" w:rsidRDefault="00964EC4" w:rsidP="00964EC4">
      <w:pPr>
        <w:spacing w:line="360" w:lineRule="auto"/>
        <w:rPr>
          <w:rFonts w:ascii="Arial" w:eastAsia="Arial" w:hAnsi="Arial" w:cs="Arial"/>
          <w:sz w:val="24"/>
          <w:szCs w:val="24"/>
        </w:rPr>
      </w:pPr>
    </w:p>
    <w:p w14:paraId="3CCBD57E" w14:textId="77777777" w:rsidR="00964EC4" w:rsidRPr="00964EC4" w:rsidRDefault="00964EC4" w:rsidP="00964EC4">
      <w:pPr>
        <w:spacing w:line="360" w:lineRule="auto"/>
        <w:rPr>
          <w:rFonts w:ascii="Arial" w:eastAsia="Arial" w:hAnsi="Arial" w:cs="Arial"/>
          <w:sz w:val="24"/>
          <w:szCs w:val="24"/>
        </w:rPr>
      </w:pPr>
    </w:p>
    <w:p w14:paraId="72CA216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4.1.2. La función de justificación y el control intersubjetivo</w:t>
      </w:r>
    </w:p>
    <w:p w14:paraId="4F707C6E" w14:textId="77777777" w:rsidR="00964EC4" w:rsidRPr="00964EC4" w:rsidRDefault="00964EC4" w:rsidP="00964EC4">
      <w:pPr>
        <w:spacing w:line="360" w:lineRule="auto"/>
        <w:rPr>
          <w:rFonts w:ascii="Arial" w:eastAsia="Arial" w:hAnsi="Arial" w:cs="Arial"/>
          <w:sz w:val="24"/>
          <w:szCs w:val="24"/>
        </w:rPr>
      </w:pPr>
    </w:p>
    <w:p w14:paraId="2962664C"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justificación exige que el criterio de suficiencia sea intersubjetivamente controlable. Ferrer Beltrán, siguiendo a Gascón Abellán, distingue una dimensión heurística, que orienta al juez en la valoración, y una dimensión justificativa, que le proporciona los criterios del umbral de suficiencia.</w:t>
      </w:r>
      <w:r>
        <w:rPr>
          <w:rFonts w:ascii="Arial" w:eastAsia="Arial" w:hAnsi="Arial" w:cs="Arial"/>
          <w:sz w:val="24"/>
          <w:szCs w:val="24"/>
          <w:vertAlign w:val="superscript"/>
        </w:rPr>
        <w:footnoteReference w:id="560"/>
      </w:r>
      <w:r>
        <w:rPr>
          <w:rFonts w:ascii="Arial" w:eastAsia="Arial" w:hAnsi="Arial" w:cs="Arial"/>
          <w:sz w:val="24"/>
          <w:szCs w:val="24"/>
        </w:rPr>
        <w:t xml:space="preserve"> Sin esos criterios resulta de imposible cumplimiento la obligación de motivar, es decir, de justificar que una hipótesis supera o no el umbral que habilita a aceptarla como probada. El autor vincula esas dimensiones con los controles de racionalidad </w:t>
      </w:r>
      <w:r>
        <w:rPr>
          <w:rFonts w:ascii="Arial" w:eastAsia="Arial" w:hAnsi="Arial" w:cs="Arial"/>
          <w:i/>
          <w:iCs/>
          <w:sz w:val="24"/>
          <w:szCs w:val="24"/>
        </w:rPr>
        <w:t>ex ante</w:t>
      </w:r>
      <w:r>
        <w:rPr>
          <w:rFonts w:ascii="Arial" w:eastAsia="Arial" w:hAnsi="Arial" w:cs="Arial"/>
          <w:sz w:val="24"/>
          <w:szCs w:val="24"/>
        </w:rPr>
        <w:t xml:space="preserve"> y </w:t>
      </w:r>
      <w:r>
        <w:rPr>
          <w:rFonts w:ascii="Arial" w:eastAsia="Arial" w:hAnsi="Arial" w:cs="Arial"/>
          <w:i/>
          <w:iCs/>
          <w:sz w:val="24"/>
          <w:szCs w:val="24"/>
        </w:rPr>
        <w:t>ex post</w:t>
      </w:r>
      <w:r>
        <w:rPr>
          <w:rFonts w:ascii="Arial" w:eastAsia="Arial" w:hAnsi="Arial" w:cs="Arial"/>
          <w:sz w:val="24"/>
          <w:szCs w:val="24"/>
        </w:rPr>
        <w:t xml:space="preserve"> descritos por Taruffo, el segundo de los cuales se realiza mediante la revisión del razonamiento por terceros. Los estándares posibilitan, así, el control de la decisión mediante los recursos. El tribunal que revisa debe comprobar si la valoración individual y conjunta fue correcta y si el estándar se aplicó de modo apropiado al grado de corroboración alcanzado.</w:t>
      </w:r>
      <w:r>
        <w:rPr>
          <w:rFonts w:ascii="Arial" w:eastAsia="Arial" w:hAnsi="Arial" w:cs="Arial"/>
          <w:sz w:val="24"/>
          <w:szCs w:val="24"/>
          <w:vertAlign w:val="superscript"/>
        </w:rPr>
        <w:footnoteReference w:id="561"/>
      </w:r>
      <w:r>
        <w:rPr>
          <w:rFonts w:ascii="Arial" w:eastAsia="Arial" w:hAnsi="Arial" w:cs="Arial"/>
          <w:sz w:val="24"/>
          <w:szCs w:val="24"/>
        </w:rPr>
        <w:t xml:space="preserve"> El autor concluye que, sin estándares que cumplan los requisitos metodológicos, no es posible justificar las decisiones sobre los hechos ni controlar la justificación de las decisiones de otros. </w:t>
        <w:lastRenderedPageBreak/>
        <w:t>Pregunta, en ese sentido, cómo podría justificarse la manifiesta insuficiencia de una prueba si no se dispone de criterios intersubjetivamente controlables de suficiencia.</w:t>
      </w:r>
      <w:r>
        <w:rPr>
          <w:rFonts w:ascii="Arial" w:eastAsia="Arial" w:hAnsi="Arial" w:cs="Arial"/>
          <w:sz w:val="24"/>
          <w:szCs w:val="24"/>
          <w:vertAlign w:val="superscript"/>
        </w:rPr>
        <w:footnoteReference w:id="562"/>
      </w:r>
    </w:p>
    <w:p w14:paraId="3EFB3F63"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La íntima convicción no admite ese control. Laudan sostiene que un estándar intrínsecamente subjetivo no ofrece protección alguna contra las decisiones arbitrarias, porque las pruebas que convencen a un juzgador de la culpabilidad pueden no persuadir a otro.</w:t>
      </w:r>
      <w:r>
        <w:rPr>
          <w:rFonts w:ascii="Arial" w:eastAsia="Arial" w:hAnsi="Arial" w:cs="Arial"/>
          <w:sz w:val="24"/>
          <w:szCs w:val="24"/>
          <w:vertAlign w:val="superscript"/>
        </w:rPr>
        <w:footnoteReference w:id="563"/>
      </w:r>
      <w:r>
        <w:rPr>
          <w:rFonts w:ascii="Arial" w:eastAsia="Arial" w:hAnsi="Arial" w:cs="Arial"/>
          <w:sz w:val="24"/>
          <w:szCs w:val="24"/>
        </w:rPr>
        <w:t xml:space="preserve"> Si cada juez utiliza sus propios criterios, no puede esperarse uniformidad ni justicia. Laudan llega a afirmar que una regla así no es un estándar de prueba, sino una excusa para condenar o absolver.</w:t>
      </w:r>
      <w:r>
        <w:rPr>
          <w:rFonts w:ascii="Arial" w:eastAsia="Arial" w:hAnsi="Arial" w:cs="Arial"/>
          <w:sz w:val="24"/>
          <w:szCs w:val="24"/>
          <w:vertAlign w:val="superscript"/>
        </w:rPr>
        <w:footnoteReference w:id="564"/>
      </w:r>
      <w:r>
        <w:rPr>
          <w:rFonts w:ascii="Arial" w:eastAsia="Arial" w:hAnsi="Arial" w:cs="Arial"/>
          <w:sz w:val="24"/>
          <w:szCs w:val="24"/>
        </w:rPr>
        <w:t xml:space="preserve"> La Primera Sala de la Suprema Corte ha sostenido una tesis semejante respecto de la duda asociada al principio </w:t>
      </w:r>
      <w:r>
        <w:rPr>
          <w:rFonts w:ascii="Arial" w:eastAsia="Arial" w:hAnsi="Arial" w:cs="Arial"/>
          <w:i/>
          <w:iCs/>
          <w:sz w:val="24"/>
          <w:szCs w:val="24"/>
        </w:rPr>
        <w:t>in dubio pro reo</w:t>
      </w:r>
      <w:r>
        <w:rPr>
          <w:rFonts w:ascii="Arial" w:eastAsia="Arial" w:hAnsi="Arial" w:cs="Arial"/>
          <w:sz w:val="24"/>
          <w:szCs w:val="24"/>
        </w:rPr>
        <w:t>. Afirmó que las concepciones subjetivistas no solo impiden establecer objetivamente cuándo existe evidencia suficiente para tener por acreditada una hipótesis, sino que son incompatibles con la valoración racional de la prueba.</w:t>
      </w:r>
      <w:r>
        <w:rPr>
          <w:rFonts w:ascii="Arial" w:eastAsia="Arial" w:hAnsi="Arial" w:cs="Arial"/>
          <w:sz w:val="24"/>
          <w:szCs w:val="24"/>
          <w:vertAlign w:val="superscript"/>
        </w:rPr>
        <w:footnoteReference w:id="565"/>
      </w:r>
      <w:r>
        <w:rPr>
          <w:rFonts w:ascii="Arial" w:eastAsia="Arial" w:hAnsi="Arial" w:cs="Arial"/>
          <w:sz w:val="24"/>
          <w:szCs w:val="24"/>
        </w:rPr>
        <w:t xml:space="preserve"> Añadió que condicionar la decisión a estados de convicción íntima abre la puerta a la irracionalidad, porque esos estados pueden surgir sin conexión con la evidencia disponible. En la jurisdicción electoral, cuyas sentencias deciden la integración de los órganos del Estado, esa exigencia de control tiene una relevancia particular. La motivación de la suficiencia debe apoyarse en la demostración de que las pruebas alcanzan un umbral identificable. El convencimiento del órgano no basta.</w:t>
      </w:r>
    </w:p>
    <w:p w14:paraId="47BB8145" w14:textId="77777777" w:rsidR="00964EC4" w:rsidRPr="00964EC4" w:rsidRDefault="00964EC4" w:rsidP="00964EC4">
      <w:pPr>
        <w:spacing w:line="360" w:lineRule="auto"/>
        <w:rPr>
          <w:rFonts w:ascii="Arial" w:eastAsia="Arial" w:hAnsi="Arial" w:cs="Arial"/>
          <w:sz w:val="24"/>
          <w:szCs w:val="24"/>
        </w:rPr>
      </w:pPr>
    </w:p>
    <w:p w14:paraId="7F5B18C4"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4.1.3. La función de garantía para las partes</w:t>
      </w:r>
    </w:p>
    <w:p w14:paraId="64D21C33" w14:textId="77777777" w:rsidR="00964EC4" w:rsidRPr="00964EC4" w:rsidRDefault="00964EC4" w:rsidP="00964EC4">
      <w:pPr>
        <w:spacing w:line="360" w:lineRule="auto"/>
        <w:rPr>
          <w:rFonts w:ascii="Arial" w:eastAsia="Arial" w:hAnsi="Arial" w:cs="Arial"/>
          <w:sz w:val="24"/>
          <w:szCs w:val="24"/>
        </w:rPr>
      </w:pPr>
    </w:p>
    <w:p w14:paraId="6B90BA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La función de garantía consiste en que las partes conozcan de antemano el nivel de exigencia probatoria que regirá su caso. Ferrer Beltrán sostiene que la predeterminación del umbral mediante reglas que cumplan los requisitos metodológicos es una de las condiciones del debido proceso y del Estado de derecho.</w:t>
      </w:r>
      <w:r>
        <w:rPr>
          <w:rFonts w:ascii="Arial" w:eastAsia="Arial" w:hAnsi="Arial" w:cs="Arial"/>
          <w:sz w:val="24"/>
          <w:szCs w:val="24"/>
          <w:vertAlign w:val="superscript"/>
        </w:rPr>
        <w:footnoteReference w:id="566"/>
      </w:r>
      <w:r>
        <w:rPr>
          <w:rFonts w:ascii="Arial" w:eastAsia="Arial" w:hAnsi="Arial" w:cs="Arial"/>
          <w:sz w:val="24"/>
          <w:szCs w:val="24"/>
        </w:rPr>
        <w:t xml:space="preserve"> Solo si las partes conocen </w:t>
        <w:lastRenderedPageBreak/>
        <w:t>el umbral pueden tomar decisiones racionales antes y durante el proceso. En el proceso civil, ese conocimiento permite decidir si conviene plantear una cuestión de hecho y calibrar la posibilidad de un acuerdo.</w:t>
      </w:r>
      <w:r>
        <w:rPr>
          <w:rFonts w:ascii="Arial" w:eastAsia="Arial" w:hAnsi="Arial" w:cs="Arial"/>
          <w:sz w:val="24"/>
          <w:szCs w:val="24"/>
          <w:vertAlign w:val="superscript"/>
        </w:rPr>
        <w:footnoteReference w:id="567"/>
      </w:r>
      <w:r>
        <w:rPr>
          <w:rFonts w:ascii="Arial" w:eastAsia="Arial" w:hAnsi="Arial" w:cs="Arial"/>
          <w:sz w:val="24"/>
          <w:szCs w:val="24"/>
        </w:rPr>
        <w:t xml:space="preserve"> En el proceso penal, permite al fiscal evaluar la solidez de la acusación y al imputado decidir si acepta una terminación anticipada. El autor añade que las cargas de la prueba y las presunciones </w:t>
      </w:r>
      <w:r>
        <w:rPr>
          <w:rFonts w:ascii="Arial" w:eastAsia="Arial" w:hAnsi="Arial" w:cs="Arial"/>
          <w:i/>
          <w:iCs/>
          <w:sz w:val="24"/>
          <w:szCs w:val="24"/>
        </w:rPr>
        <w:t>iuris tantum</w:t>
      </w:r>
      <w:r>
        <w:rPr>
          <w:rFonts w:ascii="Arial" w:eastAsia="Arial" w:hAnsi="Arial" w:cs="Arial"/>
          <w:sz w:val="24"/>
          <w:szCs w:val="24"/>
        </w:rPr>
        <w:t xml:space="preserve"> presuponen un umbral determinado, porque indican quién pierde si no hay prueba suficiente o cuándo una presunción ha sido derrotada.</w:t>
      </w:r>
      <w:r>
        <w:rPr>
          <w:rFonts w:ascii="Arial" w:eastAsia="Arial" w:hAnsi="Arial" w:cs="Arial"/>
          <w:sz w:val="24"/>
          <w:szCs w:val="24"/>
          <w:vertAlign w:val="superscript"/>
        </w:rPr>
        <w:footnoteReference w:id="568"/>
      </w:r>
      <w:r>
        <w:rPr>
          <w:rFonts w:ascii="Arial" w:eastAsia="Arial" w:hAnsi="Arial" w:cs="Arial"/>
          <w:sz w:val="24"/>
          <w:szCs w:val="24"/>
        </w:rPr>
        <w:t xml:space="preserve"> La indeterminación del umbral vacía de contenido el derecho al recurso en su dimensión fáctica, porque la parte no puede argumentar que una hipótesis no alcanzó un nivel que nunca fue definido. La garantía impide, además, que el umbral se ajuste después de conocer las pruebas o la identidad de las partes. Sin ella, el derecho a probar pierde utilidad, porque la parte no sabe cuánto debe aportar.</w:t>
      </w:r>
    </w:p>
    <w:p w14:paraId="2A460E68"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En la materia electoral, la función de garantía tiene un peso especial por la estructura temporal del proceso. Los medios de impugnación deben presentarse dentro de los cuatro días siguientes al conocimiento o notificación del acto impugnado.</w:t>
      </w:r>
      <w:r>
        <w:rPr>
          <w:rFonts w:ascii="Arial" w:eastAsia="Arial" w:hAnsi="Arial" w:cs="Arial"/>
          <w:sz w:val="24"/>
          <w:szCs w:val="24"/>
          <w:vertAlign w:val="superscript"/>
        </w:rPr>
        <w:footnoteReference w:id="569"/>
      </w:r>
      <w:r>
        <w:rPr>
          <w:rFonts w:ascii="Arial" w:eastAsia="Arial" w:hAnsi="Arial" w:cs="Arial"/>
          <w:sz w:val="24"/>
          <w:szCs w:val="24"/>
        </w:rPr>
        <w:t xml:space="preserve"> La demanda debe ofrecer y aportar las pruebas, y no se toman en cuenta las ofrecidas fuera de los plazos legales, salvo las supervenientes.</w:t>
      </w:r>
      <w:r>
        <w:rPr>
          <w:rFonts w:ascii="Arial" w:eastAsia="Arial" w:hAnsi="Arial" w:cs="Arial"/>
          <w:sz w:val="24"/>
          <w:szCs w:val="24"/>
          <w:vertAlign w:val="superscript"/>
        </w:rPr>
        <w:footnoteReference w:id="570"/>
      </w:r>
      <w:r>
        <w:rPr>
          <w:rFonts w:ascii="Arial" w:eastAsia="Arial" w:hAnsi="Arial" w:cs="Arial"/>
          <w:sz w:val="24"/>
          <w:szCs w:val="24"/>
        </w:rPr>
        <w:t xml:space="preserve"> Las periciales y las inspecciones solo pueden ordenarse cuando los plazos permitan su desahogo.</w:t>
      </w:r>
      <w:r>
        <w:rPr>
          <w:rFonts w:ascii="Arial" w:eastAsia="Arial" w:hAnsi="Arial" w:cs="Arial"/>
          <w:sz w:val="24"/>
          <w:szCs w:val="24"/>
          <w:vertAlign w:val="superscript"/>
        </w:rPr>
        <w:footnoteReference w:id="571"/>
      </w:r>
      <w:r>
        <w:rPr>
          <w:rFonts w:ascii="Arial" w:eastAsia="Arial" w:hAnsi="Arial" w:cs="Arial"/>
          <w:sz w:val="24"/>
          <w:szCs w:val="24"/>
        </w:rPr>
        <w:t xml:space="preserve"> Buena parte del acervo está constituido por documentales públicas preexistentes, como las actas de las mesas directivas de casilla y las de los cómputos.</w:t>
      </w:r>
      <w:r>
        <w:rPr>
          <w:rFonts w:ascii="Arial" w:eastAsia="Arial" w:hAnsi="Arial" w:cs="Arial"/>
          <w:sz w:val="24"/>
          <w:szCs w:val="24"/>
          <w:vertAlign w:val="superscript"/>
        </w:rPr>
        <w:footnoteReference w:id="572"/>
      </w:r>
      <w:r>
        <w:rPr>
          <w:rFonts w:ascii="Arial" w:eastAsia="Arial" w:hAnsi="Arial" w:cs="Arial"/>
          <w:sz w:val="24"/>
          <w:szCs w:val="24"/>
        </w:rPr>
        <w:t xml:space="preserve"> En esas condiciones, el actor debe decidir al presentar su demanda si las actas e indicios con que cuenta bastan para derrotar la validez de la elección. Esa decisión solo puede ser racional si el umbral es conocido y está formulado con precisión. Si el estándar permanece indeterminado, la estrategia probatoria se construye sin saber cuál es la meta.</w:t>
      </w:r>
    </w:p>
    <w:p w14:paraId="5CA367A6" w14:textId="77777777" w:rsidR="00964EC4" w:rsidRPr="00964EC4" w:rsidRDefault="00964EC4" w:rsidP="00964EC4">
      <w:pPr>
        <w:spacing w:line="360" w:lineRule="auto"/>
        <w:rPr>
          <w:rFonts w:ascii="Arial" w:eastAsia="Arial" w:hAnsi="Arial" w:cs="Arial"/>
          <w:sz w:val="24"/>
          <w:szCs w:val="24"/>
        </w:rPr>
      </w:pPr>
    </w:p>
    <w:p w14:paraId="03CC2A2B"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4.1.4. La función distributiva y su dependencia del umbral</w:t>
      </w:r>
    </w:p>
    <w:p w14:paraId="4A7A6573" w14:textId="77777777" w:rsidR="00964EC4" w:rsidRPr="00964EC4" w:rsidRDefault="00964EC4" w:rsidP="00964EC4">
      <w:pPr>
        <w:spacing w:line="360" w:lineRule="auto"/>
        <w:rPr>
          <w:rFonts w:ascii="Arial" w:eastAsia="Arial" w:hAnsi="Arial" w:cs="Arial"/>
          <w:sz w:val="24"/>
          <w:szCs w:val="24"/>
        </w:rPr>
      </w:pPr>
    </w:p>
    <w:p w14:paraId="5492BE99"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lastRenderedPageBreak/>
        <w:t>Todo proceso judicial se decide en condiciones de incertidumbre y, por tanto, con riesgo de error. Ferrer Beltrán sostiene que determinar cuánto riesgo de error es asumible que soporte cada parte es una cuestión política y no epistemológica.</w:t>
      </w:r>
      <w:r>
        <w:rPr>
          <w:rFonts w:ascii="Arial" w:eastAsia="Arial" w:hAnsi="Arial" w:cs="Arial"/>
          <w:sz w:val="24"/>
          <w:szCs w:val="24"/>
          <w:vertAlign w:val="superscript"/>
        </w:rPr>
        <w:footnoteReference w:id="573"/>
      </w:r>
      <w:r>
        <w:rPr>
          <w:rFonts w:ascii="Arial" w:eastAsia="Arial" w:hAnsi="Arial" w:cs="Arial"/>
          <w:sz w:val="24"/>
          <w:szCs w:val="24"/>
        </w:rPr>
        <w:t xml:space="preserve"> El estándar expresa esa decisión al fijar el grado de corroboración exigido para tener una hipótesis por probada. Como se vio, el autor precisa que la concreta distribución del riesgo depende del umbral establecido. La consecuencia es que la función distributiva no puede cumplirse mediante una declaración genérica de preferencia por uno de los errores. Se cumple solo cuando existe un nivel identificable de corroboración con el que se contrasta el acervo de cada caso. Si ese nivel no existe, la decisión sobre la distribución no desaparece, sino que se traslada al juzgador del caso concreto. Laudan formula la misma idea desde la perspectiva opuesta, al sostener que el único mecanismo de distribución de errores que un juicio requiere es un estándar no subjetivo situado a la altura correcta.</w:t>
      </w:r>
      <w:r>
        <w:rPr>
          <w:rFonts w:ascii="Arial" w:eastAsia="Arial" w:hAnsi="Arial" w:cs="Arial"/>
          <w:sz w:val="24"/>
          <w:szCs w:val="24"/>
          <w:vertAlign w:val="superscript"/>
        </w:rPr>
        <w:footnoteReference w:id="574"/>
      </w:r>
    </w:p>
    <w:p w14:paraId="1CA6DAE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examina las propuestas que defienden fórmulas extremadamente vagas para que cada juzgador decida en el caso concreto la distribución del riesgo que estime adecuada.</w:t>
      </w:r>
      <w:r>
        <w:rPr>
          <w:rFonts w:ascii="Arial" w:eastAsia="Arial" w:hAnsi="Arial" w:cs="Arial"/>
          <w:sz w:val="24"/>
          <w:szCs w:val="24"/>
          <w:vertAlign w:val="superscript"/>
        </w:rPr>
        <w:footnoteReference w:id="575"/>
      </w:r>
      <w:r>
        <w:rPr>
          <w:rFonts w:ascii="Arial" w:eastAsia="Arial" w:hAnsi="Arial" w:cs="Arial"/>
          <w:sz w:val="24"/>
          <w:szCs w:val="24"/>
        </w:rPr>
        <w:t xml:space="preserve"> Su respuesta es que una formulación tan imprecisa que no cumple mínimamente la función de establecer un umbral no merece el nombre de estándar de prueba. Defender esas fórmulas flexibles equivale, en su opinión, a prescindir de los estándares. El autor atribuye esa posición, entre otros, a Lillquist, para quien la vaguedad permite adaptar el estándar a las circunstancias del caso.</w:t>
      </w:r>
      <w:r>
        <w:rPr>
          <w:rFonts w:ascii="Arial" w:eastAsia="Arial" w:hAnsi="Arial" w:cs="Arial"/>
          <w:sz w:val="24"/>
          <w:szCs w:val="24"/>
          <w:vertAlign w:val="superscript"/>
        </w:rPr>
        <w:footnoteReference w:id="576"/>
      </w:r>
      <w:r>
        <w:rPr>
          <w:rFonts w:ascii="Arial" w:eastAsia="Arial" w:hAnsi="Arial" w:cs="Arial"/>
          <w:sz w:val="24"/>
          <w:szCs w:val="24"/>
        </w:rPr>
        <w:t xml:space="preserve"> Ferrer Beltrán añade que, si la distribución se decide caso por caso, ese particularismo no es epistémico sino político-moral, y entrega la decisión a la arbitrariedad judicial o a una supuesta respuesta moral objetiva en cada caso.</w:t>
      </w:r>
      <w:r>
        <w:rPr>
          <w:rFonts w:ascii="Arial" w:eastAsia="Arial" w:hAnsi="Arial" w:cs="Arial"/>
          <w:sz w:val="24"/>
          <w:szCs w:val="24"/>
          <w:vertAlign w:val="superscript"/>
        </w:rPr>
        <w:footnoteReference w:id="577"/>
      </w:r>
      <w:r>
        <w:rPr>
          <w:rFonts w:ascii="Arial" w:eastAsia="Arial" w:hAnsi="Arial" w:cs="Arial"/>
          <w:sz w:val="24"/>
          <w:szCs w:val="24"/>
        </w:rPr>
        <w:t xml:space="preserve"> De ahí se sigue que un estándar sin umbral identificable no distribuye el riesgo conforme a una regla general, sino que deja al juzgador la decisión de a quién hacer soportar el error. La afirmación no aparece con esas palabras en la obra de Ferrer Beltrán, pero se desprende de las tesis citadas. En la materia electoral, la </w:t>
        <w:lastRenderedPageBreak/>
        <w:t>consecuencia es que la preferencia por la validez de las elecciones solo tendrá contenido controlable si se expresa en un umbral preciso.</w:t>
      </w:r>
    </w:p>
    <w:p w14:paraId="4828E2A1" w14:textId="77777777" w:rsidR="00964EC4" w:rsidRPr="00964EC4" w:rsidRDefault="00964EC4" w:rsidP="00964EC4">
      <w:pPr>
        <w:spacing w:line="360" w:lineRule="auto"/>
        <w:rPr>
          <w:rFonts w:ascii="Arial" w:eastAsia="Arial" w:hAnsi="Arial" w:cs="Arial"/>
          <w:sz w:val="24"/>
          <w:szCs w:val="24"/>
        </w:rPr>
      </w:pPr>
    </w:p>
    <w:p w14:paraId="638B06FD"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4.1.5. La crítica de Ferrer Beltrán a la reducción anglosajona</w:t>
      </w:r>
    </w:p>
    <w:p w14:paraId="67980335" w14:textId="77777777" w:rsidR="00964EC4" w:rsidRPr="00964EC4" w:rsidRDefault="00964EC4" w:rsidP="00964EC4">
      <w:pPr>
        <w:spacing w:line="360" w:lineRule="auto"/>
        <w:rPr>
          <w:rFonts w:ascii="Arial" w:eastAsia="Arial" w:hAnsi="Arial" w:cs="Arial"/>
          <w:sz w:val="24"/>
          <w:szCs w:val="24"/>
        </w:rPr>
      </w:pPr>
    </w:p>
    <w:p w14:paraId="4DBFE64A"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Una parte importante de la doctrina anglosajona ha centrado el análisis de los estándares en su función distributiva. Laudan sostiene que el estándar de prueba se concibe mejor como un mecanismo para distribuir errores.</w:t>
      </w:r>
      <w:r>
        <w:rPr>
          <w:rFonts w:ascii="Arial" w:eastAsia="Arial" w:hAnsi="Arial" w:cs="Arial"/>
          <w:sz w:val="24"/>
          <w:szCs w:val="24"/>
          <w:vertAlign w:val="superscript"/>
        </w:rPr>
        <w:footnoteReference w:id="578"/>
      </w:r>
      <w:r>
        <w:rPr>
          <w:rFonts w:ascii="Arial" w:eastAsia="Arial" w:hAnsi="Arial" w:cs="Arial"/>
          <w:sz w:val="24"/>
          <w:szCs w:val="24"/>
        </w:rPr>
        <w:t xml:space="preserve"> Propone, en consecuencia, que la altura del estándar se derive de la razón entre los costes sociales de las condenas falsas y de las absoluciones falsas. El autor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579"/>
      </w:r>
      <w:r>
        <w:rPr>
          <w:rFonts w:ascii="Arial" w:eastAsia="Arial" w:hAnsi="Arial" w:cs="Arial"/>
          <w:sz w:val="24"/>
          <w:szCs w:val="24"/>
        </w:rPr>
        <w:t xml:space="preserve"> Sostiene que ninguno de esos principios está diseñado para reducir la probabilidad de error, sino para lograr que los errores que se produzcan sean predominantemente absoluciones falsas. En su artículo de 2005, Laudan distingue el núcleo duro de la epistemología jurídica, dedicado a reducir errores, del núcleo débil, dedicado a distribuirlos conforme a una decisión política.</w:t>
      </w:r>
      <w:r>
        <w:rPr>
          <w:rFonts w:ascii="Arial" w:eastAsia="Arial" w:hAnsi="Arial" w:cs="Arial"/>
          <w:sz w:val="24"/>
          <w:szCs w:val="24"/>
          <w:vertAlign w:val="superscript"/>
        </w:rPr>
        <w:footnoteReference w:id="580"/>
      </w:r>
      <w:r>
        <w:rPr>
          <w:rFonts w:ascii="Arial" w:eastAsia="Arial" w:hAnsi="Arial" w:cs="Arial"/>
          <w:sz w:val="24"/>
          <w:szCs w:val="24"/>
        </w:rPr>
        <w:t xml:space="preserve"> Añade que el epistemólogo no puede decir al sistema jurídico cómo distribuir los errores, pero sí ayudarle a satisfacer la distribución elegida mediante la altura del estándar. La aportación de Laudan es valiosa, porque hace explícitos los costes del error y su vínculo con el umbral.</w:t>
      </w:r>
    </w:p>
    <w:p w14:paraId="55F27D26"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Ferrer Beltrán reconoce la importancia de la función distributiva, pero advierte que la doctrina mayoritaria, especialmente la anglosajona, ha puesto el acento únicamente en ella.</w:t>
      </w:r>
      <w:r>
        <w:rPr>
          <w:rFonts w:ascii="Arial" w:eastAsia="Arial" w:hAnsi="Arial" w:cs="Arial"/>
          <w:sz w:val="24"/>
          <w:szCs w:val="24"/>
          <w:vertAlign w:val="superscript"/>
        </w:rPr>
        <w:footnoteReference w:id="581"/>
      </w:r>
      <w:r>
        <w:rPr>
          <w:rFonts w:ascii="Arial" w:eastAsia="Arial" w:hAnsi="Arial" w:cs="Arial"/>
          <w:sz w:val="24"/>
          <w:szCs w:val="24"/>
        </w:rPr>
        <w:t xml:space="preserve"> Considera que esa es una de las equivocaciones que su obra pretende destacar. El énfasis exclusivo en la distribución oscurece el papel de los estándares como criterio de justificación de las decisiones judiciales y como garantía para las partes. Dicho de otro modo, olvida que disponer de estándares correctamente formulados forma parte del debido proceso. La crítica no niega que el estándar reparta el riesgo del error, </w:t>
        <w:lastRenderedPageBreak/>
        <w:t xml:space="preserve">sino que esa sea su única o principal razón de ser. Un estándar diseñado solo para obtener cierta proporción global de errores podría aceptar cualquier fórmula que produzca esa proporción, aunque no permita controlar la decisión de cada caso. Ferrer Beltrán observa, además, que tanto en el </w:t>
      </w:r>
      <w:r>
        <w:rPr>
          <w:rFonts w:ascii="Arial" w:eastAsia="Arial" w:hAnsi="Arial" w:cs="Arial"/>
          <w:i/>
          <w:iCs/>
          <w:sz w:val="24"/>
          <w:szCs w:val="24"/>
        </w:rPr>
        <w:t xml:space="preserve">common law</w:t>
      </w:r>
      <w:r>
        <w:rPr>
          <w:rFonts w:ascii="Arial" w:eastAsia="Arial" w:hAnsi="Arial" w:cs="Arial"/>
          <w:sz w:val="24"/>
          <w:szCs w:val="24"/>
        </w:rPr>
        <w:t xml:space="preserve"> como en el </w:t>
      </w:r>
      <w:r>
        <w:rPr>
          <w:rFonts w:ascii="Arial" w:eastAsia="Arial" w:hAnsi="Arial" w:cs="Arial"/>
          <w:i/>
          <w:iCs/>
          <w:sz w:val="24"/>
          <w:szCs w:val="24"/>
        </w:rPr>
        <w:t xml:space="preserve">civil law</w:t>
      </w:r>
      <w:r>
        <w:rPr>
          <w:rFonts w:ascii="Arial" w:eastAsia="Arial" w:hAnsi="Arial" w:cs="Arial"/>
          <w:sz w:val="24"/>
          <w:szCs w:val="24"/>
        </w:rPr>
        <w:t xml:space="preserve"> predomina una concepción persuasiva de la prueba, de modo que el problema no es exclusivo de una tradición.</w:t>
      </w:r>
      <w:r>
        <w:rPr>
          <w:rFonts w:ascii="Arial" w:eastAsia="Arial" w:hAnsi="Arial" w:cs="Arial"/>
          <w:sz w:val="24"/>
          <w:szCs w:val="24"/>
          <w:vertAlign w:val="superscript"/>
        </w:rPr>
        <w:footnoteReference w:id="582"/>
      </w:r>
      <w:r>
        <w:rPr>
          <w:rFonts w:ascii="Arial" w:eastAsia="Arial" w:hAnsi="Arial" w:cs="Arial"/>
          <w:sz w:val="24"/>
          <w:szCs w:val="24"/>
        </w:rPr>
        <w:t xml:space="preserve"> El contraste entre ambos autores no es, por tanto, una oposición total, sino una diferencia sobre la jerarquía de las funciones del estándar.</w:t>
      </w:r>
    </w:p>
    <w:p w14:paraId="52B7F398" w14:textId="77777777" w:rsidR="00964EC4" w:rsidRPr="00964EC4" w:rsidRDefault="00964EC4" w:rsidP="00964EC4">
      <w:pPr>
        <w:spacing w:line="360" w:lineRule="auto"/>
        <w:rPr>
          <w:rFonts w:ascii="Arial" w:eastAsia="Arial" w:hAnsi="Arial" w:cs="Arial"/>
          <w:sz w:val="24"/>
          <w:szCs w:val="24"/>
        </w:rPr>
      </w:pPr>
    </w:p>
    <w:p w14:paraId="7608F16C"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4.1.6. Las tres funciones como conjunto articulado</w:t>
      </w:r>
    </w:p>
    <w:p w14:paraId="5022A8F4" w14:textId="77777777" w:rsidR="00964EC4" w:rsidRPr="00964EC4" w:rsidRDefault="00964EC4" w:rsidP="00964EC4">
      <w:pPr>
        <w:spacing w:line="360" w:lineRule="auto"/>
        <w:rPr>
          <w:rFonts w:ascii="Arial" w:eastAsia="Arial" w:hAnsi="Arial" w:cs="Arial"/>
          <w:sz w:val="24"/>
          <w:szCs w:val="24"/>
        </w:rPr>
      </w:pPr>
    </w:p>
    <w:p w14:paraId="5CB8880F"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Esta investigación adopta las tres funciones como un conjunto articulado. La razón es que la función distributiva depende de las otras dos para operar en cada caso. Un umbral que expresa una preferencia política adecuada, pero que no permite justificar la decisión, no permite verificar si esa preferencia se aplicó al caso concreto. Un umbral que no se conoce de antemano distribuye el riesgo sin que las partes puedan ajustar su estrategia a él. Ferrer Beltrán muestra que las cargas de la prueba y las presunciones, que también distribuyen el riesgo, presuponen un umbral de suficiencia determinado.</w:t>
      </w:r>
      <w:r>
        <w:rPr>
          <w:rFonts w:ascii="Arial" w:eastAsia="Arial" w:hAnsi="Arial" w:cs="Arial"/>
          <w:sz w:val="24"/>
          <w:szCs w:val="24"/>
          <w:vertAlign w:val="superscript"/>
        </w:rPr>
        <w:footnoteReference w:id="583"/>
      </w:r>
      <w:r>
        <w:rPr>
          <w:rFonts w:ascii="Arial" w:eastAsia="Arial" w:hAnsi="Arial" w:cs="Arial"/>
          <w:sz w:val="24"/>
          <w:szCs w:val="24"/>
        </w:rPr>
        <w:t xml:space="preserve"> Esa dependencia confirma que la distribución no tiene vida autónoma respecto de la justificación y la garantía. Los requisitos metodológicos de todo estándar, en particular que no remita a estados mentales y que fije un umbral de suficiencia, son la condición común de las tres funciones.</w:t>
      </w:r>
      <w:r>
        <w:rPr>
          <w:rFonts w:ascii="Arial" w:eastAsia="Arial" w:hAnsi="Arial" w:cs="Arial"/>
          <w:sz w:val="24"/>
          <w:szCs w:val="24"/>
          <w:vertAlign w:val="superscript"/>
        </w:rPr>
        <w:footnoteReference w:id="584"/>
      </w:r>
      <w:r>
        <w:rPr>
          <w:rFonts w:ascii="Arial" w:eastAsia="Arial" w:hAnsi="Arial" w:cs="Arial"/>
          <w:sz w:val="24"/>
          <w:szCs w:val="24"/>
        </w:rPr>
        <w:t xml:space="preserve"> Adoptar las tres funciones como conjunto no resta importancia a la distribución del riesgo, que es el objeto principal de este apartado. Solo precisa que la distribución deseada debe expresarse en un estándar que al mismo tiempo justifique y garantice.</w:t>
      </w:r>
    </w:p>
    <w:p w14:paraId="2E48851C" w14:textId="77777777" w:rsidR="00964EC4" w:rsidRPr="00964EC4" w:rsidRDefault="00964EC4" w:rsidP="00964EC4">
      <w:pPr>
        <w:spacing w:line="360" w:lineRule="auto"/>
        <w:rPr>
          <w:rFonts w:ascii="Arial" w:eastAsia="Arial" w:hAnsi="Arial" w:cs="Arial"/>
          <w:sz w:val="24"/>
          <w:szCs w:val="24"/>
        </w:rPr>
      </w:pPr>
    </w:p>
    <w:p w14:paraId="2F275EF6"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4.1.7. El falso positivo y el falso negativo</w:t>
      </w:r>
    </w:p>
    <w:p w14:paraId="1472CA67" w14:textId="77777777" w:rsidR="00964EC4" w:rsidRPr="00964EC4" w:rsidRDefault="00964EC4" w:rsidP="00964EC4">
      <w:pPr>
        <w:spacing w:line="360" w:lineRule="auto"/>
        <w:rPr>
          <w:rFonts w:ascii="Arial" w:eastAsia="Arial" w:hAnsi="Arial" w:cs="Arial"/>
          <w:sz w:val="24"/>
          <w:szCs w:val="24"/>
        </w:rPr>
      </w:pPr>
    </w:p>
    <w:p w14:paraId="12CB8C64"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 xml:space="preserve">La falibilidad del razonamiento probatorio hace posibles dos errores materiales. Ferrer Beltrán define el falso positivo como la declaración de probada de una hipótesis falsa y </w:t>
        <w:lastRenderedPageBreak/>
        <w:t>el falso negativo como la declaración de no probada de una hipótesis verdadera.</w:t>
      </w:r>
      <w:r>
        <w:rPr>
          <w:rFonts w:ascii="Arial" w:eastAsia="Arial" w:hAnsi="Arial" w:cs="Arial"/>
          <w:sz w:val="24"/>
          <w:szCs w:val="24"/>
          <w:vertAlign w:val="superscript"/>
        </w:rPr>
        <w:footnoteReference w:id="585"/>
      </w:r>
      <w:r>
        <w:rPr>
          <w:rFonts w:ascii="Arial" w:eastAsia="Arial" w:hAnsi="Arial" w:cs="Arial"/>
          <w:sz w:val="24"/>
          <w:szCs w:val="24"/>
        </w:rPr>
        <w:t xml:space="preserve"> El autor distingue esos errores materiales de los errores inferenciales, que se producen cuando la decisión no está justificada por las pruebas disponibles. Laudan emplea para el proceso penal las expresiones hallazgo inculpatorio falso y hallazgo exculpatorio falso.</w:t>
      </w:r>
      <w:r>
        <w:rPr>
          <w:rFonts w:ascii="Arial" w:eastAsia="Arial" w:hAnsi="Arial" w:cs="Arial"/>
          <w:sz w:val="24"/>
          <w:szCs w:val="24"/>
          <w:vertAlign w:val="superscript"/>
        </w:rPr>
        <w:footnoteReference w:id="586"/>
      </w:r>
      <w:r>
        <w:rPr>
          <w:rFonts w:ascii="Arial" w:eastAsia="Arial" w:hAnsi="Arial" w:cs="Arial"/>
          <w:sz w:val="24"/>
          <w:szCs w:val="24"/>
        </w:rPr>
        <w:t xml:space="preserve"> Precisa que el error, en este sentido, no consiste en infringir una regla procesal, sino en que la decisión no corresponda a lo realmente ocurrido. Un proceso tramitado con total apego a las reglas puede terminar, por tanto, en una decisión materialmente errónea. Ferrer Beltrán añade que una decisión correcta desde el punto de vista inferencial puede ser materialmente errónea, porque el acervo disponible puede apoyar una hipótesis falsa. Ambas categorías son simétricas en su estructura, pero no en sus consecuencias, que dependen de la decisión jurídica asociada a cada hipótesis.</w:t>
      </w:r>
    </w:p>
    <w:p w14:paraId="25D589EF"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Un ejemplo neutro permite fijar los conceptos. Supóngase un juicio de responsabilidad civil en que el actor afirma que un médico dejó material quirúrgico en su abdomen durante una intervención. Si el juez tiene por probado el olvido cuando en realidad el médico retiró todo el material, comete un falso positivo. En ese caso, el demandado soporta una condena por un hecho que no ocurrió. Si el juez tiene por no probado el olvido cuando en realidad ocurrió, comete un falso negativo. En ese caso, el actor queda sin reparación por un daño real. En ambos supuestos el error puede producirse sin que el juez haya razonado mal, porque el acervo pudo apoyar la hipótesis equivocada. El ejemplo muestra que cada error recae sobre una parte distinta y que el diseño del estándar determina cuál de los dos resulta más probable.</w:t>
      </w:r>
    </w:p>
    <w:p w14:paraId="0C1952B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400"/>
        <w:gridCol w:w="2338"/>
      </w:tblGrid>
      <w:tr w:rsidR="00964EC4" w:rsidRPr="00964EC4" w14:paraId="244A0B52" w14:textId="77777777" w:rsidTr="003D15FB">
        <w:tblPrEx>
          <w:tblCellMar>
            <w:top w:w="0" w:type="dxa"/>
            <w:bottom w:w="0" w:type="dxa"/>
          </w:tblCellMar>
        </w:tblPrEx>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288105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Error</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E8118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Definición</w:t>
            </w:r>
          </w:p>
        </w:tc>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F64BA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Resultado en la decisión</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8C122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Parte que soporta el daño en el ejemplo</w:t>
            </w:r>
          </w:p>
        </w:tc>
      </w:tr>
      <w:tr w:rsidR="00964EC4" w:rsidRPr="00964EC4" w14:paraId="74C4DBC6"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A107F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BAFA3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probada una hipótesis falsa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1D5936"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ocurrido un hecho que no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FF4289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demandado, condenado sin haber incurrido en el hecho</w:t>
            </w:r>
          </w:p>
        </w:tc>
      </w:tr>
      <w:tr w:rsidR="00964EC4" w:rsidRPr="00964EC4" w14:paraId="4BF71C73" w14:textId="77777777" w:rsidTr="003D15FB">
        <w:tblPrEx>
          <w:tblCellMar>
            <w:top w:w="0" w:type="dxa"/>
            <w:bottom w:w="0" w:type="dxa"/>
          </w:tblCellMar>
        </w:tblPrEx>
        <w:trPr>
          <w:cantSplit/>
        </w:trPr>
        <w:tc>
          <w:tcPr>
            <w:tcW w:w="1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F30355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77C0322"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Declarar no probada una hipótesis verdadera</w:t>
            </w:r>
          </w:p>
        </w:tc>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B90FAB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 por no acreditado un hecho que sí ocurrió</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EFA76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El actor, que queda sin reparación por un daño real</w:t>
            </w:r>
          </w:p>
        </w:tc>
      </w:tr>
    </w:tbl>
    <w:p w14:paraId="620B3A6C" w14:textId="77777777" w:rsidR="00964EC4" w:rsidRPr="00964EC4" w:rsidRDefault="00964EC4" w:rsidP="00964EC4">
      <w:pPr>
        <w:spacing w:before="60"/>
        <w:rPr>
          <w:rFonts w:ascii="Arial" w:eastAsia="Arial" w:hAnsi="Arial" w:cs="Arial"/>
          <w:sz w:val="24"/>
          <w:szCs w:val="24"/>
        </w:rPr>
      </w:pPr>
      <w:r>
        <w:rPr>
          <w:rFonts w:ascii="Arial" w:eastAsia="Arial" w:hAnsi="Arial" w:cs="Arial"/>
        </w:rPr>
        <w:lastRenderedPageBreak/>
        <w:t xml:space="preserve">Tabla 2. Los errores materiales en la decisión sobre los hechos. Elaboración propia con base en Ferrer Beltrán, </w:t>
      </w:r>
      <w:r>
        <w:rPr>
          <w:rFonts w:ascii="Arial" w:eastAsia="Arial" w:hAnsi="Arial" w:cs="Arial"/>
          <w:i/>
          <w:iCs/>
        </w:rPr>
        <w:t>Prueba sin convicción</w:t>
      </w:r>
      <w:r>
        <w:rPr>
          <w:rFonts w:ascii="Arial" w:eastAsia="Arial" w:hAnsi="Arial" w:cs="Arial"/>
        </w:rPr>
        <w:t xml:space="preserve">, p. 115, y Laudan, </w:t>
      </w:r>
      <w:r>
        <w:rPr>
          <w:rFonts w:ascii="Arial" w:eastAsia="Arial" w:hAnsi="Arial" w:cs="Arial"/>
          <w:i/>
          <w:iCs/>
        </w:rPr>
        <w:t>Truth, Error, and Criminal Law</w:t>
      </w:r>
      <w:r>
        <w:rPr>
          <w:rFonts w:ascii="Arial" w:eastAsia="Arial" w:hAnsi="Arial" w:cs="Arial"/>
        </w:rPr>
        <w:t>, p. 10.</w:t>
      </w:r>
    </w:p>
    <w:p w14:paraId="63CD287C" w14:textId="77777777" w:rsidR="00964EC4" w:rsidRPr="00964EC4" w:rsidRDefault="00964EC4" w:rsidP="00964EC4">
      <w:pPr>
        <w:spacing w:line="360" w:lineRule="auto"/>
        <w:rPr>
          <w:rFonts w:ascii="Arial" w:eastAsia="Arial" w:hAnsi="Arial" w:cs="Arial"/>
          <w:sz w:val="24"/>
          <w:szCs w:val="24"/>
        </w:rPr>
      </w:pPr>
    </w:p>
    <w:p w14:paraId="5097026D" w14:textId="77777777" w:rsidR="00964EC4" w:rsidRPr="00964EC4" w:rsidRDefault="00964EC4" w:rsidP="00964EC4">
      <w:pPr>
        <w:spacing w:line="360" w:lineRule="auto"/>
        <w:rPr>
          <w:rFonts w:ascii="Arial" w:eastAsia="Arial" w:hAnsi="Arial" w:cs="Arial"/>
          <w:sz w:val="24"/>
          <w:szCs w:val="24"/>
        </w:rPr>
      </w:pPr>
    </w:p>
    <w:p w14:paraId="4C44E038"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4.1.8. La no neutralidad del umbral</w:t>
      </w:r>
    </w:p>
    <w:p w14:paraId="095AAF45" w14:textId="77777777" w:rsidR="00964EC4" w:rsidRPr="00964EC4" w:rsidRDefault="00964EC4" w:rsidP="00964EC4">
      <w:pPr>
        <w:spacing w:line="360" w:lineRule="auto"/>
        <w:rPr>
          <w:rFonts w:ascii="Arial" w:eastAsia="Arial" w:hAnsi="Arial" w:cs="Arial"/>
          <w:sz w:val="24"/>
          <w:szCs w:val="24"/>
        </w:rPr>
      </w:pPr>
    </w:p>
    <w:p w14:paraId="7702A542"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Fijar un umbral de prueba equivale a expresar una preferencia sobre qué error resulta menos tolerable. Un umbral exigente reduce el riesgo de declarar probadas hipótesis falsas, a costa de aumentar el riesgo de dejar sin tutela hipótesis verdaderas. Un umbral menos exigente produce el efecto inverso. Laudan ilustra esa preferencia con la razón atribuida a Blackstone, según la cual es preferible que diez culpables escapen a que sufra un inocente, y la traduce en una proporción socialmente aceptable entre ambos errores.</w:t>
      </w:r>
      <w:r>
        <w:rPr>
          <w:rFonts w:ascii="Arial" w:eastAsia="Arial" w:hAnsi="Arial" w:cs="Arial"/>
          <w:sz w:val="24"/>
          <w:szCs w:val="24"/>
          <w:vertAlign w:val="superscript"/>
        </w:rPr>
        <w:footnoteReference w:id="587"/>
      </w:r>
      <w:r>
        <w:rPr>
          <w:rFonts w:ascii="Arial" w:eastAsia="Arial" w:hAnsi="Arial" w:cs="Arial"/>
          <w:sz w:val="24"/>
          <w:szCs w:val="24"/>
        </w:rPr>
        <w:t xml:space="preserve"> Ninguna elección del umbral es neutral respecto de esa proporción. Ferrer Beltrán advierte, además, que ni siquiera la preponderancia de la prueba distribuye el riesgo de modo perfectamente simétrico, porque la carga de la prueba hace que pierda quien la soporta cuando ninguna hipótesis alcanza el umbral.</w:t>
      </w:r>
      <w:r>
        <w:rPr>
          <w:rFonts w:ascii="Arial" w:eastAsia="Arial" w:hAnsi="Arial" w:cs="Arial"/>
          <w:sz w:val="24"/>
          <w:szCs w:val="24"/>
          <w:vertAlign w:val="superscript"/>
        </w:rPr>
        <w:footnoteReference w:id="588"/>
      </w:r>
      <w:r>
        <w:rPr>
          <w:rFonts w:ascii="Arial" w:eastAsia="Arial" w:hAnsi="Arial" w:cs="Arial"/>
          <w:sz w:val="24"/>
          <w:szCs w:val="24"/>
        </w:rPr>
        <w:t xml:space="preserve"> La neutralidad no puede lograrse, por tanto, ni con umbrales altos ni con umbrales bajos. Lo único que puede exigirse es que la preferencia sea explícita, general y justificada.</w:t>
      </w:r>
    </w:p>
    <w:p w14:paraId="3B8AC1D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Esa preferencia es política y no epistémica. Ferrer Beltrán sostiene que la epistemología puede ayudar a delinear un estándar que refleje el nivel de suficiencia decidido, pero no dice nada sobre cuál es el nivel adecuado.</w:t>
      </w:r>
      <w:r>
        <w:rPr>
          <w:rFonts w:ascii="Arial" w:eastAsia="Arial" w:hAnsi="Arial" w:cs="Arial"/>
          <w:sz w:val="24"/>
          <w:szCs w:val="24"/>
          <w:vertAlign w:val="superscript"/>
        </w:rPr>
        <w:footnoteReference w:id="589"/>
      </w:r>
      <w:r>
        <w:rPr>
          <w:rFonts w:ascii="Arial" w:eastAsia="Arial" w:hAnsi="Arial" w:cs="Arial"/>
          <w:sz w:val="24"/>
          <w:szCs w:val="24"/>
        </w:rPr>
        <w:t xml:space="preserve"> Laudan coincide en que el epistemólogo no puede decir al sistema jurídico cómo distribuir los errores.</w:t>
      </w:r>
      <w:r>
        <w:rPr>
          <w:rFonts w:ascii="Arial" w:eastAsia="Arial" w:hAnsi="Arial" w:cs="Arial"/>
          <w:sz w:val="24"/>
          <w:szCs w:val="24"/>
          <w:vertAlign w:val="superscript"/>
        </w:rPr>
        <w:footnoteReference w:id="590"/>
      </w:r>
      <w:r>
        <w:rPr>
          <w:rFonts w:ascii="Arial" w:eastAsia="Arial" w:hAnsi="Arial" w:cs="Arial"/>
          <w:sz w:val="24"/>
          <w:szCs w:val="24"/>
        </w:rPr>
        <w:t xml:space="preserve"> Ferrer Beltrán ejemplifica la tesis con otras disciplinas, pues el estándar farmacológico es más elevado que el de la historia, no por razones epistemológicas, sino por el coste del error sobre los bienes en juego.</w:t>
      </w:r>
      <w:r>
        <w:rPr>
          <w:rFonts w:ascii="Arial" w:eastAsia="Arial" w:hAnsi="Arial" w:cs="Arial"/>
          <w:sz w:val="24"/>
          <w:szCs w:val="24"/>
          <w:vertAlign w:val="superscript"/>
        </w:rPr>
        <w:footnoteReference w:id="591"/>
      </w:r>
      <w:r>
        <w:rPr>
          <w:rFonts w:ascii="Arial" w:eastAsia="Arial" w:hAnsi="Arial" w:cs="Arial"/>
          <w:sz w:val="24"/>
          <w:szCs w:val="24"/>
        </w:rPr>
        <w:t xml:space="preserve"> Añade que la única diferencia en el derecho es que existen mecanismos institucionales para adoptar esas decisiones. La distinción entre la valoración, que es epistémica, y el umbral, que es político, tiene una consecuencia metodológica. Si la altura del umbral depende de los bienes en juego, es razonable que </w:t>
        <w:lastRenderedPageBreak/>
        <w:t>distintos tipos de decisión requieran umbrales distintos. Esa relatividad se examina en el apartado siguiente.</w:t>
      </w:r>
    </w:p>
    <w:p w14:paraId="553B78D3" w14:textId="77777777" w:rsidR="00964EC4" w:rsidRPr="00964EC4" w:rsidRDefault="00964EC4" w:rsidP="00964EC4">
      <w:pPr>
        <w:spacing w:line="360" w:lineRule="auto"/>
        <w:rPr>
          <w:rFonts w:ascii="Arial" w:eastAsia="Arial" w:hAnsi="Arial" w:cs="Arial"/>
          <w:sz w:val="24"/>
          <w:szCs w:val="24"/>
        </w:rPr>
      </w:pPr>
    </w:p>
    <w:p w14:paraId="65970C12"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4.1.9. La relación inversa entre ambos riesgos</w:t>
      </w:r>
    </w:p>
    <w:p w14:paraId="6EB6EB13" w14:textId="77777777" w:rsidR="00964EC4" w:rsidRPr="00964EC4" w:rsidRDefault="00964EC4" w:rsidP="00964EC4">
      <w:pPr>
        <w:spacing w:line="360" w:lineRule="auto"/>
        <w:rPr>
          <w:rFonts w:ascii="Arial" w:eastAsia="Arial" w:hAnsi="Arial" w:cs="Arial"/>
          <w:sz w:val="24"/>
          <w:szCs w:val="24"/>
        </w:rPr>
      </w:pPr>
    </w:p>
    <w:p w14:paraId="7A651E40"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Los dos riesgos guardan una relación inversa. Ferrer Beltrán muestra que elevar el umbral disminuye el número de condenas falsas, pero aumenta el de absoluciones falsas, y que el número total de errores puede incluso crecer.</w:t>
      </w:r>
      <w:r>
        <w:rPr>
          <w:rFonts w:ascii="Arial" w:eastAsia="Arial" w:hAnsi="Arial" w:cs="Arial"/>
          <w:sz w:val="24"/>
          <w:szCs w:val="24"/>
          <w:vertAlign w:val="superscript"/>
        </w:rPr>
        <w:footnoteReference w:id="592"/>
      </w:r>
      <w:r>
        <w:rPr>
          <w:rFonts w:ascii="Arial" w:eastAsia="Arial" w:hAnsi="Arial" w:cs="Arial"/>
          <w:sz w:val="24"/>
          <w:szCs w:val="24"/>
        </w:rPr>
        <w:t xml:space="preserve"> Por ello, aumentar la exigencia del estándar no es un mecanismo adecuado para reducir el número total de errores. El autor sostiene que el diseño procesal debe distinguir dos estrategias con instrumentos distintos.</w:t>
      </w:r>
      <w:r>
        <w:rPr>
          <w:rFonts w:ascii="Arial" w:eastAsia="Arial" w:hAnsi="Arial" w:cs="Arial"/>
          <w:sz w:val="24"/>
          <w:szCs w:val="24"/>
          <w:vertAlign w:val="superscript"/>
        </w:rPr>
        <w:footnoteReference w:id="593"/>
      </w:r>
      <w:r>
        <w:rPr>
          <w:rFonts w:ascii="Arial" w:eastAsia="Arial" w:hAnsi="Arial" w:cs="Arial"/>
          <w:sz w:val="24"/>
          <w:szCs w:val="24"/>
        </w:rPr>
        <w:t xml:space="preserve"> La primera es la reducción de los errores, que exige incorporar al proceso el mayor número posible de pruebas relevantes y fiables. La segunda es la distribución del riesgo, que obedece a preferencias morales o políticas. La segunda estrategia es subsidiaria, porque el riesgo se distribuye solo en la medida en que no puede eliminarse. Ferrer Beltrán concluye que la única política que permite reducir simultáneamente las condenas falsas y las absoluciones falsas es aumentar el peso de los acervos probatorios y mejorar la formación de los operadores en razonamiento probatorio.</w:t>
      </w:r>
      <w:r>
        <w:rPr>
          <w:rFonts w:ascii="Arial" w:eastAsia="Arial" w:hAnsi="Arial" w:cs="Arial"/>
          <w:sz w:val="24"/>
          <w:szCs w:val="24"/>
          <w:vertAlign w:val="superscript"/>
        </w:rPr>
        <w:footnoteReference w:id="594"/>
      </w:r>
      <w:r>
        <w:rPr>
          <w:rFonts w:ascii="Arial" w:eastAsia="Arial" w:hAnsi="Arial" w:cs="Arial"/>
          <w:sz w:val="24"/>
          <w:szCs w:val="24"/>
        </w:rPr>
        <w:t xml:space="preserve"> El peso probatorio, entendido como la riqueza del conjunto de elementos de juicio, separa las hipótesis verdaderas de las falsas y reduce la zona en que ambas se confunden.</w:t>
      </w:r>
      <w:r>
        <w:rPr>
          <w:rFonts w:ascii="Arial" w:eastAsia="Arial" w:hAnsi="Arial" w:cs="Arial"/>
          <w:sz w:val="24"/>
          <w:szCs w:val="24"/>
          <w:vertAlign w:val="superscript"/>
        </w:rPr>
        <w:footnoteReference w:id="595"/>
      </w:r>
    </w:p>
    <w:p w14:paraId="14468240"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Esta conclusión tiene una proyección directa en la materia electoral. Las irregularidades que fundan la nulidad de una elección rara vez se acreditan con pruebas directas. La Sala Superior reconoció en el SUP-JIN-194/2025 que resultaba poco probable que la parte actora pudiera obtener pruebas directas de cada hecho alegado, y admitió la posibilidad de probar conductas antijurídicas mediante indicios e inferencias.</w:t>
      </w:r>
      <w:r>
        <w:rPr>
          <w:rFonts w:ascii="Arial" w:eastAsia="Arial" w:hAnsi="Arial" w:cs="Arial"/>
          <w:sz w:val="24"/>
          <w:szCs w:val="24"/>
          <w:vertAlign w:val="superscript"/>
        </w:rPr>
        <w:footnoteReference w:id="596"/>
      </w:r>
      <w:r>
        <w:rPr>
          <w:rFonts w:ascii="Arial" w:eastAsia="Arial" w:hAnsi="Arial" w:cs="Arial"/>
          <w:sz w:val="24"/>
          <w:szCs w:val="24"/>
        </w:rPr>
        <w:t xml:space="preserve"> A esa dificultad se suman los plazos breves y la limitación de las periciales ya señalados. El acervo electoral tiende, por tanto, a tener un peso probatorio reducido. En esas </w:t>
        <w:lastRenderedPageBreak/>
        <w:t>condiciones, la zona en que las hipótesis verdaderas y falsas se confunden es amplia, y la elección del umbral tiene consecuencias mayores sobre la frecuencia de cada error. La primera respuesta debe buscarse en los instrumentos de reducción, como las facultades del órgano para requerir documentación y ordenar diligencias.</w:t>
      </w:r>
      <w:r>
        <w:rPr>
          <w:rFonts w:ascii="Arial" w:eastAsia="Arial" w:hAnsi="Arial" w:cs="Arial"/>
          <w:sz w:val="24"/>
          <w:szCs w:val="24"/>
          <w:vertAlign w:val="superscript"/>
        </w:rPr>
        <w:footnoteReference w:id="597"/>
      </w:r>
      <w:r>
        <w:rPr>
          <w:rFonts w:ascii="Arial" w:eastAsia="Arial" w:hAnsi="Arial" w:cs="Arial"/>
          <w:sz w:val="24"/>
          <w:szCs w:val="24"/>
        </w:rPr>
        <w:t xml:space="preserve"> Sin embargo, esos instrumentos tienen los mismos límites temporales. Por ello, el riesgo que no pueda reducirse deberá distribuirse de manera consciente mediante el umbral.</w:t>
      </w:r>
    </w:p>
    <w:p w14:paraId="6FFF949C" w14:textId="77777777" w:rsidR="00964EC4" w:rsidRPr="00964EC4" w:rsidRDefault="00964EC4" w:rsidP="00964EC4">
      <w:pPr>
        <w:spacing w:line="360" w:lineRule="auto"/>
        <w:rPr>
          <w:rFonts w:ascii="Arial" w:eastAsia="Arial" w:hAnsi="Arial" w:cs="Arial"/>
          <w:sz w:val="24"/>
          <w:szCs w:val="24"/>
        </w:rPr>
      </w:pPr>
    </w:p>
    <w:p w14:paraId="3AF509D3" w14:textId="77777777" w:rsidR="00964EC4" w:rsidRPr="00964EC4" w:rsidRDefault="00964EC4" w:rsidP="00964EC4">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4.1.10. La distribución del riesgo entre quien impugna y quien defiende la validez</w:t>
      </w:r>
    </w:p>
    <w:p w14:paraId="6586C5E2" w14:textId="77777777" w:rsidR="00964EC4" w:rsidRPr="00964EC4" w:rsidRDefault="00964EC4" w:rsidP="00964EC4">
      <w:pPr>
        <w:spacing w:line="360" w:lineRule="auto"/>
        <w:rPr>
          <w:rFonts w:ascii="Arial" w:eastAsia="Arial" w:hAnsi="Arial" w:cs="Arial"/>
          <w:sz w:val="24"/>
          <w:szCs w:val="24"/>
        </w:rPr>
      </w:pPr>
    </w:p>
    <w:p w14:paraId="7E624DF5" w14:textId="77777777" w:rsidR="00964EC4" w:rsidRPr="00964EC4" w:rsidRDefault="00964EC4" w:rsidP="00964EC4">
      <w:pPr>
        <w:spacing w:line="360" w:lineRule="auto"/>
        <w:jc w:val="both"/>
        <w:rPr>
          <w:rFonts w:ascii="Arial" w:eastAsia="Arial" w:hAnsi="Arial" w:cs="Arial"/>
          <w:sz w:val="24"/>
          <w:szCs w:val="24"/>
        </w:rPr>
      </w:pPr>
      <w:r>
        <w:rPr>
          <w:rFonts w:ascii="Arial" w:eastAsia="Arial" w:hAnsi="Arial" w:cs="Arial"/>
          <w:sz w:val="24"/>
          <w:szCs w:val="24"/>
        </w:rPr>
        <w:t>En el juicio de nulidad, los errores se reparten entre sujetos procesales identificables. La ley de medios reconoce como partes al actor, a la autoridad responsable y al tercero interesado, que tiene un interés legítimo derivado de un derecho incompatible con el del actor.</w:t>
      </w:r>
      <w:r>
        <w:rPr>
          <w:rFonts w:ascii="Arial" w:eastAsia="Arial" w:hAnsi="Arial" w:cs="Arial"/>
          <w:sz w:val="24"/>
          <w:szCs w:val="24"/>
          <w:vertAlign w:val="superscript"/>
        </w:rPr>
        <w:footnoteReference w:id="598"/>
      </w:r>
      <w:r>
        <w:rPr>
          <w:rFonts w:ascii="Arial" w:eastAsia="Arial" w:hAnsi="Arial" w:cs="Arial"/>
          <w:sz w:val="24"/>
          <w:szCs w:val="24"/>
        </w:rPr>
        <w:t xml:space="preserve"> En la impugnación de una elección, el actor sostiene la hipótesis de las irregularidades determinantes, mientras que la autoridad responsable y, en su caso, la candidatura triunfadora como tercero interesado defienden su validez. El falso positivo consiste en tener por acreditadas irregularidades que no ocurrieron o no fueron determinantes, y conduce a anular una elección válida. Su coste recae sobre la candidatura triunfadora, sobre la actuación de la autoridad y sobre la ciudadanía cuyos votos pierden efectos. El falso negativo consiste en tener por no acreditadas irregularidades determinantes que sí ocurrieron, y conduce a validar una elección viciada. Su coste recae sobre el actor y, sobre todo, sobre la ciudadanía, que queda sujeta a un resultado que no expresa su voluntad libre. La regla general de la carga de la prueba ya coloca sobre el actor el riesgo de la falta de prueba.</w:t>
      </w:r>
      <w:r>
        <w:rPr>
          <w:rFonts w:ascii="Arial" w:eastAsia="Arial" w:hAnsi="Arial" w:cs="Arial"/>
          <w:sz w:val="24"/>
          <w:szCs w:val="24"/>
          <w:vertAlign w:val="superscript"/>
        </w:rPr>
        <w:footnoteReference w:id="599"/>
      </w:r>
    </w:p>
    <w:p w14:paraId="1C55AE8F" w14:textId="77777777" w:rsidR="00964EC4" w:rsidRPr="00964EC4" w:rsidRDefault="00964EC4" w:rsidP="00964EC4">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1900"/>
        <w:gridCol w:w="2338"/>
      </w:tblGrid>
      <w:tr w:rsidR="00964EC4" w:rsidRPr="00964EC4" w14:paraId="0CF41980" w14:textId="77777777" w:rsidTr="003D15FB">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1E1675D9"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lastRenderedPageBreak/>
              <w:t>Error en el juicio de nulidad</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EB3CDC3"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Hipótesis afectada</w:t>
            </w:r>
          </w:p>
        </w:tc>
        <w:tc>
          <w:tcPr>
            <w:tcW w:w="19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2E99A11"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Consecuencia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C84B0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b/>
                <w:bCs/>
                <w:sz w:val="22"/>
                <w:szCs w:val="22"/>
              </w:rPr>
              <w:t>Sujetos que soportan el daño</w:t>
            </w:r>
          </w:p>
        </w:tc>
      </w:tr>
      <w:tr w:rsidR="00964EC4" w:rsidRPr="00964EC4" w14:paraId="19F505FE"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B830CEF"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positivo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D93E09A"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acreditadas irregularidades determinantes que no ocurrieron o no fueron determinantes</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1C3B20"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Anulación de una elección válida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1529E4"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Candidatura triunfadora, autoridad organizadora y ciudadanía cuyos votos pierden efectos</w:t>
            </w:r>
          </w:p>
        </w:tc>
      </w:tr>
      <w:tr w:rsidR="00964EC4" w:rsidRPr="00964EC4" w14:paraId="6B8B7E51" w14:textId="77777777" w:rsidTr="003D15FB">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7F3A5F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Falso negativo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9337DAE"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Se tienen por no acreditadas irregularidades determinantes que sí ocurrieron</w:t>
            </w:r>
          </w:p>
        </w:tc>
        <w:tc>
          <w:tcPr>
            <w:tcW w:w="19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693A7B"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Validación de una elección viciada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F531FD" w14:textId="77777777" w:rsidR="00964EC4" w:rsidRPr="00964EC4" w:rsidRDefault="00964EC4" w:rsidP="00964EC4">
            <w:pPr>
              <w:ind w:left="113" w:hanging="113"/>
              <w:rPr>
                <w:rFonts w:ascii="Arial" w:eastAsia="Arial" w:hAnsi="Arial" w:cs="Arial"/>
                <w:sz w:val="24"/>
                <w:szCs w:val="24"/>
              </w:rPr>
            </w:pPr>
            <w:r>
              <w:rPr>
                <w:rFonts w:ascii="Arial" w:eastAsia="Arial" w:hAnsi="Arial" w:cs="Arial"/>
                <w:sz w:val="22"/>
                <w:szCs w:val="22"/>
              </w:rPr>
              <w:t>Actor y ciudadanía sujeta a un resultado que no expresa su voluntad libre</w:t>
            </w:r>
          </w:p>
        </w:tc>
      </w:tr>
    </w:tbl>
    <w:p w14:paraId="6179C73C" w14:textId="77777777" w:rsidR="00964EC4" w:rsidRPr="00964EC4" w:rsidRDefault="00964EC4" w:rsidP="00964EC4">
      <w:pPr>
        <w:spacing w:before="60"/>
        <w:rPr>
          <w:rFonts w:ascii="Arial" w:eastAsia="Arial" w:hAnsi="Arial" w:cs="Arial"/>
          <w:sz w:val="24"/>
          <w:szCs w:val="24"/>
        </w:rPr>
      </w:pPr>
      <w:r>
        <w:rPr>
          <w:rFonts w:ascii="Arial" w:eastAsia="Arial" w:hAnsi="Arial" w:cs="Arial"/>
        </w:rPr>
        <w:t>Tabla 3. Distribución de los errores entre quien impugna y quien defiende la validez de la elección. Elaboración propia con base en la Ley General del Sistema de Medios de Impugnación en Materia Electoral, artículos 12 y 15.</w:t>
      </w:r>
    </w:p>
    <w:p w14:paraId="17DD3286" w14:textId="77777777" w:rsidR="00964EC4" w:rsidRPr="00964EC4" w:rsidRDefault="00964EC4" w:rsidP="00964EC4">
      <w:pPr>
        <w:spacing w:line="360" w:lineRule="auto"/>
        <w:rPr>
          <w:rFonts w:ascii="Arial" w:eastAsia="Arial" w:hAnsi="Arial" w:cs="Arial"/>
          <w:sz w:val="24"/>
          <w:szCs w:val="24"/>
        </w:rPr>
      </w:pPr>
    </w:p>
    <w:p w14:paraId="1BE7FD79" w14:textId="77777777" w:rsidR="00964EC4" w:rsidRPr="00964EC4" w:rsidRDefault="00964EC4" w:rsidP="00964EC4">
      <w:pPr>
        <w:spacing w:line="360" w:lineRule="auto"/>
        <w:ind w:firstLine="709"/>
        <w:jc w:val="both"/>
        <w:rPr>
          <w:rFonts w:ascii="Arial" w:eastAsia="Arial" w:hAnsi="Arial" w:cs="Arial"/>
          <w:sz w:val="24"/>
          <w:szCs w:val="24"/>
        </w:rPr>
      </w:pPr>
      <w:r>
        <w:rPr>
          <w:rFonts w:ascii="Arial" w:eastAsia="Arial" w:hAnsi="Arial" w:cs="Arial"/>
          <w:sz w:val="24"/>
          <w:szCs w:val="24"/>
        </w:rPr>
        <w:t>De lo anterior se sigue que la fijación del umbral de nulidad es un problema de diseño normativo y no una cuestión de convicción judicial. Conforme a lo expuesto, la decisión sobre el reparto del riesgo es política y debe expresarse en reglas generales. Ferrer Beltrán concluye que el debido proceso exige que el legislador determine, para cada tipo de casos, el umbral de suficiencia probatoria.</w:t>
      </w:r>
      <w:r>
        <w:rPr>
          <w:rFonts w:ascii="Arial" w:eastAsia="Arial" w:hAnsi="Arial" w:cs="Arial"/>
          <w:sz w:val="24"/>
          <w:szCs w:val="24"/>
          <w:vertAlign w:val="superscript"/>
        </w:rPr>
        <w:footnoteReference w:id="600"/>
      </w:r>
      <w:r>
        <w:rPr>
          <w:rFonts w:ascii="Arial" w:eastAsia="Arial" w:hAnsi="Arial" w:cs="Arial"/>
          <w:sz w:val="24"/>
          <w:szCs w:val="24"/>
        </w:rPr>
        <w:t xml:space="preserve"> Si esa decisión se deja al órgano jurisdiccional, cada sentencia puede distribuir el riesgo de manera distinta sin que las partes puedan anticiparlo. La pregunta de diseño consiste en determinar cuánto riesgo de anular elecciones válidas es tolerable para evitar la validación de elecciones viciadas, y a la inversa. La respuesta no puede obtenerse de la introspección del juzgador ni de la teoría de la prueba. Exige examinar los bienes constitucionales afectados por cada error y la magnitud de su afectación. Ese examen corresponde a los apartados siguientes.</w:t>
      </w:r>
    </w:p>
    <w:p w14:paraId="35FB82AE" w14:textId="77777777" w:rsidR="00A32EF9" w:rsidRDefault="00E354C7">
      <w:pPr>
        <w:pStyle w:val="Ttulo2"/>
        <w:spacing w:before="300" w:after="180"/>
      </w:pPr>
      <w:r>
        <w:rPr>
          <w:b/>
          <w:bCs/>
        </w:rPr>
        <w:t>4.2. La relatividad del estándar de prueba según los bienes en juego y los costes del error</w:t>
      </w:r>
      <w:bookmarkEnd w:id="19"/>
    </w:p>
    <w:p w14:paraId="35BFBDAB" w14:textId="77777777" w:rsidR="001829B0" w:rsidRPr="001829B0" w:rsidRDefault="001829B0" w:rsidP="001829B0">
      <w:pPr>
        <w:spacing w:line="360" w:lineRule="auto"/>
        <w:rPr>
          <w:rFonts w:ascii="Arial" w:eastAsia="Arial" w:hAnsi="Arial" w:cs="Arial"/>
          <w:sz w:val="24"/>
          <w:szCs w:val="24"/>
        </w:rPr>
      </w:pPr>
      <w:bookmarkStart w:id="20" w:name="_Toc240931719"/>
    </w:p>
    <w:p w14:paraId="2154E0B5" w14:textId="77777777" w:rsidR="000F441C" w:rsidRPr="000F441C" w:rsidRDefault="000F441C" w:rsidP="000F441C">
      <w:pPr>
        <w:spacing w:line="360" w:lineRule="auto"/>
        <w:rPr>
          <w:rFonts w:ascii="Arial" w:eastAsia="Arial" w:hAnsi="Arial" w:cs="Arial"/>
          <w:sz w:val="24"/>
          <w:szCs w:val="24"/>
        </w:rPr>
      </w:pPr>
    </w:p>
    <w:p w14:paraId="51D83BF2" w14:textId="77777777" w:rsidR="00E17078" w:rsidRPr="00E17078" w:rsidRDefault="00E17078" w:rsidP="00E17078">
      <w:pPr>
        <w:spacing w:line="360" w:lineRule="auto"/>
        <w:rPr>
          <w:rFonts w:ascii="Arial" w:eastAsia="Arial" w:hAnsi="Arial" w:cs="Arial"/>
          <w:sz w:val="24"/>
          <w:szCs w:val="24"/>
        </w:rPr>
      </w:pPr>
    </w:p>
    <w:p w14:paraId="6F80A27B"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4.2. La relatividad del estándar de prueba según los bienes en juego y los costes del error</w:t>
      </w:r>
    </w:p>
    <w:p w14:paraId="34E63448" w14:textId="77777777" w:rsidR="00E17078" w:rsidRPr="00E17078" w:rsidRDefault="00E17078" w:rsidP="00E17078">
      <w:pPr>
        <w:spacing w:line="360" w:lineRule="auto"/>
        <w:rPr>
          <w:rFonts w:ascii="Arial" w:eastAsia="Arial" w:hAnsi="Arial" w:cs="Arial"/>
          <w:sz w:val="24"/>
          <w:szCs w:val="24"/>
        </w:rPr>
      </w:pPr>
    </w:p>
    <w:p w14:paraId="7E7081B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El análisis precedente mostró que todo estándar distribuye entre las partes el riesgo de los dos errores materiales, y que esa distribución depende de la altura del umbral. Queda por explicar de qué depende esa altura. La tesis que se sostiene en este apartado es que el nivel de exigencia adecuado no puede fijarse en abstracto, porque depende de los bienes en juego y de los costes de cada error en el tipo de decisión de que se trate. Para desarrollarla se expone primero el fundamento de la relatividad y se descarta su explicación mediante el contextualismo epistémico. Después se examina el criterio de la consecuencia jurídica, que Ferrer Beltrán opone a la etiqueta del proceso, y su ilustración en la jurisprudencia del Tribunal Europeo de Derechos Humanos. A continuación se sistematizan las razones que pueden justificar la variación del umbral. Finalmente se examina por qué ni el modelo penal ni el modelo civil pueden trasladarse sin más a la nulidad de elecciones. La conclusión prepara la identificación de los bienes y costes propios de la materia electoral.</w:t>
      </w:r>
    </w:p>
    <w:p w14:paraId="3D2C9E2C" w14:textId="77777777" w:rsidR="00E17078" w:rsidRPr="00E17078" w:rsidRDefault="00E17078" w:rsidP="00E17078">
      <w:pPr>
        <w:spacing w:line="360" w:lineRule="auto"/>
        <w:rPr>
          <w:rFonts w:ascii="Arial" w:eastAsia="Arial" w:hAnsi="Arial" w:cs="Arial"/>
          <w:sz w:val="24"/>
          <w:szCs w:val="24"/>
        </w:rPr>
      </w:pPr>
    </w:p>
    <w:p w14:paraId="73BCD86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4.2.1. El nivel de exigencia no puede fijarse en abstracto</w:t>
      </w:r>
    </w:p>
    <w:p w14:paraId="2EC78A4A" w14:textId="77777777" w:rsidR="00E17078" w:rsidRPr="00E17078" w:rsidRDefault="00E17078" w:rsidP="00E17078">
      <w:pPr>
        <w:spacing w:line="360" w:lineRule="auto"/>
        <w:rPr>
          <w:rFonts w:ascii="Arial" w:eastAsia="Arial" w:hAnsi="Arial" w:cs="Arial"/>
          <w:sz w:val="24"/>
          <w:szCs w:val="24"/>
        </w:rPr>
      </w:pPr>
    </w:p>
    <w:p w14:paraId="381117D1"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relatividad del umbral es una consecuencia de su carácter político. Ferrer Beltrán sostiene que la epistemología puede ayudar a formular un estándar que refleje el nivel de suficiencia decidido, pero no indica cuál es el nivel adecuado.</w:t>
      </w:r>
      <w:r>
        <w:rPr>
          <w:rFonts w:ascii="Arial" w:eastAsia="Arial" w:hAnsi="Arial" w:cs="Arial"/>
          <w:sz w:val="24"/>
          <w:szCs w:val="24"/>
          <w:vertAlign w:val="superscript"/>
        </w:rPr>
        <w:footnoteReference w:id="601"/>
      </w:r>
      <w:r>
        <w:rPr>
          <w:rFonts w:ascii="Arial" w:eastAsia="Arial" w:hAnsi="Arial" w:cs="Arial"/>
          <w:sz w:val="24"/>
          <w:szCs w:val="24"/>
        </w:rPr>
        <w:t xml:space="preserve"> El autor observa que lo mismo ocurre en otras disciplinas, pues el estándar farmacológico es mucho más elevado que el de la historia por el coste del error sobre los bienes en juego y no por razones epistemológicas.</w:t>
      </w:r>
      <w:r>
        <w:rPr>
          <w:rFonts w:ascii="Arial" w:eastAsia="Arial" w:hAnsi="Arial" w:cs="Arial"/>
          <w:sz w:val="24"/>
          <w:szCs w:val="24"/>
          <w:vertAlign w:val="superscript"/>
        </w:rPr>
        <w:footnoteReference w:id="602"/>
      </w:r>
      <w:r>
        <w:rPr>
          <w:rFonts w:ascii="Arial" w:eastAsia="Arial" w:hAnsi="Arial" w:cs="Arial"/>
          <w:sz w:val="24"/>
          <w:szCs w:val="24"/>
        </w:rPr>
        <w:t xml:space="preserve"> En otro lugar precisa que no es igual el umbral para considerar probada una hipótesis en farmacología que en paleontología, porque en cada disciplina se usan estándares diversos en función de la gravedad de los errores que se puedan producir.</w:t>
      </w:r>
      <w:r>
        <w:rPr>
          <w:rFonts w:ascii="Arial" w:eastAsia="Arial" w:hAnsi="Arial" w:cs="Arial"/>
          <w:sz w:val="24"/>
          <w:szCs w:val="24"/>
          <w:vertAlign w:val="superscript"/>
        </w:rPr>
        <w:footnoteReference w:id="603"/>
      </w:r>
      <w:r>
        <w:rPr>
          <w:rFonts w:ascii="Arial" w:eastAsia="Arial" w:hAnsi="Arial" w:cs="Arial"/>
          <w:sz w:val="24"/>
          <w:szCs w:val="24"/>
        </w:rPr>
        <w:t xml:space="preserve"> En un trabajo anterior había sostenido que las comunidades </w:t>
        <w:lastRenderedPageBreak/>
        <w:t>científicas adoptan sus estándares atendiendo a la proporción entre errores positivos y negativos que consideran aceptable.</w:t>
      </w:r>
      <w:r>
        <w:rPr>
          <w:rFonts w:ascii="Arial" w:eastAsia="Arial" w:hAnsi="Arial" w:cs="Arial"/>
          <w:sz w:val="24"/>
          <w:szCs w:val="24"/>
          <w:vertAlign w:val="superscript"/>
        </w:rPr>
        <w:footnoteReference w:id="604"/>
      </w:r>
      <w:r>
        <w:rPr>
          <w:rFonts w:ascii="Arial" w:eastAsia="Arial" w:hAnsi="Arial" w:cs="Arial"/>
          <w:sz w:val="24"/>
          <w:szCs w:val="24"/>
        </w:rPr>
        <w:t xml:space="preserve"> Añadía que la especificidad del derecho es el carácter institucionalizado de esa decisión, que por razones democráticas corresponde adoptar a los legisladores para cada tipo de proceso. Laudan coincide en que el epistemólogo no puede decir al sistema jurídico cómo distribuir los errores, aunque puede ayudarle a satisfacer la distribución elegida mediante la altura del estándar.</w:t>
      </w:r>
      <w:r>
        <w:rPr>
          <w:rFonts w:ascii="Arial" w:eastAsia="Arial" w:hAnsi="Arial" w:cs="Arial"/>
          <w:sz w:val="24"/>
          <w:szCs w:val="24"/>
          <w:vertAlign w:val="superscript"/>
        </w:rPr>
        <w:footnoteReference w:id="605"/>
      </w:r>
      <w:r>
        <w:rPr>
          <w:rFonts w:ascii="Arial" w:eastAsia="Arial" w:hAnsi="Arial" w:cs="Arial"/>
          <w:sz w:val="24"/>
          <w:szCs w:val="24"/>
        </w:rPr>
        <w:t xml:space="preserve"> Si la altura del umbral depende de los costes del error, y esos costes varían según la decisión, el umbral también debe variar.</w:t>
      </w:r>
    </w:p>
    <w:p w14:paraId="02CB8C17" w14:textId="77777777" w:rsidR="00E17078" w:rsidRPr="00E17078" w:rsidRDefault="00E17078" w:rsidP="00E17078">
      <w:pPr>
        <w:spacing w:line="360" w:lineRule="auto"/>
        <w:rPr>
          <w:rFonts w:ascii="Arial" w:eastAsia="Arial" w:hAnsi="Arial" w:cs="Arial"/>
          <w:sz w:val="24"/>
          <w:szCs w:val="24"/>
        </w:rPr>
      </w:pPr>
    </w:p>
    <w:p w14:paraId="55C9F5B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4.2.2. El descarte del contextualismo epistémico</w:t>
      </w:r>
    </w:p>
    <w:p w14:paraId="3FE36F01" w14:textId="77777777" w:rsidR="00E17078" w:rsidRPr="00E17078" w:rsidRDefault="00E17078" w:rsidP="00E17078">
      <w:pPr>
        <w:spacing w:line="360" w:lineRule="auto"/>
        <w:rPr>
          <w:rFonts w:ascii="Arial" w:eastAsia="Arial" w:hAnsi="Arial" w:cs="Arial"/>
          <w:sz w:val="24"/>
          <w:szCs w:val="24"/>
        </w:rPr>
      </w:pPr>
    </w:p>
    <w:p w14:paraId="132652D5"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Una explicación posible de la relatividad es el contextualismo epistémico. Según Ferrer Beltrán, esa teoría sostiene que la justificación de una creencia en la que basamos una decisión práctica depende de la importancia de lo que esté en juego.</w:t>
      </w:r>
      <w:r>
        <w:rPr>
          <w:rFonts w:ascii="Arial" w:eastAsia="Arial" w:hAnsi="Arial" w:cs="Arial"/>
          <w:sz w:val="24"/>
          <w:szCs w:val="24"/>
          <w:vertAlign w:val="superscript"/>
        </w:rPr>
        <w:footnoteReference w:id="606"/>
      </w:r>
      <w:r>
        <w:rPr>
          <w:rFonts w:ascii="Arial" w:eastAsia="Arial" w:hAnsi="Arial" w:cs="Arial"/>
          <w:sz w:val="24"/>
          <w:szCs w:val="24"/>
        </w:rPr>
        <w:t xml:space="preserve"> El autor lo ilustra con el ejemplo de Fantl y McGrath, en el que la misma información de otro pasajero sobre las paradas de un tren basta para abordarlo cuando el viaje es irrelevante, pero no cuando de ello depende una carrera profesional. El contextualismo tiene dos corrientes, la semántica, que atiende al contexto de quien atribuye conocimiento, y la inferencialista o sustantiva, que atiende a la estructura inferencial del contexto de quien conoce.</w:t>
      </w:r>
      <w:r>
        <w:rPr>
          <w:rFonts w:ascii="Arial" w:eastAsia="Arial" w:hAnsi="Arial" w:cs="Arial"/>
          <w:sz w:val="24"/>
          <w:szCs w:val="24"/>
          <w:vertAlign w:val="superscript"/>
        </w:rPr>
        <w:footnoteReference w:id="607"/>
      </w:r>
      <w:r>
        <w:rPr>
          <w:rFonts w:ascii="Arial" w:eastAsia="Arial" w:hAnsi="Arial" w:cs="Arial"/>
          <w:sz w:val="24"/>
          <w:szCs w:val="24"/>
        </w:rPr>
        <w:t xml:space="preserve"> Ferrer Beltrán rechaza ambas como fundamento de la relatividad de los estándares jurídicos. Frente a la corriente inferencialista, sostiene que no es fácil encontrar diferencias estructurales de tipo inferencial entre el contexto del juez civil y el del juez penal que deciden sobre los mismos hechos.</w:t>
      </w:r>
      <w:r>
        <w:rPr>
          <w:rFonts w:ascii="Arial" w:eastAsia="Arial" w:hAnsi="Arial" w:cs="Arial"/>
          <w:sz w:val="24"/>
          <w:szCs w:val="24"/>
          <w:vertAlign w:val="superscript"/>
        </w:rPr>
        <w:footnoteReference w:id="608"/>
      </w:r>
      <w:r>
        <w:rPr>
          <w:rFonts w:ascii="Arial" w:eastAsia="Arial" w:hAnsi="Arial" w:cs="Arial"/>
          <w:sz w:val="24"/>
          <w:szCs w:val="24"/>
        </w:rPr>
        <w:t xml:space="preserve"> Tampoco las encuentra entre las diversas decisiones sobre los hechos que se adoptan a lo largo de un mismo proceso. Añade una segunda objeción, que afecta a ambas corrientes, porque presuponen el concepto clásico de conocimiento, mientras que la actitud del juzgador al declarar </w:t>
        <w:lastRenderedPageBreak/>
        <w:t>probado un hecho no es la creencia ni el conocimiento, sino la aceptación. Concluye que el contextualismo no puede ser el fundamento de la relatividad, y que tampoco se necesita, porque la decisión sobre el umbral no es epistemológica sino política.</w:t>
      </w:r>
      <w:r>
        <w:rPr>
          <w:rFonts w:ascii="Arial" w:eastAsia="Arial" w:hAnsi="Arial" w:cs="Arial"/>
          <w:sz w:val="24"/>
          <w:szCs w:val="24"/>
          <w:vertAlign w:val="superscript"/>
        </w:rPr>
        <w:footnoteReference w:id="609"/>
      </w:r>
    </w:p>
    <w:p w14:paraId="4044643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descarte del contextualismo tiene una consecuencia importante para el diseño de los estándares. Si la relatividad no depende de una variación en la estructura del razonamiento, el método de valoración puede ser el mismo en todas las materias. Lo que varía es el grado de corroboración exigido para tener una hipótesis por probada. Ferrer Beltrán lo formula al decir que, en cualquier disciplina, la prueba de una hipótesis no depende del convencimiento del decisor, sino del grado de corroboración que aportan las pruebas y del estándar aplicable en ese ámbito.</w:t>
      </w:r>
      <w:r>
        <w:rPr>
          <w:rFonts w:ascii="Arial" w:eastAsia="Arial" w:hAnsi="Arial" w:cs="Arial"/>
          <w:sz w:val="24"/>
          <w:szCs w:val="24"/>
          <w:vertAlign w:val="superscript"/>
        </w:rPr>
        <w:footnoteReference w:id="610"/>
      </w:r>
      <w:r>
        <w:rPr>
          <w:rFonts w:ascii="Arial" w:eastAsia="Arial" w:hAnsi="Arial" w:cs="Arial"/>
          <w:sz w:val="24"/>
          <w:szCs w:val="24"/>
        </w:rPr>
        <w:t xml:space="preserve"> El proyecto incorporado al voto particular del magistrado Rodríguez Mondragón en el SUP-JIN-194/2025 reprodujo esta idea y la extendió expresamente al derecho electoral mexicano.</w:t>
      </w:r>
      <w:r>
        <w:rPr>
          <w:rFonts w:ascii="Arial" w:eastAsia="Arial" w:hAnsi="Arial" w:cs="Arial"/>
          <w:sz w:val="24"/>
          <w:szCs w:val="24"/>
          <w:vertAlign w:val="superscript"/>
        </w:rPr>
        <w:footnoteReference w:id="611"/>
      </w:r>
      <w:r>
        <w:rPr>
          <w:rFonts w:ascii="Arial" w:eastAsia="Arial" w:hAnsi="Arial" w:cs="Arial"/>
          <w:sz w:val="24"/>
          <w:szCs w:val="24"/>
        </w:rPr>
        <w:t xml:space="preserve"> La relatividad no autoriza, por tanto, a relajar las exigencias de racionalidad en la valoración de la prueba electoral. Solo autoriza a que el umbral de suficiencia se fije atendiendo a los bienes y costes propios de la nulidad de elecciones. Esa distinción entre el método y el umbral es el presupuesto de todo lo que sigue.</w:t>
      </w:r>
    </w:p>
    <w:p w14:paraId="1AC53340" w14:textId="77777777" w:rsidR="00E17078" w:rsidRPr="00E17078" w:rsidRDefault="00E17078" w:rsidP="00E17078">
      <w:pPr>
        <w:spacing w:line="360" w:lineRule="auto"/>
        <w:rPr>
          <w:rFonts w:ascii="Arial" w:eastAsia="Arial" w:hAnsi="Arial" w:cs="Arial"/>
          <w:sz w:val="24"/>
          <w:szCs w:val="24"/>
        </w:rPr>
      </w:pPr>
    </w:p>
    <w:p w14:paraId="1A4BEA9B"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4.2.3. La consecuencia jurídica como criterio y no la etiqueta del proceso</w:t>
      </w:r>
    </w:p>
    <w:p w14:paraId="6D73F34E" w14:textId="77777777" w:rsidR="00E17078" w:rsidRPr="00E17078" w:rsidRDefault="00E17078" w:rsidP="00E17078">
      <w:pPr>
        <w:spacing w:line="360" w:lineRule="auto"/>
        <w:rPr>
          <w:rFonts w:ascii="Arial" w:eastAsia="Arial" w:hAnsi="Arial" w:cs="Arial"/>
          <w:sz w:val="24"/>
          <w:szCs w:val="24"/>
        </w:rPr>
      </w:pPr>
    </w:p>
    <w:p w14:paraId="1449DD9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propone atender, en primer lugar, a la gravedad del error de la condena falsa.</w:t>
      </w:r>
      <w:r>
        <w:rPr>
          <w:rFonts w:ascii="Arial" w:eastAsia="Arial" w:hAnsi="Arial" w:cs="Arial"/>
          <w:sz w:val="24"/>
          <w:szCs w:val="24"/>
          <w:vertAlign w:val="superscript"/>
        </w:rPr>
        <w:footnoteReference w:id="612"/>
      </w:r>
      <w:r>
        <w:rPr>
          <w:rFonts w:ascii="Arial" w:eastAsia="Arial" w:hAnsi="Arial" w:cs="Arial"/>
          <w:sz w:val="24"/>
          <w:szCs w:val="24"/>
        </w:rPr>
        <w:t xml:space="preserve"> Esa gravedad depende de la importancia del bien afectado por la consecuencia jurídica y del grado de su afectación. No tiene la misma gravedad una sanción pecuniaria que una privación de libertad, ni un arresto domiciliario de fin de semana que veinte años de prisión. De ahí que el autor considere demasiado gruesa la distinción tradicional entre el estándar penal y el civil. Los sistemas penales contemporáneos incluyen sanciones pecuniarias, inhabilitaciones y otras consecuencias que no se distinguen de las que resultan de procesos civiles, administrativos o laborales. Tampoco es obvio que una </w:t>
        <w:lastRenderedPageBreak/>
        <w:t>sanción pecuniaria penal errónea sea más grave que la retirada errónea de la patria potestad en un proceso civil. Por la misma razón, no tiene sentido preguntar por un único estándar para el derecho administrativo sancionador, que abarca desde las sanciones de tráfico hasta las infracciones a la competencia.</w:t>
      </w:r>
      <w:r>
        <w:rPr>
          <w:rFonts w:ascii="Arial" w:eastAsia="Arial" w:hAnsi="Arial" w:cs="Arial"/>
          <w:sz w:val="24"/>
          <w:szCs w:val="24"/>
          <w:vertAlign w:val="superscript"/>
        </w:rPr>
        <w:footnoteReference w:id="613"/>
      </w:r>
      <w:r>
        <w:rPr>
          <w:rFonts w:ascii="Arial" w:eastAsia="Arial" w:hAnsi="Arial" w:cs="Arial"/>
          <w:sz w:val="24"/>
          <w:szCs w:val="24"/>
        </w:rPr>
        <w:t xml:space="preserve"> Ferrer Beltrán concluye que los costes de la condena falsa son relativos al tipo de condena y no a la jurisdicción. El criterio relevante es, por tanto, la consecuencia jurídica que se pretende adoptar y no la etiqueta del proceso en que se adopta.</w:t>
      </w:r>
    </w:p>
    <w:p w14:paraId="70C7A7A0"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autor extrae de ese criterio dos consecuencias. La primera es que el estándar podría diversificarse dentro de un mismo tipo de proceso. Si se acepta que la pena de muerte justifica un umbral más exigente que el ordinario, parece razonable admitir también un umbral menos exigente cuando la afectación del bien sea menor, como ocurre con las sanciones pecuniarias.</w:t>
      </w:r>
      <w:r>
        <w:rPr>
          <w:rFonts w:ascii="Arial" w:eastAsia="Arial" w:hAnsi="Arial" w:cs="Arial"/>
          <w:sz w:val="24"/>
          <w:szCs w:val="24"/>
          <w:vertAlign w:val="superscript"/>
        </w:rPr>
        <w:footnoteReference w:id="614"/>
      </w:r>
      <w:r>
        <w:rPr>
          <w:rFonts w:ascii="Arial" w:eastAsia="Arial" w:hAnsi="Arial" w:cs="Arial"/>
          <w:sz w:val="24"/>
          <w:szCs w:val="24"/>
        </w:rPr>
        <w:t xml:space="preserve"> Sin esa variedad de estándares, la vaguedad de la fórmula de la duda razonable permite que los juzgadores la modulen según las circunstancias del caso, lo que devuelve la decisión al particularismo. La segunda consecuencia es que las razones para elevar el umbral de la hipótesis de culpabilidad no operan necesariamente del mismo modo para la hipótesis de la inocencia.</w:t>
      </w:r>
      <w:r>
        <w:rPr>
          <w:rFonts w:ascii="Arial" w:eastAsia="Arial" w:hAnsi="Arial" w:cs="Arial"/>
          <w:sz w:val="24"/>
          <w:szCs w:val="24"/>
          <w:vertAlign w:val="superscript"/>
        </w:rPr>
        <w:footnoteReference w:id="615"/>
      </w:r>
      <w:r>
        <w:rPr>
          <w:rFonts w:ascii="Arial" w:eastAsia="Arial" w:hAnsi="Arial" w:cs="Arial"/>
          <w:sz w:val="24"/>
          <w:szCs w:val="24"/>
        </w:rPr>
        <w:t xml:space="preserve"> Si esas razones difieren, puede ser razonable que ambas hipótesis se rijan por estándares distintos. En ambos casos, la unidad de análisis deja de ser la rama del derecho y pasa a ser la decisión concreta con sus consecuencias típicas. Este desplazamiento es el que permite plantear un estándar propio para la nulidad de elecciones.</w:t>
      </w:r>
    </w:p>
    <w:p w14:paraId="36768BED" w14:textId="77777777" w:rsidR="00E17078" w:rsidRPr="00E17078" w:rsidRDefault="00E17078" w:rsidP="00E17078">
      <w:pPr>
        <w:spacing w:line="360" w:lineRule="auto"/>
        <w:rPr>
          <w:rFonts w:ascii="Arial" w:eastAsia="Arial" w:hAnsi="Arial" w:cs="Arial"/>
          <w:sz w:val="24"/>
          <w:szCs w:val="24"/>
        </w:rPr>
      </w:pPr>
    </w:p>
    <w:p w14:paraId="7CE2E507"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4.2.4. El caso Stavropoulos contra Grecia</w:t>
      </w:r>
    </w:p>
    <w:p w14:paraId="277926E5" w14:textId="77777777" w:rsidR="00E17078" w:rsidRPr="00E17078" w:rsidRDefault="00E17078" w:rsidP="00E17078">
      <w:pPr>
        <w:spacing w:line="360" w:lineRule="auto"/>
        <w:rPr>
          <w:rFonts w:ascii="Arial" w:eastAsia="Arial" w:hAnsi="Arial" w:cs="Arial"/>
          <w:sz w:val="24"/>
          <w:szCs w:val="24"/>
        </w:rPr>
      </w:pPr>
    </w:p>
    <w:p w14:paraId="6DD5E1A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Ferrer Beltrán ilustra el equívoco contrario con la jurisprudencia del Tribunal Europeo de Derechos Humanos. Según esa doctrina, la presunción de inocencia rige, tras una absolución penal, en toda interacción posterior del Estado con el absuelto, incluido el procedimiento para indemnizarle por prisión preventiva.</w:t>
      </w:r>
      <w:r>
        <w:rPr>
          <w:rFonts w:ascii="Arial" w:eastAsia="Arial" w:hAnsi="Arial" w:cs="Arial"/>
          <w:sz w:val="24"/>
          <w:szCs w:val="24"/>
          <w:vertAlign w:val="superscript"/>
        </w:rPr>
        <w:footnoteReference w:id="616"/>
      </w:r>
      <w:r>
        <w:rPr>
          <w:rFonts w:ascii="Arial" w:eastAsia="Arial" w:hAnsi="Arial" w:cs="Arial"/>
          <w:sz w:val="24"/>
          <w:szCs w:val="24"/>
        </w:rPr>
        <w:t xml:space="preserve"> En el caso Stavropoulos </w:t>
        <w:lastRenderedPageBreak/>
        <w:t>contra Grecia, de 27 de septiembre de 2017, un particular obtuvo una vivienda social tras certificar que no era propietario de otra vivienda en la región.</w:t>
      </w:r>
      <w:r>
        <w:rPr>
          <w:rFonts w:ascii="Arial" w:eastAsia="Arial" w:hAnsi="Arial" w:cs="Arial"/>
          <w:sz w:val="24"/>
          <w:szCs w:val="24"/>
          <w:vertAlign w:val="superscript"/>
        </w:rPr>
        <w:footnoteReference w:id="617"/>
      </w:r>
      <w:r>
        <w:rPr>
          <w:rFonts w:ascii="Arial" w:eastAsia="Arial" w:hAnsi="Arial" w:cs="Arial"/>
          <w:sz w:val="24"/>
          <w:szCs w:val="24"/>
        </w:rPr>
        <w:t xml:space="preserve"> Al descubrirse que sí lo era, la administración revocó la concesión y se inició un proceso penal por fraude. El interesado fue absuelto porque no se acreditó suficientemente su intención de defraudar. Con base en esa absolución, solicitó que se anulara la revocación administrativa, lo que fue denegado porque la sentencia penal no tenía efectos sobre ella y no había probado su inocencia. El Tribunal Europeo consideró violada la presunción de inocencia, porque el Estado debía tratar al absuelto como no autor de los hechos en todos los ámbitos en que fueran relevantes.</w:t>
      </w:r>
      <w:r>
        <w:rPr>
          <w:rFonts w:ascii="Arial" w:eastAsia="Arial" w:hAnsi="Arial" w:cs="Arial"/>
          <w:sz w:val="24"/>
          <w:szCs w:val="24"/>
          <w:vertAlign w:val="superscript"/>
        </w:rPr>
        <w:footnoteReference w:id="618"/>
      </w:r>
      <w:r>
        <w:rPr>
          <w:rFonts w:ascii="Arial" w:eastAsia="Arial" w:hAnsi="Arial" w:cs="Arial"/>
          <w:sz w:val="24"/>
          <w:szCs w:val="24"/>
        </w:rPr>
        <w:t xml:space="preserve"> Ferrer Beltrán critica esa decisión porque desconoce los distintos bienes en juego en sede penal y administrativa y la distinta gravedad de sus errores potenciales. Pregunta si la revocación habría sido correcta de no haberse iniciado el proceso penal y, respondiendo que sí, cuestiona por qué la existencia de consecuencias penales adicionales debería elevar la exigencia probatoria en sede administrativa.</w:t>
      </w:r>
    </w:p>
    <w:p w14:paraId="413EA1EE"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La crítica tiene un fundamento más general. Ferrer Beltrán advierte que extender una presunción inderrotable a los procedimientos posteriores equivale a aplicar en ellos el estándar penal y a considerar que la cuestión probatoria ya fue decidida en esa sede.</w:t>
      </w:r>
      <w:r>
        <w:rPr>
          <w:rFonts w:ascii="Arial" w:eastAsia="Arial" w:hAnsi="Arial" w:cs="Arial"/>
          <w:sz w:val="24"/>
          <w:szCs w:val="24"/>
          <w:vertAlign w:val="superscript"/>
        </w:rPr>
        <w:footnoteReference w:id="619"/>
      </w:r>
      <w:r>
        <w:rPr>
          <w:rFonts w:ascii="Arial" w:eastAsia="Arial" w:hAnsi="Arial" w:cs="Arial"/>
          <w:sz w:val="24"/>
          <w:szCs w:val="24"/>
        </w:rPr>
        <w:t xml:space="preserve"> El error de fondo consiste en asociar la presunción de inocencia con un estándar de prueba especialmente elevado y, a la vez, extender esa presunción a otros ámbitos, como el derecho administrativo sancionador o el laboral disciplinario. De esa combinación se concluye que en todos esos ámbitos se requiere el estándar penal. Para rechazar esa conclusión, el autor propone abandonar la vinculación entre la presunción de inocencia y un estándar determinado.</w:t>
      </w:r>
      <w:r>
        <w:rPr>
          <w:rFonts w:ascii="Arial" w:eastAsia="Arial" w:hAnsi="Arial" w:cs="Arial"/>
          <w:sz w:val="24"/>
          <w:szCs w:val="24"/>
          <w:vertAlign w:val="superscript"/>
        </w:rPr>
        <w:footnoteReference w:id="620"/>
      </w:r>
      <w:r>
        <w:rPr>
          <w:rFonts w:ascii="Arial" w:eastAsia="Arial" w:hAnsi="Arial" w:cs="Arial"/>
          <w:sz w:val="24"/>
          <w:szCs w:val="24"/>
        </w:rPr>
        <w:t xml:space="preserve"> La presunción exige que la hipótesis de culpabilidad esté probada, pero cuán alta sea esa exigencia depende de consideraciones políticas y no de la presunción misma. La lección es relevante para el contencioso electoral, en el que la gravedad de la nulidad suele invocarse para exigir una acreditación plena. Esa gravedad es una razón para fijar el umbral, pero no autoriza por sí sola a importar el estándar de otra materia.</w:t>
      </w:r>
    </w:p>
    <w:p w14:paraId="1AD6EE6C" w14:textId="77777777" w:rsidR="00E17078" w:rsidRPr="00E17078" w:rsidRDefault="00E17078" w:rsidP="00E17078">
      <w:pPr>
        <w:spacing w:line="360" w:lineRule="auto"/>
        <w:rPr>
          <w:rFonts w:ascii="Arial" w:eastAsia="Arial" w:hAnsi="Arial" w:cs="Arial"/>
          <w:sz w:val="24"/>
          <w:szCs w:val="24"/>
        </w:rPr>
      </w:pPr>
    </w:p>
    <w:p w14:paraId="4285593C"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4.2.5. Las razones que justifican la variación del umbral</w:t>
      </w:r>
    </w:p>
    <w:p w14:paraId="10BD2EE3" w14:textId="77777777" w:rsidR="00E17078" w:rsidRPr="00E17078" w:rsidRDefault="00E17078" w:rsidP="00E17078">
      <w:pPr>
        <w:spacing w:line="360" w:lineRule="auto"/>
        <w:rPr>
          <w:rFonts w:ascii="Arial" w:eastAsia="Arial" w:hAnsi="Arial" w:cs="Arial"/>
          <w:sz w:val="24"/>
          <w:szCs w:val="24"/>
        </w:rPr>
      </w:pPr>
    </w:p>
    <w:p w14:paraId="44BC770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La gravedad de la condena falsa no es la única razón que incide en la altura del umbral. Ferrer Beltrán propone una lista abierta de seis razones, advirtiendo que no ofrece resultados objetivos porque expresa preferencias políticas.</w:t>
      </w:r>
      <w:r>
        <w:rPr>
          <w:rFonts w:ascii="Arial" w:eastAsia="Arial" w:hAnsi="Arial" w:cs="Arial"/>
          <w:sz w:val="24"/>
          <w:szCs w:val="24"/>
          <w:vertAlign w:val="superscript"/>
        </w:rPr>
        <w:footnoteReference w:id="621"/>
      </w:r>
      <w:r>
        <w:rPr>
          <w:rFonts w:ascii="Arial" w:eastAsia="Arial" w:hAnsi="Arial" w:cs="Arial"/>
          <w:sz w:val="24"/>
          <w:szCs w:val="24"/>
        </w:rPr>
        <w:t xml:space="preserve"> La segunda razón es el coste de las absoluciones falsas, que puede incluir la continuación de un daño, como en el caso de una empresa minera absuelta erróneamente de contaminar un acuífero.</w:t>
      </w:r>
      <w:r>
        <w:rPr>
          <w:rFonts w:ascii="Arial" w:eastAsia="Arial" w:hAnsi="Arial" w:cs="Arial"/>
          <w:sz w:val="24"/>
          <w:szCs w:val="24"/>
          <w:vertAlign w:val="superscript"/>
        </w:rPr>
        <w:footnoteReference w:id="622"/>
      </w:r>
      <w:r>
        <w:rPr>
          <w:rFonts w:ascii="Arial" w:eastAsia="Arial" w:hAnsi="Arial" w:cs="Arial"/>
          <w:sz w:val="24"/>
          <w:szCs w:val="24"/>
        </w:rPr>
        <w:t xml:space="preserve"> La tercera son las dificultades probatorias del tipo de casos, que pueden justificar un descenso del umbral para evitar que la norma se vuelva inaplicable, como ocurre en los delitos de corrupción.</w:t>
      </w:r>
      <w:r>
        <w:rPr>
          <w:rFonts w:ascii="Arial" w:eastAsia="Arial" w:hAnsi="Arial" w:cs="Arial"/>
          <w:sz w:val="24"/>
          <w:szCs w:val="24"/>
          <w:vertAlign w:val="superscript"/>
        </w:rPr>
        <w:footnoteReference w:id="623"/>
      </w:r>
      <w:r>
        <w:rPr>
          <w:rFonts w:ascii="Arial" w:eastAsia="Arial" w:hAnsi="Arial" w:cs="Arial"/>
          <w:sz w:val="24"/>
          <w:szCs w:val="24"/>
        </w:rPr>
        <w:t xml:space="preserve"> La cuarta es la incidencia de otras reglas que distribuyen el riesgo, como las cargas de la prueba y las presunciones.</w:t>
      </w:r>
      <w:r>
        <w:rPr>
          <w:rFonts w:ascii="Arial" w:eastAsia="Arial" w:hAnsi="Arial" w:cs="Arial"/>
          <w:sz w:val="24"/>
          <w:szCs w:val="24"/>
          <w:vertAlign w:val="superscript"/>
        </w:rPr>
        <w:footnoteReference w:id="624"/>
      </w:r>
      <w:r>
        <w:rPr>
          <w:rFonts w:ascii="Arial" w:eastAsia="Arial" w:hAnsi="Arial" w:cs="Arial"/>
          <w:sz w:val="24"/>
          <w:szCs w:val="24"/>
        </w:rPr>
        <w:t xml:space="preserve"> La quinta es la distribución de poder entre las partes, que ya no coincide con la dicotomía entre proceso penal y civil.</w:t>
      </w:r>
      <w:r>
        <w:rPr>
          <w:rFonts w:ascii="Arial" w:eastAsia="Arial" w:hAnsi="Arial" w:cs="Arial"/>
          <w:sz w:val="24"/>
          <w:szCs w:val="24"/>
          <w:vertAlign w:val="superscript"/>
        </w:rPr>
        <w:footnoteReference w:id="625"/>
      </w:r>
      <w:r>
        <w:rPr>
          <w:rFonts w:ascii="Arial" w:eastAsia="Arial" w:hAnsi="Arial" w:cs="Arial"/>
          <w:sz w:val="24"/>
          <w:szCs w:val="24"/>
        </w:rPr>
        <w:t xml:space="preserve"> La sexta es la etapa del proceso, pues el umbral debe ser más bajo cuanto más cerca se esté del inicio.</w:t>
      </w:r>
      <w:r>
        <w:rPr>
          <w:rFonts w:ascii="Arial" w:eastAsia="Arial" w:hAnsi="Arial" w:cs="Arial"/>
          <w:sz w:val="24"/>
          <w:szCs w:val="24"/>
          <w:vertAlign w:val="superscript"/>
        </w:rPr>
        <w:footnoteReference w:id="626"/>
      </w:r>
      <w:r>
        <w:rPr>
          <w:rFonts w:ascii="Arial" w:eastAsia="Arial" w:hAnsi="Arial" w:cs="Arial"/>
          <w:sz w:val="24"/>
          <w:szCs w:val="24"/>
        </w:rPr>
        <w:t xml:space="preserve"> El autor reconoce que las razones pueden entrar en conflicto, como cuando a tipos de casos de difícil prueba se les asignan consecuencias graves, y que no existe un método objetivo para ponderarlas.</w:t>
      </w:r>
      <w:r>
        <w:rPr>
          <w:rFonts w:ascii="Arial" w:eastAsia="Arial" w:hAnsi="Arial" w:cs="Arial"/>
          <w:sz w:val="24"/>
          <w:szCs w:val="24"/>
          <w:vertAlign w:val="superscript"/>
        </w:rPr>
        <w:footnoteReference w:id="627"/>
      </w:r>
    </w:p>
    <w:p w14:paraId="0D2E5894"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4700"/>
        <w:gridCol w:w="1438"/>
      </w:tblGrid>
      <w:tr w:rsidR="00E17078" w:rsidRPr="00E17078" w14:paraId="03AE58CD"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608D8D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Razón</w:t>
            </w:r>
          </w:p>
        </w:tc>
        <w:tc>
          <w:tcPr>
            <w:tcW w:w="4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7491D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 según Ferrer Beltrán</w:t>
            </w:r>
          </w:p>
        </w:tc>
        <w:tc>
          <w:tcPr>
            <w:tcW w:w="14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F0BD31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Páginas</w:t>
            </w:r>
          </w:p>
        </w:tc>
      </w:tr>
      <w:tr w:rsidR="00E17078" w:rsidRPr="00E17078" w14:paraId="6CB2111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91678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Gravedad de la condena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3E2CB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Importancia del bien afectado por la consecuencia jurídica y grado de su afectación</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47486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154-160</w:t>
            </w:r>
          </w:p>
        </w:tc>
      </w:tr>
      <w:tr w:rsidR="00E17078" w:rsidRPr="00E17078" w14:paraId="636C338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460EC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Coste de la absolución falsa</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B27C8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Daños que la decisión errónea permite continuar y desprotección de los afectados</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6122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160-163</w:t>
            </w:r>
          </w:p>
        </w:tc>
      </w:tr>
      <w:tr w:rsidR="00E17078" w:rsidRPr="00E17078" w14:paraId="16B11A5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020EC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Dificultades probatorias del tipo de casos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FCAF8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Posible descenso del umbral para evitar que la norma se vuelva inaplicable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E65E0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163-166</w:t>
            </w:r>
          </w:p>
        </w:tc>
      </w:tr>
      <w:tr w:rsidR="00E17078" w:rsidRPr="00E17078" w14:paraId="19DACF0E"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34D3F1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Incidencia de otras reglas distributivas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7974D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Cargas de la prueba, presunciones y reglas asimétricas que deben considerarse conjuntamente</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4847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166 y 167</w:t>
            </w:r>
          </w:p>
        </w:tc>
      </w:tr>
      <w:tr w:rsidR="00E17078" w:rsidRPr="00E17078" w14:paraId="081BE438"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A460F7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lastRenderedPageBreak/>
              <w:t>Distribución de poder entre las partes</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CB6D9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Desequilibrios de recursos y de acceso a las pruebas que no coinciden con la dicotomía penal y civil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33735E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168 y 169</w:t>
            </w:r>
          </w:p>
        </w:tc>
      </w:tr>
      <w:tr w:rsidR="00E17078" w:rsidRPr="00E17078" w14:paraId="13F4251A"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0EF1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Etapa del proceso</w:t>
            </w:r>
          </w:p>
        </w:tc>
        <w:tc>
          <w:tcPr>
            <w:tcW w:w="4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45BFC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Umbral más bajo cuanto más cerca del inicio y más alto para la decisión final</w:t>
            </w:r>
          </w:p>
        </w:tc>
        <w:tc>
          <w:tcPr>
            <w:tcW w:w="14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DB1CF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169 y 170</w:t>
            </w:r>
          </w:p>
        </w:tc>
      </w:tr>
    </w:tbl>
    <w:p w14:paraId="18400E6B"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1. Razones para fijar el nivel de exigencia del estándar de prueba. Elaboración propia con base en Ferrer Beltrán, </w:t>
      </w:r>
      <w:r>
        <w:rPr>
          <w:rFonts w:ascii="Arial" w:eastAsia="Arial" w:hAnsi="Arial" w:cs="Arial"/>
          <w:i/>
          <w:iCs/>
        </w:rPr>
        <w:t>Prueba sin convicción</w:t>
      </w:r>
      <w:r>
        <w:rPr>
          <w:rFonts w:ascii="Arial" w:eastAsia="Arial" w:hAnsi="Arial" w:cs="Arial"/>
        </w:rPr>
        <w:t>, pp. 154-170.</w:t>
      </w:r>
    </w:p>
    <w:p w14:paraId="6C75ECA5" w14:textId="77777777" w:rsidR="00E17078" w:rsidRPr="00E17078" w:rsidRDefault="00E17078" w:rsidP="00E17078">
      <w:pPr>
        <w:spacing w:line="360" w:lineRule="auto"/>
        <w:rPr>
          <w:rFonts w:ascii="Arial" w:eastAsia="Arial" w:hAnsi="Arial" w:cs="Arial"/>
          <w:sz w:val="24"/>
          <w:szCs w:val="24"/>
        </w:rPr>
      </w:pPr>
    </w:p>
    <w:p w14:paraId="0304649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derecho mexicano ya contiene ejemplos de umbrales diferenciados por tipo de decisión. El Código Nacional de Procedimientos Penales exige, para ordenar la aprehensión y para vincular a proceso, datos que establezcan el hecho y la probabilidad de que el imputado lo cometió o participó en su comisión.</w:t>
      </w:r>
      <w:r>
        <w:rPr>
          <w:rFonts w:ascii="Arial" w:eastAsia="Arial" w:hAnsi="Arial" w:cs="Arial"/>
          <w:sz w:val="24"/>
          <w:szCs w:val="24"/>
          <w:vertAlign w:val="superscript"/>
        </w:rPr>
        <w:footnoteReference w:id="628"/>
      </w:r>
      <w:r>
        <w:rPr>
          <w:rFonts w:ascii="Arial" w:eastAsia="Arial" w:hAnsi="Arial" w:cs="Arial"/>
          <w:sz w:val="24"/>
          <w:szCs w:val="24"/>
        </w:rPr>
        <w:t xml:space="preserve"> Para la sentencia condenatoria exige, en cambio, la convicción de la culpabilidad más allá de toda duda razonable.</w:t>
      </w:r>
      <w:r>
        <w:rPr>
          <w:rFonts w:ascii="Arial" w:eastAsia="Arial" w:hAnsi="Arial" w:cs="Arial"/>
          <w:sz w:val="24"/>
          <w:szCs w:val="24"/>
          <w:vertAlign w:val="superscript"/>
        </w:rPr>
        <w:footnoteReference w:id="629"/>
      </w:r>
      <w:r>
        <w:rPr>
          <w:rFonts w:ascii="Arial" w:eastAsia="Arial" w:hAnsi="Arial" w:cs="Arial"/>
          <w:sz w:val="24"/>
          <w:szCs w:val="24"/>
        </w:rPr>
        <w:t xml:space="preserve"> Esa diferencia responde a la sexta razón, porque la exigencia crece conforme avanza el proceso y conforme la decisión se vuelve definitiva. El ejemplo no demuestra que las formulaciones del código sean adecuadas, pues la fórmula final remite a la convicción del tribunal. Demuestra que el legislador mexicano ya acepta que un mismo proceso requiera umbrales distintos. La materia electoral carece, en cambio, de cualquier diferenciación legal del umbral. La ley de medios se limita a remitir la prueba plena a la convicción del órgano competente, sin distinguir entre tipos de decisiones ni entre tipos de hechos.</w:t>
      </w:r>
      <w:r>
        <w:rPr>
          <w:rFonts w:ascii="Arial" w:eastAsia="Arial" w:hAnsi="Arial" w:cs="Arial"/>
          <w:sz w:val="24"/>
          <w:szCs w:val="24"/>
          <w:vertAlign w:val="superscript"/>
        </w:rPr>
        <w:footnoteReference w:id="630"/>
      </w:r>
    </w:p>
    <w:p w14:paraId="5A949973" w14:textId="77777777" w:rsidR="00E17078" w:rsidRPr="00E17078" w:rsidRDefault="00E17078" w:rsidP="00E17078">
      <w:pPr>
        <w:spacing w:line="360" w:lineRule="auto"/>
        <w:rPr>
          <w:rFonts w:ascii="Arial" w:eastAsia="Arial" w:hAnsi="Arial" w:cs="Arial"/>
          <w:sz w:val="24"/>
          <w:szCs w:val="24"/>
        </w:rPr>
      </w:pPr>
    </w:p>
    <w:p w14:paraId="11CFB663"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4.2.6. La inadecuación de los modelos penal y civil para la nulidad de elecciones</w:t>
      </w:r>
    </w:p>
    <w:p w14:paraId="6894A3C4" w14:textId="77777777" w:rsidR="00E17078" w:rsidRPr="00E17078" w:rsidRDefault="00E17078" w:rsidP="00E17078">
      <w:pPr>
        <w:spacing w:line="360" w:lineRule="auto"/>
        <w:rPr>
          <w:rFonts w:ascii="Arial" w:eastAsia="Arial" w:hAnsi="Arial" w:cs="Arial"/>
          <w:sz w:val="24"/>
          <w:szCs w:val="24"/>
        </w:rPr>
      </w:pPr>
    </w:p>
    <w:p w14:paraId="295B9210"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teoría de los estándares se ha construido en torno a dos modelos, cada uno con una justificación distributiva propia. Allen resume esas justificaciones al señalar que en los procesos civiles la política común es tratar igual a ambas partes y reducir el número global de errores. En los procesos penales, la política es proteger a los inocentes, con la conocida afirmación de que es diez veces peor condenar a un inocente que absolver a </w:t>
        <w:lastRenderedPageBreak/>
        <w:t>un culpable.</w:t>
      </w:r>
      <w:r>
        <w:rPr>
          <w:rFonts w:ascii="Arial" w:eastAsia="Arial" w:hAnsi="Arial" w:cs="Arial"/>
          <w:sz w:val="24"/>
          <w:szCs w:val="24"/>
          <w:vertAlign w:val="superscript"/>
        </w:rPr>
        <w:footnoteReference w:id="631"/>
      </w:r>
      <w:r>
        <w:rPr>
          <w:rFonts w:ascii="Arial" w:eastAsia="Arial" w:hAnsi="Arial" w:cs="Arial"/>
          <w:sz w:val="24"/>
          <w:szCs w:val="24"/>
        </w:rPr>
        <w:t xml:space="preserve"> Pardo explica que la preponderancia de la prueba distribuye el riesgo de error de forma más o menos equitativa entre las partes. Añade que ese riesgo resulta aceptable en la mayoría de los casos civiles, donde la igualdad entre las partes es una consideración procesal importante, pero no para los acusados en un caso penal.</w:t>
      </w:r>
      <w:r>
        <w:rPr>
          <w:rFonts w:ascii="Arial" w:eastAsia="Arial" w:hAnsi="Arial" w:cs="Arial"/>
          <w:sz w:val="24"/>
          <w:szCs w:val="24"/>
          <w:vertAlign w:val="superscript"/>
        </w:rPr>
        <w:footnoteReference w:id="632"/>
      </w:r>
      <w:r>
        <w:rPr>
          <w:rFonts w:ascii="Arial" w:eastAsia="Arial" w:hAnsi="Arial" w:cs="Arial"/>
          <w:sz w:val="24"/>
          <w:szCs w:val="24"/>
        </w:rPr>
        <w:t xml:space="preserve"> Allen advierte, sin embargo, que esas justificaciones tienen defectos, porque sin conocer la proporción de partes que merecen una decisión favorable no es posible predecir el efecto de un estándar sobre los errores reales. Ferrer Beltrán añade que ni siquiera la preponderancia distribuye el riesgo por igual, porque la carga de la prueba hace perder a quien la soporta cuando ninguna hipótesis alcanza el umbral.</w:t>
      </w:r>
      <w:r>
        <w:rPr>
          <w:rFonts w:ascii="Arial" w:eastAsia="Arial" w:hAnsi="Arial" w:cs="Arial"/>
          <w:sz w:val="24"/>
          <w:szCs w:val="24"/>
          <w:vertAlign w:val="superscript"/>
        </w:rPr>
        <w:footnoteReference w:id="633"/>
      </w:r>
      <w:r>
        <w:rPr>
          <w:rFonts w:ascii="Arial" w:eastAsia="Arial" w:hAnsi="Arial" w:cs="Arial"/>
          <w:sz w:val="24"/>
          <w:szCs w:val="24"/>
        </w:rPr>
        <w:t xml:space="preserve"> Ambos modelos descansan, por tanto, en supuestos sobre los costes del error que deben verificarse en cada materia.</w:t>
      </w:r>
    </w:p>
    <w:p w14:paraId="38FF2CF4"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Esos supuestos no se cumplen en la nulidad de elecciones. El modelo penal presupone que el error más grave es la condena de un inocente, es decir, la imposición de una sanción a una persona que no cometió el hecho. En el juicio de nulidad no hay un acusado en ese sentido, porque la consecuencia principal recae sobre el resultado de una votación. La Sala Superior ha calificado la nulidad como la consecuencia más extrema y lesiva, porque implica el desconocimiento de la voluntad popular emitida en las urnas.</w:t>
      </w:r>
      <w:r>
        <w:rPr>
          <w:rFonts w:ascii="Arial" w:eastAsia="Arial" w:hAnsi="Arial" w:cs="Arial"/>
          <w:sz w:val="24"/>
          <w:szCs w:val="24"/>
          <w:vertAlign w:val="superscript"/>
        </w:rPr>
        <w:footnoteReference w:id="634"/>
      </w:r>
      <w:r>
        <w:rPr>
          <w:rFonts w:ascii="Arial" w:eastAsia="Arial" w:hAnsi="Arial" w:cs="Arial"/>
          <w:sz w:val="24"/>
          <w:szCs w:val="24"/>
        </w:rPr>
        <w:t xml:space="preserve"> Esa gravedad es real. Deriva de la afectación de los votos de la ciudadanía y no de la protección de un individuo frente al poder punitivo. El modelo civil presupone, por su parte, que los costes del error recaen principalmente sobre las partes y que estas se encuentran en situación de igualdad. En la nulidad de elecciones, los costes de ambos errores recaen también sobre la ciudadanía, que no es parte en el juicio. Ferrer Beltrán sostiene, además, que la decisión sobre el reparto del riesgo responde al interés público y no puede quedar a disposición de las partes del caso concreto.</w:t>
      </w:r>
      <w:r>
        <w:rPr>
          <w:rFonts w:ascii="Arial" w:eastAsia="Arial" w:hAnsi="Arial" w:cs="Arial"/>
          <w:sz w:val="24"/>
          <w:szCs w:val="24"/>
          <w:vertAlign w:val="superscript"/>
        </w:rPr>
        <w:footnoteReference w:id="635"/>
      </w:r>
      <w:r>
        <w:rPr>
          <w:rFonts w:ascii="Arial" w:eastAsia="Arial" w:hAnsi="Arial" w:cs="Arial"/>
          <w:sz w:val="24"/>
          <w:szCs w:val="24"/>
        </w:rPr>
        <w:t xml:space="preserve"> Ni la asimetría penal ni la simetría civil pueden, por tanto, trasladarse sin una ponderación propia de la materia electoral.</w:t>
      </w:r>
    </w:p>
    <w:p w14:paraId="306C6EDF"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100"/>
        <w:gridCol w:w="2100"/>
        <w:gridCol w:w="2338"/>
      </w:tblGrid>
      <w:tr w:rsidR="00E17078" w:rsidRPr="00E17078" w14:paraId="5C506E65" w14:textId="77777777" w:rsidTr="003D15FB">
        <w:tblPrEx>
          <w:tblCellMar>
            <w:top w:w="0" w:type="dxa"/>
            <w:bottom w:w="0" w:type="dxa"/>
          </w:tblCellMar>
        </w:tblPrEx>
        <w:trPr>
          <w:cantSplit/>
          <w:tblHeader/>
        </w:trPr>
        <w:tc>
          <w:tcPr>
            <w:tcW w:w="2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AE63FD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Aspecto</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E2D263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penal</w:t>
            </w:r>
          </w:p>
        </w:tc>
        <w:tc>
          <w:tcPr>
            <w:tcW w:w="21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51F6AB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Modelo civil</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14DAF72"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Nulidad de elecciones</w:t>
            </w:r>
          </w:p>
        </w:tc>
      </w:tr>
      <w:tr w:rsidR="00E17078" w:rsidRPr="00E17078" w14:paraId="0ADF04FA"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4A80B8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Justificación distributiva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DD031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Proteger al inocente frente a la condena falsa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6892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Tratar igual a las partes y reducir el total de errores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697DBF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No definida legalmente</w:t>
            </w:r>
          </w:p>
        </w:tc>
      </w:tr>
      <w:tr w:rsidR="00E17078" w:rsidRPr="00E17078" w14:paraId="5EBD47DE"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8CEA7A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positivo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02EB1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Persona condenada</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A02A6E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2C8DC6E"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cuyos votos pierden efectos y candidatura triunfadora</w:t>
            </w:r>
          </w:p>
        </w:tc>
      </w:tr>
      <w:tr w:rsidR="00E17078" w:rsidRPr="00E17078" w14:paraId="3D98772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7AFCA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Sujeto principal del coste del falso negativo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C10F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Víctimas y sociedad</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E640D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Parte vencida</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F54A707"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Ciudadanía sujeta a un resultado viciado y actor</w:t>
            </w:r>
          </w:p>
        </w:tc>
      </w:tr>
      <w:tr w:rsidR="00E17078" w:rsidRPr="00E17078" w14:paraId="2530CB38" w14:textId="77777777" w:rsidTr="003D15FB">
        <w:tblPrEx>
          <w:tblCellMar>
            <w:top w:w="0" w:type="dxa"/>
            <w:bottom w:w="0" w:type="dxa"/>
          </w:tblCellMar>
        </w:tblPrEx>
        <w:trPr>
          <w:cantSplit/>
        </w:trPr>
        <w:tc>
          <w:tcPr>
            <w:tcW w:w="2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D201B8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Disponibilidad del reparto del riesgo</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3CD471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w:t>
            </w:r>
          </w:p>
        </w:tc>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52CFB8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según Ferrer Beltrán, pese al principio dispositivo</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9BAFAB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Indisponible, por afectar bienes de la ciudadanía</w:t>
            </w:r>
          </w:p>
        </w:tc>
      </w:tr>
    </w:tbl>
    <w:p w14:paraId="5BF0F889" w14:textId="77777777" w:rsidR="00E17078" w:rsidRPr="00E17078" w:rsidRDefault="00E17078" w:rsidP="00E17078">
      <w:pPr>
        <w:spacing w:before="60"/>
        <w:rPr>
          <w:rFonts w:ascii="Arial" w:eastAsia="Arial" w:hAnsi="Arial" w:cs="Arial"/>
          <w:sz w:val="24"/>
          <w:szCs w:val="24"/>
        </w:rPr>
      </w:pPr>
      <w:r>
        <w:rPr>
          <w:rFonts w:ascii="Arial" w:eastAsia="Arial" w:hAnsi="Arial" w:cs="Arial"/>
        </w:rPr>
        <w:t xml:space="preserve">Tabla 2. Comparación de los modelos penal y civil con la nulidad de elecciones. Elaboración propia con base en Allen, Los estándares de prueba y los límites del análisis jurídico, p. 49, Pardo, Estándares de prueba y teoría de la prueba, p. 103, Ferrer Beltrán, </w:t>
      </w:r>
      <w:r>
        <w:rPr>
          <w:rFonts w:ascii="Arial" w:eastAsia="Arial" w:hAnsi="Arial" w:cs="Arial"/>
          <w:i/>
          <w:iCs/>
        </w:rPr>
        <w:t>Prueba sin convicción</w:t>
      </w:r>
      <w:r>
        <w:rPr>
          <w:rFonts w:ascii="Arial" w:eastAsia="Arial" w:hAnsi="Arial" w:cs="Arial"/>
        </w:rPr>
        <w:t>, p. 64, y SUP-JIN-194/2025, párrafo 45.</w:t>
      </w:r>
    </w:p>
    <w:p w14:paraId="467B8DC4" w14:textId="77777777" w:rsidR="00E17078" w:rsidRPr="00E17078" w:rsidRDefault="00E17078" w:rsidP="00E17078">
      <w:pPr>
        <w:spacing w:line="360" w:lineRule="auto"/>
        <w:rPr>
          <w:rFonts w:ascii="Arial" w:eastAsia="Arial" w:hAnsi="Arial" w:cs="Arial"/>
          <w:sz w:val="24"/>
          <w:szCs w:val="24"/>
        </w:rPr>
      </w:pPr>
    </w:p>
    <w:p w14:paraId="0CFA648F"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proyecto de Rodríguez Mondragón en el SUP-JIN-194/2025 apuntó en esa dirección. Afirmó que los sistemas jurídicos establecen estándares distintos porque cada ámbito protege valores y bienes específicos, lo que requiere niveles diferenciados para justificar las consecuencias de las decisiones.</w:t>
      </w:r>
      <w:r>
        <w:rPr>
          <w:rFonts w:ascii="Arial" w:eastAsia="Arial" w:hAnsi="Arial" w:cs="Arial"/>
          <w:sz w:val="24"/>
          <w:szCs w:val="24"/>
          <w:vertAlign w:val="superscript"/>
        </w:rPr>
        <w:footnoteReference w:id="636"/>
      </w:r>
      <w:r>
        <w:rPr>
          <w:rFonts w:ascii="Arial" w:eastAsia="Arial" w:hAnsi="Arial" w:cs="Arial"/>
          <w:sz w:val="24"/>
          <w:szCs w:val="24"/>
        </w:rPr>
        <w:t xml:space="preserve"> Añadió que la gravedad del impacto de una resolución adversa, entre cuyos ejemplos mencionó la anulación de la voluntad popular, determina la exigencia probatoria, conforme a un principio de proporcionalidad. El proyecto no llegó a formular un umbral general para la nulidad, sino estándares para los hechos del caso. Su planteamiento confirma, sin embargo, que la relatividad del estándar ya ha sido invocada en la jurisdicción electoral mexicana. Lo que falta es una determinación general, previa y justificada de los bienes y costes que deben orientar el umbral en esta materia. La proporcionalidad invocada por el proyecto es una forma de ponderación, pero su aplicación caso por caso reproduce el particularismo que Ferrer </w:t>
        <w:lastRenderedPageBreak/>
        <w:t>Beltrán critica. Por ello, esa ponderación debe realizarse en el momento del diseño normativo y no en el de la aplicación.</w:t>
      </w:r>
    </w:p>
    <w:p w14:paraId="7CF078F1" w14:textId="77777777" w:rsidR="00E17078" w:rsidRPr="00E17078" w:rsidRDefault="00E17078" w:rsidP="00E17078">
      <w:pPr>
        <w:spacing w:line="360" w:lineRule="auto"/>
        <w:rPr>
          <w:rFonts w:ascii="Arial" w:eastAsia="Arial" w:hAnsi="Arial" w:cs="Arial"/>
          <w:sz w:val="24"/>
          <w:szCs w:val="24"/>
        </w:rPr>
      </w:pPr>
    </w:p>
    <w:p w14:paraId="305CC23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4.2.7. Consecuencia metodológica</w:t>
      </w:r>
    </w:p>
    <w:p w14:paraId="7192A964" w14:textId="77777777" w:rsidR="00E17078" w:rsidRPr="00E17078" w:rsidRDefault="00E17078" w:rsidP="00E17078">
      <w:pPr>
        <w:spacing w:line="360" w:lineRule="auto"/>
        <w:rPr>
          <w:rFonts w:ascii="Arial" w:eastAsia="Arial" w:hAnsi="Arial" w:cs="Arial"/>
          <w:sz w:val="24"/>
          <w:szCs w:val="24"/>
        </w:rPr>
      </w:pPr>
    </w:p>
    <w:p w14:paraId="22794822"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Del análisis anterior se desprenden tres conclusiones. La primera es que la relatividad del estándar no se explica por el contexto en que se atribuye conocimiento, sino por los bienes en juego y los costes del error propios de cada tipo de decisión. La segunda es que el criterio relevante es la consecuencia jurídica y no la etiqueta del proceso, de modo que no existe una razón conceptual para importar a la materia electoral el estándar penal o el civil. La tercera es que la nulidad de elecciones presenta costes que ninguno de los dos modelos contempla, porque ambos errores afectan a la ciudadanía y no solo a las partes.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37"/>
      </w:r>
      <w:r>
        <w:rPr>
          <w:rFonts w:ascii="Arial" w:eastAsia="Arial" w:hAnsi="Arial" w:cs="Arial"/>
          <w:sz w:val="24"/>
          <w:szCs w:val="24"/>
        </w:rPr>
        <w:t xml:space="preserve"> Esa determinación requiere identificar primero los bienes constitucionales en juego en la nulidad de elecciones. Requiere también identificar los costes específicos del falso positivo y del falso negativo al resolver sobre la validez de una elección. El apartado siguiente desarrolla esa identificación, como paso previo a la propuesta de diseño legislativo del capítulo quinto.</w:t>
      </w:r>
    </w:p>
    <w:p w14:paraId="35FB82B0" w14:textId="77777777" w:rsidR="00A32EF9" w:rsidRDefault="00E354C7">
      <w:pPr>
        <w:pStyle w:val="Ttulo2"/>
        <w:spacing w:before="300" w:after="180"/>
      </w:pPr>
      <w:r>
        <w:rPr>
          <w:b/>
          <w:bCs/>
        </w:rPr>
        <w:t>4.3. Los bienes en juego propios del contencioso electoral mexicano</w:t>
      </w:r>
      <w:bookmarkEnd w:id="20"/>
    </w:p>
    <w:p w14:paraId="3707D3F3" w14:textId="77777777" w:rsidR="00003BB7" w:rsidRPr="00003BB7" w:rsidRDefault="00003BB7" w:rsidP="00003BB7">
      <w:pPr>
        <w:spacing w:line="360" w:lineRule="auto"/>
        <w:rPr>
          <w:rFonts w:ascii="Arial" w:eastAsia="Arial" w:hAnsi="Arial" w:cs="Arial"/>
          <w:sz w:val="24"/>
          <w:szCs w:val="24"/>
        </w:rPr>
      </w:pPr>
    </w:p>
    <w:p w14:paraId="7B3CB8D8" w14:textId="77777777" w:rsidR="00E17078" w:rsidRPr="00E17078" w:rsidRDefault="00E17078" w:rsidP="00E17078">
      <w:pPr>
        <w:spacing w:line="360" w:lineRule="auto"/>
        <w:rPr>
          <w:rFonts w:ascii="Arial" w:eastAsia="Arial" w:hAnsi="Arial" w:cs="Arial"/>
          <w:sz w:val="24"/>
          <w:szCs w:val="24"/>
        </w:rPr>
      </w:pPr>
      <w:bookmarkStart w:id="21" w:name="_Toc240931721"/>
    </w:p>
    <w:p w14:paraId="638C4342" w14:textId="77777777" w:rsidR="00E17078" w:rsidRPr="00E17078" w:rsidRDefault="00E17078" w:rsidP="00E17078">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4.3. Los bienes en juego propios del contencioso electoral mexicano</w:t>
      </w:r>
    </w:p>
    <w:p w14:paraId="16FD2082" w14:textId="77777777" w:rsidR="00E17078" w:rsidRPr="00E17078" w:rsidRDefault="00E17078" w:rsidP="00E17078">
      <w:pPr>
        <w:spacing w:line="360" w:lineRule="auto"/>
        <w:rPr>
          <w:rFonts w:ascii="Arial" w:eastAsia="Arial" w:hAnsi="Arial" w:cs="Arial"/>
          <w:sz w:val="24"/>
          <w:szCs w:val="24"/>
        </w:rPr>
      </w:pPr>
    </w:p>
    <w:p w14:paraId="07D4D36D"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 xml:space="preserve">La relatividad del estándar exige identificar los bienes en juego de cada tipo de decisión antes de fijar su umbral. Este apartado realiza esa identificación para la decisión sobre la validez o nulidad de una elección. La tesis que se sostiene es que el contencioso electoral mexicano presenta bienes en juego que no coinciden con los del proceso penal ni con los del proceso civil. Se identifican tres bienes principales, la certeza sobre el </w:t>
        <w:lastRenderedPageBreak/>
        <w:t>resultado, el derecho al voto de la ciudadanía y la renovación ordenada y periódica de los órganos del poder público. Cada uno se funda en el texto constitucional y en criterios de la Sala Superior. Después se muestra cómo esos bienes permiten caracterizar los dos errores que un estándar electoral debe distribuir. Finalmente se examina si el ordenamiento contiene una preferencia declarada entre ambos errores, como la que existe en materia penal. La identificación que aquí se propone es una construcción de esta investigación, apoyada en las fuentes citadas, y no una clasificación tomada de un autor determinado.</w:t>
      </w:r>
    </w:p>
    <w:p w14:paraId="0ABFB8EB" w14:textId="77777777" w:rsidR="00E17078" w:rsidRPr="00E17078" w:rsidRDefault="00E17078" w:rsidP="00E17078">
      <w:pPr>
        <w:spacing w:line="360" w:lineRule="auto"/>
        <w:rPr>
          <w:rFonts w:ascii="Arial" w:eastAsia="Arial" w:hAnsi="Arial" w:cs="Arial"/>
          <w:sz w:val="24"/>
          <w:szCs w:val="24"/>
        </w:rPr>
      </w:pPr>
    </w:p>
    <w:p w14:paraId="7825CB50"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4.3.1. La especificidad de los bienes en juego en la materia electoral</w:t>
      </w:r>
    </w:p>
    <w:p w14:paraId="5CF5A1E3" w14:textId="77777777" w:rsidR="00E17078" w:rsidRPr="00E17078" w:rsidRDefault="00E17078" w:rsidP="00E17078">
      <w:pPr>
        <w:spacing w:line="360" w:lineRule="auto"/>
        <w:rPr>
          <w:rFonts w:ascii="Arial" w:eastAsia="Arial" w:hAnsi="Arial" w:cs="Arial"/>
          <w:sz w:val="24"/>
          <w:szCs w:val="24"/>
        </w:rPr>
      </w:pPr>
    </w:p>
    <w:p w14:paraId="56507BF9"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modelos penal y civil responden a bienes en juego distintos. En el proceso penal, la consecuencia típica del error es la condena de una persona inocente y la afectación de su libertad. Laudan observa que prácticamente todos coinciden en que condenar a un inocente es un error más costoso que absolver a un culpable, y que sobre esa convicción se ha construido un cuerpo de doctrinas procesales.</w:t>
      </w:r>
      <w:r>
        <w:rPr>
          <w:rFonts w:ascii="Arial" w:eastAsia="Arial" w:hAnsi="Arial" w:cs="Arial"/>
          <w:sz w:val="24"/>
          <w:szCs w:val="24"/>
          <w:vertAlign w:val="superscript"/>
        </w:rPr>
        <w:footnoteReference w:id="638"/>
      </w:r>
      <w:r>
        <w:rPr>
          <w:rFonts w:ascii="Arial" w:eastAsia="Arial" w:hAnsi="Arial" w:cs="Arial"/>
          <w:sz w:val="24"/>
          <w:szCs w:val="24"/>
        </w:rPr>
        <w:t xml:space="preserve"> En el proceso civil, la consecuencia recae principalmente sobre el patrimonio o los derechos de las partes. Ferrer Beltrán advierte, sin embargo, que incluso en ese proceso el reparto del riesgo responde a garantías de interés público y no puede quedar a disposición de las partes.</w:t>
      </w:r>
      <w:r>
        <w:rPr>
          <w:rFonts w:ascii="Arial" w:eastAsia="Arial" w:hAnsi="Arial" w:cs="Arial"/>
          <w:sz w:val="24"/>
          <w:szCs w:val="24"/>
          <w:vertAlign w:val="superscript"/>
        </w:rPr>
        <w:footnoteReference w:id="639"/>
      </w:r>
      <w:r>
        <w:rPr>
          <w:rFonts w:ascii="Arial" w:eastAsia="Arial" w:hAnsi="Arial" w:cs="Arial"/>
          <w:sz w:val="24"/>
          <w:szCs w:val="24"/>
        </w:rPr>
        <w:t xml:space="preserve"> La nulidad de una elección presenta una estructura diferente, porque su consecuencia principal no recae sobre una persona ni sobre un patrimonio, sino sobre el resultado de una votación. La Sala Superior ha calificado la nulidad como la consecuencia más extrema y lesiva del sistema, porque implica el desconocimiento de la voluntad popular emitida en las urnas.</w:t>
      </w:r>
      <w:r>
        <w:rPr>
          <w:rFonts w:ascii="Arial" w:eastAsia="Arial" w:hAnsi="Arial" w:cs="Arial"/>
          <w:sz w:val="24"/>
          <w:szCs w:val="24"/>
          <w:vertAlign w:val="superscript"/>
        </w:rPr>
        <w:footnoteReference w:id="640"/>
      </w:r>
      <w:r>
        <w:rPr>
          <w:rFonts w:ascii="Arial" w:eastAsia="Arial" w:hAnsi="Arial" w:cs="Arial"/>
          <w:sz w:val="24"/>
          <w:szCs w:val="24"/>
        </w:rPr>
        <w:t xml:space="preserve"> Los bienes afectados son, en consecuencia, bienes de la ciudadanía y del orden constitucional, además de los intereses de los contendientes. Esa diferencia justifica examinar los bienes propios de la materia antes de adoptar cualquier estándar.</w:t>
      </w:r>
    </w:p>
    <w:p w14:paraId="68B0D89F" w14:textId="77777777" w:rsidR="00E17078" w:rsidRPr="00E17078" w:rsidRDefault="00E17078" w:rsidP="00E17078">
      <w:pPr>
        <w:spacing w:line="360" w:lineRule="auto"/>
        <w:rPr>
          <w:rFonts w:ascii="Arial" w:eastAsia="Arial" w:hAnsi="Arial" w:cs="Arial"/>
          <w:sz w:val="24"/>
          <w:szCs w:val="24"/>
        </w:rPr>
      </w:pPr>
    </w:p>
    <w:p w14:paraId="63732B71"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4.3.2. La certeza sobre el resultado de la elección</w:t>
      </w:r>
    </w:p>
    <w:p w14:paraId="54568C87" w14:textId="77777777" w:rsidR="00E17078" w:rsidRPr="00E17078" w:rsidRDefault="00E17078" w:rsidP="00E17078">
      <w:pPr>
        <w:spacing w:line="360" w:lineRule="auto"/>
        <w:rPr>
          <w:rFonts w:ascii="Arial" w:eastAsia="Arial" w:hAnsi="Arial" w:cs="Arial"/>
          <w:sz w:val="24"/>
          <w:szCs w:val="24"/>
        </w:rPr>
      </w:pPr>
    </w:p>
    <w:p w14:paraId="175A0843"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primer bien en juego es la certeza sobre el resultado de la elección. La Constitución establece la certeza como principio rector de la función estatal electoral que ejerce el Instituto Nacional Electoral.</w:t>
      </w:r>
      <w:r>
        <w:rPr>
          <w:rFonts w:ascii="Arial" w:eastAsia="Arial" w:hAnsi="Arial" w:cs="Arial"/>
          <w:sz w:val="24"/>
          <w:szCs w:val="24"/>
          <w:vertAlign w:val="superscript"/>
        </w:rPr>
        <w:footnoteReference w:id="641"/>
      </w:r>
      <w:r>
        <w:rPr>
          <w:rFonts w:ascii="Arial" w:eastAsia="Arial" w:hAnsi="Arial" w:cs="Arial"/>
          <w:sz w:val="24"/>
          <w:szCs w:val="24"/>
        </w:rPr>
        <w:t xml:space="preserve"> El proyecto incorporado al voto particular del magistrado Rodríguez Mondragón en el SUP-JIN-194/2025 precisó que ese principio exige reglas claras, estables y conocidas por todos los participantes, y que los resultados reflejen fielmente la voluntad ciudadana en condiciones de transparencia y verificabilidad.</w:t>
      </w:r>
      <w:r>
        <w:rPr>
          <w:rFonts w:ascii="Arial" w:eastAsia="Arial" w:hAnsi="Arial" w:cs="Arial"/>
          <w:sz w:val="24"/>
          <w:szCs w:val="24"/>
          <w:vertAlign w:val="superscript"/>
        </w:rPr>
        <w:footnoteReference w:id="642"/>
      </w:r>
      <w:r>
        <w:rPr>
          <w:rFonts w:ascii="Arial" w:eastAsia="Arial" w:hAnsi="Arial" w:cs="Arial"/>
          <w:sz w:val="24"/>
          <w:szCs w:val="24"/>
        </w:rPr>
        <w:t xml:space="preserve"> El mismo proyecto recordó que, conforme a la contradicción de criterios SUP-CDC-2/2013, el proceso electoral tiene por objeto la renovación periódica de los poderes públicos y debe respetar, entre otros, los principios de certeza y definitividad.</w:t>
      </w:r>
      <w:r>
        <w:rPr>
          <w:rFonts w:ascii="Arial" w:eastAsia="Arial" w:hAnsi="Arial" w:cs="Arial"/>
          <w:sz w:val="24"/>
          <w:szCs w:val="24"/>
          <w:vertAlign w:val="superscript"/>
        </w:rPr>
        <w:footnoteReference w:id="643"/>
      </w:r>
      <w:r>
        <w:rPr>
          <w:rFonts w:ascii="Arial" w:eastAsia="Arial" w:hAnsi="Arial" w:cs="Arial"/>
          <w:sz w:val="24"/>
          <w:szCs w:val="24"/>
        </w:rPr>
        <w:t xml:space="preserve"> La certeza tiene, por tanto, dos dimensiones que conviene distinguir. La primera es la fidelidad del resultado respecto de la voluntad expresada en las urnas. La segunda es la firmeza y prontitud con que la ciudadanía conoce quién resultó electo, dimensión que se vincula con la definitividad de las etapas del proceso electoral.</w:t>
      </w:r>
      <w:r>
        <w:rPr>
          <w:rFonts w:ascii="Arial" w:eastAsia="Arial" w:hAnsi="Arial" w:cs="Arial"/>
          <w:sz w:val="24"/>
          <w:szCs w:val="24"/>
          <w:vertAlign w:val="superscript"/>
        </w:rPr>
        <w:footnoteReference w:id="644"/>
      </w:r>
      <w:r>
        <w:rPr>
          <w:rFonts w:ascii="Arial" w:eastAsia="Arial" w:hAnsi="Arial" w:cs="Arial"/>
          <w:sz w:val="24"/>
          <w:szCs w:val="24"/>
        </w:rPr>
        <w:t xml:space="preserve"> La ley de medios expresa esa segunda dimensión al disponer que las elecciones no impugnadas en tiempo y forma se consideran válidas, definitivas e inatacables.</w:t>
      </w:r>
      <w:r>
        <w:rPr>
          <w:rFonts w:ascii="Arial" w:eastAsia="Arial" w:hAnsi="Arial" w:cs="Arial"/>
          <w:sz w:val="24"/>
          <w:szCs w:val="24"/>
          <w:vertAlign w:val="superscript"/>
        </w:rPr>
        <w:footnoteReference w:id="645"/>
      </w:r>
      <w:r>
        <w:rPr>
          <w:rFonts w:ascii="Arial" w:eastAsia="Arial" w:hAnsi="Arial" w:cs="Arial"/>
          <w:sz w:val="24"/>
          <w:szCs w:val="24"/>
        </w:rPr>
        <w:t xml:space="preserve"> Ambas dimensiones pueden entrar en tensión, porque la pronta firmeza de un resultado no garantiza su fidelidad.</w:t>
      </w:r>
    </w:p>
    <w:p w14:paraId="73FBB76C"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distinción permite precisar cómo afecta cada error a este bien. La validación de una elección viciada compromete la certeza en su primera dimensión, porque el resultado declarado firme no corresponde a la voluntad libremente expresada. La anulación de una elección limpia compromete la certeza en ambas dimensiones, porque priva de firmeza a un resultado que era fiel y obliga a repetir el proceso. La certeza no favorece, por tanto, de manera unilateral a ninguno de los dos errores. Invocarla solo en favor de la validez supondría reducirla a su dimensión de firmeza y desatender su dimensión de fidelidad. </w:t>
        <w:lastRenderedPageBreak/>
        <w:t>Esa reducción convertiría la certeza en una razón para preferir siempre el falso negativo, sin considerar que un resultado firme pero viciado también la lesiona. Por ello, un estándar electoral no puede justificarse apelando a la certeza sin precisar a cuál de sus dimensiones se refiere. La ponderación entre ambas dimensiones forma parte de la decisión sobre la distribución del riesgo del error.</w:t>
      </w:r>
    </w:p>
    <w:p w14:paraId="1AB89635" w14:textId="77777777" w:rsidR="00E17078" w:rsidRPr="00E17078" w:rsidRDefault="00E17078" w:rsidP="00E17078">
      <w:pPr>
        <w:spacing w:line="360" w:lineRule="auto"/>
        <w:rPr>
          <w:rFonts w:ascii="Arial" w:eastAsia="Arial" w:hAnsi="Arial" w:cs="Arial"/>
          <w:sz w:val="24"/>
          <w:szCs w:val="24"/>
        </w:rPr>
      </w:pPr>
    </w:p>
    <w:p w14:paraId="36673F5A"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4.3.3. El derecho al voto de la ciudadanía que participó en la elección</w:t>
      </w:r>
    </w:p>
    <w:p w14:paraId="31F64034" w14:textId="77777777" w:rsidR="00E17078" w:rsidRPr="00E17078" w:rsidRDefault="00E17078" w:rsidP="00E17078">
      <w:pPr>
        <w:spacing w:line="360" w:lineRule="auto"/>
        <w:rPr>
          <w:rFonts w:ascii="Arial" w:eastAsia="Arial" w:hAnsi="Arial" w:cs="Arial"/>
          <w:sz w:val="24"/>
          <w:szCs w:val="24"/>
        </w:rPr>
      </w:pPr>
    </w:p>
    <w:p w14:paraId="4F09E2E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segundo bien en juego es el derecho al voto. La Constitución reconoce como derecho de la ciudadanía votar en las elecciones populares.</w:t>
      </w:r>
      <w:r>
        <w:rPr>
          <w:rFonts w:ascii="Arial" w:eastAsia="Arial" w:hAnsi="Arial" w:cs="Arial"/>
          <w:sz w:val="24"/>
          <w:szCs w:val="24"/>
          <w:vertAlign w:val="superscript"/>
        </w:rPr>
        <w:footnoteReference w:id="646"/>
      </w:r>
      <w:r>
        <w:rPr>
          <w:rFonts w:ascii="Arial" w:eastAsia="Arial" w:hAnsi="Arial" w:cs="Arial"/>
          <w:sz w:val="24"/>
          <w:szCs w:val="24"/>
        </w:rPr>
        <w:t xml:space="preserve"> El artículo 41 dispone que la renovación de los poderes Legislativo y Ejecutivo se realice mediante elecciones libres, auténticas y periódicas.</w:t>
      </w:r>
      <w:r>
        <w:rPr>
          <w:rFonts w:ascii="Arial" w:eastAsia="Arial" w:hAnsi="Arial" w:cs="Arial"/>
          <w:sz w:val="24"/>
          <w:szCs w:val="24"/>
          <w:vertAlign w:val="superscript"/>
        </w:rPr>
        <w:footnoteReference w:id="647"/>
      </w:r>
      <w:r>
        <w:rPr>
          <w:rFonts w:ascii="Arial" w:eastAsia="Arial" w:hAnsi="Arial" w:cs="Arial"/>
          <w:sz w:val="24"/>
          <w:szCs w:val="24"/>
        </w:rPr>
        <w:t xml:space="preserve"> El proyecto de Rodríguez Mondragón vinculó esa disposición con el artículo 23.1 de la Convención Americana sobre Derechos Humanos, que reconoce el derecho a votar en elecciones periódicas auténticas que garanticen la libre expresión de la voluntad de los electores.</w:t>
      </w:r>
      <w:r>
        <w:rPr>
          <w:rFonts w:ascii="Arial" w:eastAsia="Arial" w:hAnsi="Arial" w:cs="Arial"/>
          <w:sz w:val="24"/>
          <w:szCs w:val="24"/>
          <w:vertAlign w:val="superscript"/>
        </w:rPr>
        <w:footnoteReference w:id="648"/>
      </w:r>
      <w:r>
        <w:rPr>
          <w:rFonts w:ascii="Arial" w:eastAsia="Arial" w:hAnsi="Arial" w:cs="Arial"/>
          <w:sz w:val="24"/>
          <w:szCs w:val="24"/>
        </w:rPr>
        <w:t xml:space="preserve"> La jurisprudencia 9/98 identifica expresamente este bien como el fundamento del principio de conservación de los actos públicos válidamente celebrados. Según ese criterio, la nulidad no debe extender sus efectos más allá de la votación, el cómputo o la elección en que se actualice la causal, para no dañar el derecho de voto activo de la mayoría de los electores que expresaron válidamente su voto.</w:t>
      </w:r>
      <w:r>
        <w:rPr>
          <w:rFonts w:ascii="Arial" w:eastAsia="Arial" w:hAnsi="Arial" w:cs="Arial"/>
          <w:sz w:val="24"/>
          <w:szCs w:val="24"/>
          <w:vertAlign w:val="superscript"/>
        </w:rPr>
        <w:footnoteReference w:id="649"/>
      </w:r>
      <w:r>
        <w:rPr>
          <w:rFonts w:ascii="Arial" w:eastAsia="Arial" w:hAnsi="Arial" w:cs="Arial"/>
          <w:sz w:val="24"/>
          <w:szCs w:val="24"/>
        </w:rPr>
        <w:t xml:space="preserve"> Añade que pretender que cualquier infracción diera lugar a la nulidad haría nugatorio el ejercicio de la prerrogativa ciudadana de votar. El derecho al voto aparece, así, en la jurisprudencia electoral como la razón principal para evitar anulaciones injustificadas.</w:t>
      </w:r>
    </w:p>
    <w:p w14:paraId="4953AEB6"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El derecho al voto se ve afectado, sin embargo, por ambos errores. La anulación de una elección limpia priva de efectos a los votos emitidos válidamente, incluidos los de la mayoría que sufragó por la opción ganadora. La validación de una elección obtenida </w:t>
        <w:lastRenderedPageBreak/>
        <w:t>mediante violaciones graves afecta a quienes votaron en condiciones de inequidad o de presión, cuyo voto se integró en un resultado alterado por factores ajenos a su libre expresión. La Constitución protege el voto libre emitido en una elección auténtica. Por ello, el derecho al voto no puede invocarse solo en favor de la conservación del resultado. La jurisprudencia 9/98 se refiere a irregularidades e imperfecciones menores cometidas por funcionarios de casilla no profesionales, y no a violaciones graves y determinantes. Cuando la violación es determinante, la conservación del resultado deja de proteger el voto y pasa a proteger el efecto de la violación. El estándar debe permitir distinguir ambos supuestos con un grado de corroboración explícito.</w:t>
      </w:r>
    </w:p>
    <w:p w14:paraId="2A624553" w14:textId="77777777" w:rsidR="00E17078" w:rsidRPr="00E17078" w:rsidRDefault="00E17078" w:rsidP="00E17078">
      <w:pPr>
        <w:spacing w:line="360" w:lineRule="auto"/>
        <w:rPr>
          <w:rFonts w:ascii="Arial" w:eastAsia="Arial" w:hAnsi="Arial" w:cs="Arial"/>
          <w:sz w:val="24"/>
          <w:szCs w:val="24"/>
        </w:rPr>
      </w:pPr>
    </w:p>
    <w:p w14:paraId="170A4664"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4.3.4. La renovación ordenada y periódica de los órganos del poder público</w:t>
      </w:r>
    </w:p>
    <w:p w14:paraId="003B1784" w14:textId="77777777" w:rsidR="00E17078" w:rsidRPr="00E17078" w:rsidRDefault="00E17078" w:rsidP="00E17078">
      <w:pPr>
        <w:spacing w:line="360" w:lineRule="auto"/>
        <w:rPr>
          <w:rFonts w:ascii="Arial" w:eastAsia="Arial" w:hAnsi="Arial" w:cs="Arial"/>
          <w:sz w:val="24"/>
          <w:szCs w:val="24"/>
        </w:rPr>
      </w:pPr>
    </w:p>
    <w:p w14:paraId="7601C45E"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El tercer bien en juego suele formularse como estabilidad institucional. Esa formulación requiere precisión, porque la estabilidad no es por sí misma un principio constitucional de la materia electoral, y la alternancia es un resultado posible de las elecciones y no un bien que el estándar deba proteger. Lo que la Constitución garantiza es la renovación de los poderes mediante elecciones periódicas y la integración de los órganos en las fechas previstas. La reparación de las violaciones en el juicio de revisión constitucional electoral solo procede cuando sea material y jurídicamente posible antes de la instalación de los órganos o de la toma de posesión de los funcionarios electos.</w:t>
      </w:r>
      <w:r>
        <w:rPr>
          <w:rFonts w:ascii="Arial" w:eastAsia="Arial" w:hAnsi="Arial" w:cs="Arial"/>
          <w:sz w:val="24"/>
          <w:szCs w:val="24"/>
          <w:vertAlign w:val="superscript"/>
        </w:rPr>
        <w:footnoteReference w:id="650"/>
      </w:r>
      <w:r>
        <w:rPr>
          <w:rFonts w:ascii="Arial" w:eastAsia="Arial" w:hAnsi="Arial" w:cs="Arial"/>
          <w:sz w:val="24"/>
          <w:szCs w:val="24"/>
        </w:rPr>
        <w:t xml:space="preserve"> Algunas de esas fechas están fijadas en la propia Constitución, como el inicio del encargo presidencial el 1o. de octubre.</w:t>
      </w:r>
      <w:r>
        <w:rPr>
          <w:rFonts w:ascii="Arial" w:eastAsia="Arial" w:hAnsi="Arial" w:cs="Arial"/>
          <w:sz w:val="24"/>
          <w:szCs w:val="24"/>
          <w:vertAlign w:val="superscript"/>
        </w:rPr>
        <w:footnoteReference w:id="651"/>
      </w:r>
      <w:r>
        <w:rPr>
          <w:rFonts w:ascii="Arial" w:eastAsia="Arial" w:hAnsi="Arial" w:cs="Arial"/>
          <w:sz w:val="24"/>
          <w:szCs w:val="24"/>
        </w:rPr>
        <w:t xml:space="preserve"> En caso de nulidad, la Constitución ordena convocar a una elección extraordinaria, en la que no podrá participar la persona sancionada.</w:t>
      </w:r>
      <w:r>
        <w:rPr>
          <w:rFonts w:ascii="Arial" w:eastAsia="Arial" w:hAnsi="Arial" w:cs="Arial"/>
          <w:sz w:val="24"/>
          <w:szCs w:val="24"/>
          <w:vertAlign w:val="superscript"/>
        </w:rPr>
        <w:footnoteReference w:id="652"/>
      </w:r>
      <w:r>
        <w:rPr>
          <w:rFonts w:ascii="Arial" w:eastAsia="Arial" w:hAnsi="Arial" w:cs="Arial"/>
          <w:sz w:val="24"/>
          <w:szCs w:val="24"/>
        </w:rPr>
        <w:t xml:space="preserve"> El bien en juego puede reformularse, entonces, como la renovación ordenada y periódica de los órganos del poder público y la continuidad de su funcionamiento. Esa reformulación permite anclarlo en el texto constitucional y evita confundirlo con la preservación del resultado obtenido.</w:t>
      </w:r>
    </w:p>
    <w:p w14:paraId="3CD74ACD"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La invocación de este bien exige cautela. En su voto particular en el SUP-JIN-194/2025, el magistrado Rodríguez Mondragón sostuvo que, al validar la elección, la mayoría eligió priorizar una estabilidad institucional artificial sobre la integridad democrática.</w:t>
      </w:r>
      <w:r>
        <w:rPr>
          <w:rFonts w:ascii="Arial" w:eastAsia="Arial" w:hAnsi="Arial" w:cs="Arial"/>
          <w:sz w:val="24"/>
          <w:szCs w:val="24"/>
          <w:vertAlign w:val="superscript"/>
        </w:rPr>
        <w:footnoteReference w:id="653"/>
      </w:r>
      <w:r>
        <w:rPr>
          <w:rFonts w:ascii="Arial" w:eastAsia="Arial" w:hAnsi="Arial" w:cs="Arial"/>
          <w:sz w:val="24"/>
          <w:szCs w:val="24"/>
        </w:rPr>
        <w:t xml:space="preserve"> Añadió que la anulación no representaba una crisis institucional, porque la elección extraordinaria habría permitido corregir las deficiencias identificadas. La crítica muestra que la estabilidad puede operar como una razón implícita en favor de la validez, sin que se declare ni se pondere. La anulación de una elección limpia afecta, sin duda, la renovación ordenada, porque obliga a un proceso extraordinario y altera la integración prevista de los órganos. La validación de una elección viciada, en cambio, no afecta la continuidad formal, pero integra los órganos con un mandato de origen irregular por todo el periodo del encargo. El bien de la renovación ordenada pesa, por tanto, principalmente contra el falso positivo. Su peso no puede ser absoluto, porque el propio constituyente previó la elección extraordinaria como consecuencia ordinaria de la nulidad.</w:t>
      </w:r>
    </w:p>
    <w:p w14:paraId="2A5D7E0E"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038"/>
      </w:tblGrid>
      <w:tr w:rsidR="00E17078" w:rsidRPr="00E17078" w14:paraId="6019D221" w14:textId="77777777" w:rsidTr="003D15FB">
        <w:tblPrEx>
          <w:tblCellMar>
            <w:top w:w="0" w:type="dxa"/>
            <w:bottom w:w="0" w:type="dxa"/>
          </w:tblCellMar>
        </w:tblPrEx>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FB9A1E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 en juego</w:t>
            </w:r>
          </w:p>
        </w:tc>
        <w:tc>
          <w:tcPr>
            <w:tcW w:w="34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85B57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Fundamento</w:t>
            </w:r>
          </w:p>
        </w:tc>
        <w:tc>
          <w:tcPr>
            <w:tcW w:w="30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8FBB8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Contenido</w:t>
            </w:r>
          </w:p>
        </w:tc>
      </w:tr>
      <w:tr w:rsidR="00E17078" w:rsidRPr="00E17078" w14:paraId="7C7F1B64"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99F1CB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sobre el resultado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1DABC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 41, bases V, apartado A, y VI, y ley de medios, artículo 72</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5544245"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Fidelidad del resultado respecto de la voluntad expresada y firmeza del resultado mediante la definitividad</w:t>
            </w:r>
          </w:p>
        </w:tc>
      </w:tr>
      <w:tr w:rsidR="00E17078" w:rsidRPr="00E17078" w14:paraId="11A1F29E"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34AD2BA"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Derecho al voto</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882E5BD"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35, fracción I, y 41, párrafo tercero, Convención Americana, artículo 23.1, y jurisprudencia 9/98</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0B45808"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Voto libre en elecciones auténticas y protección del voto válidamente emitido</w:t>
            </w:r>
          </w:p>
        </w:tc>
      </w:tr>
      <w:tr w:rsidR="00E17078" w:rsidRPr="00E17078" w14:paraId="50D77055" w14:textId="77777777" w:rsidTr="003D15FB">
        <w:tblPrEx>
          <w:tblCellMar>
            <w:top w:w="0" w:type="dxa"/>
            <w:bottom w:w="0" w:type="dxa"/>
          </w:tblCellMar>
        </w:tblPrEx>
        <w:trPr>
          <w:cantSplit/>
        </w:trPr>
        <w:tc>
          <w:tcPr>
            <w:tcW w:w="2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CE5445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y periódica de los órganos</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27C304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Constitución, artículos 41, párrafo tercero y base VI, 83 y 99, párrafo cuarto, fracción IV</w:t>
            </w:r>
          </w:p>
        </w:tc>
        <w:tc>
          <w:tcPr>
            <w:tcW w:w="30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155BA44"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Integración de los órganos en las fechas previstas y elección extraordinaria en caso de nulidad</w:t>
            </w:r>
          </w:p>
        </w:tc>
      </w:tr>
    </w:tbl>
    <w:p w14:paraId="73FD5E78"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1. Bienes en juego en la decisión sobre la validez de una elección. Elaboración propia con base en las disposiciones y criterios citados. La identificación de los tres bienes es una propuesta de esta investigación.</w:t>
      </w:r>
    </w:p>
    <w:p w14:paraId="5A1E14FB" w14:textId="77777777" w:rsidR="00E17078" w:rsidRPr="00E17078" w:rsidRDefault="00E17078" w:rsidP="00E17078">
      <w:pPr>
        <w:spacing w:line="360" w:lineRule="auto"/>
        <w:rPr>
          <w:rFonts w:ascii="Arial" w:eastAsia="Arial" w:hAnsi="Arial" w:cs="Arial"/>
          <w:sz w:val="24"/>
          <w:szCs w:val="24"/>
        </w:rPr>
      </w:pPr>
    </w:p>
    <w:p w14:paraId="4F17D6E5" w14:textId="77777777" w:rsidR="00E17078" w:rsidRPr="00E17078" w:rsidRDefault="00E17078" w:rsidP="00E17078">
      <w:pPr>
        <w:spacing w:line="360" w:lineRule="auto"/>
        <w:rPr>
          <w:rFonts w:ascii="Arial" w:eastAsia="Arial" w:hAnsi="Arial" w:cs="Arial"/>
          <w:sz w:val="24"/>
          <w:szCs w:val="24"/>
        </w:rPr>
      </w:pPr>
    </w:p>
    <w:p w14:paraId="609BF6BE"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4.3.5. Los dos errores a la luz de los bienes en juego</w:t>
      </w:r>
    </w:p>
    <w:p w14:paraId="5A55B1E9" w14:textId="77777777" w:rsidR="00E17078" w:rsidRPr="00E17078" w:rsidRDefault="00E17078" w:rsidP="00E17078">
      <w:pPr>
        <w:spacing w:line="360" w:lineRule="auto"/>
        <w:rPr>
          <w:rFonts w:ascii="Arial" w:eastAsia="Arial" w:hAnsi="Arial" w:cs="Arial"/>
          <w:sz w:val="24"/>
          <w:szCs w:val="24"/>
        </w:rPr>
      </w:pPr>
    </w:p>
    <w:p w14:paraId="24971E26"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Los tres bienes identificados permiten caracterizar los dos errores que un estándar electoral debe distribuir. El primero consiste en declarar válida una elección que, en realidad, estuvo viciada por irregularidades determinantes. Desde la perspectiva de la hipótesis que sostiene el actor, se trata de un falso negativo, porque se tiene por no probada una hipótesis verdadera. Ese error compromete la certeza en su dimensión de fidelidad del resultado y el derecho al voto de quienes sufragaron en condiciones viciadas. Afecta también a las candidaturas que compitieron conforme a las reglas y a la ciudadanía que queda sujeta a un mandato de origen irregular. El segundo error consiste en anular una elección que, en realidad, fue limpia. Se trata de un falso positivo, porque se tiene por probada una hipótesis falsa. Ese error compromete la renovación ordenada de los órganos, la certeza en sus dos dimensiones y el derecho al voto de la mayoría que sufragó válidamente, incluidos quienes votaron por la opción ganadora. La tabla 2 sintetiza esta caracterización.</w:t>
      </w:r>
    </w:p>
    <w:p w14:paraId="546C5DDD" w14:textId="77777777" w:rsidR="00E17078" w:rsidRPr="00E17078" w:rsidRDefault="00E17078" w:rsidP="00E17078">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300"/>
        <w:gridCol w:w="3738"/>
      </w:tblGrid>
      <w:tr w:rsidR="00E17078" w:rsidRPr="00E17078" w14:paraId="57D85FFD" w14:textId="77777777" w:rsidTr="003D15FB">
        <w:tblPrEx>
          <w:tblCellMar>
            <w:top w:w="0" w:type="dxa"/>
            <w:bottom w:w="0" w:type="dxa"/>
          </w:tblCellMar>
        </w:tblPrEx>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5C59BAC1"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Error</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5E6549"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Descripción</w:t>
            </w:r>
          </w:p>
        </w:tc>
        <w:tc>
          <w:tcPr>
            <w:tcW w:w="37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3560A64B" w14:textId="77777777" w:rsidR="00E17078" w:rsidRPr="00E17078" w:rsidRDefault="00E17078" w:rsidP="00E17078">
            <w:pPr>
              <w:ind w:left="113" w:hanging="113"/>
              <w:rPr>
                <w:rFonts w:ascii="Arial" w:eastAsia="Arial" w:hAnsi="Arial" w:cs="Arial"/>
                <w:sz w:val="24"/>
                <w:szCs w:val="24"/>
              </w:rPr>
            </w:pPr>
            <w:r>
              <w:rPr>
                <w:rFonts w:ascii="Arial" w:eastAsia="Arial" w:hAnsi="Arial" w:cs="Arial"/>
                <w:b/>
                <w:bCs/>
                <w:sz w:val="22"/>
                <w:szCs w:val="22"/>
              </w:rPr>
              <w:t>Bienes afectados</w:t>
            </w:r>
          </w:p>
        </w:tc>
      </w:tr>
      <w:tr w:rsidR="00E17078" w:rsidRPr="00E17078" w14:paraId="63B17A91"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2E7577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negativo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0130896"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Declarar válida una elección viciada por irregularidades determinantes</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53D173F"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Certeza como fidelidad del resultado, voto libre de la ciudadanía afectada y equidad entre candidaturas</w:t>
            </w:r>
          </w:p>
        </w:tc>
      </w:tr>
      <w:tr w:rsidR="00E17078" w:rsidRPr="00E17078" w14:paraId="1865DD03" w14:textId="77777777" w:rsidTr="003D15FB">
        <w:tblPrEx>
          <w:tblCellMar>
            <w:top w:w="0" w:type="dxa"/>
            <w:bottom w:w="0" w:type="dxa"/>
          </w:tblCellMar>
        </w:tblPrEx>
        <w:trPr>
          <w:cantSplit/>
        </w:trPr>
        <w:tc>
          <w:tcPr>
            <w:tcW w:w="18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AB7ECBC"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Falso positivo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D01BCE3"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Anular una elección que fue limpia</w:t>
            </w:r>
          </w:p>
        </w:tc>
        <w:tc>
          <w:tcPr>
            <w:tcW w:w="37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85370" w14:textId="77777777" w:rsidR="00E17078" w:rsidRPr="00E17078" w:rsidRDefault="00E17078" w:rsidP="00E17078">
            <w:pPr>
              <w:ind w:left="113" w:hanging="113"/>
              <w:rPr>
                <w:rFonts w:ascii="Arial" w:eastAsia="Arial" w:hAnsi="Arial" w:cs="Arial"/>
                <w:sz w:val="24"/>
                <w:szCs w:val="24"/>
              </w:rPr>
            </w:pPr>
            <w:r>
              <w:rPr>
                <w:rFonts w:ascii="Arial" w:eastAsia="Arial" w:hAnsi="Arial" w:cs="Arial"/>
                <w:sz w:val="22"/>
                <w:szCs w:val="22"/>
              </w:rPr>
              <w:t>Renovación ordenada de los órganos, certeza en sus dos dimensiones y voto válido de la mayoría</w:t>
            </w:r>
          </w:p>
        </w:tc>
      </w:tr>
    </w:tbl>
    <w:p w14:paraId="16DC702B" w14:textId="77777777" w:rsidR="00E17078" w:rsidRPr="00E17078" w:rsidRDefault="00E17078" w:rsidP="00E17078">
      <w:pPr>
        <w:spacing w:before="60"/>
        <w:rPr>
          <w:rFonts w:ascii="Arial" w:eastAsia="Arial" w:hAnsi="Arial" w:cs="Arial"/>
          <w:sz w:val="24"/>
          <w:szCs w:val="24"/>
        </w:rPr>
      </w:pPr>
      <w:r>
        <w:rPr>
          <w:rFonts w:ascii="Arial" w:eastAsia="Arial" w:hAnsi="Arial" w:cs="Arial"/>
        </w:rPr>
        <w:t>Tabla 2. Los dos errores en la decisión sobre la validez de una elección. Elaboración propia. La asignación de bienes a cada error es análisis de esta investigación.</w:t>
      </w:r>
    </w:p>
    <w:p w14:paraId="21C7DE51" w14:textId="77777777" w:rsidR="00E17078" w:rsidRPr="00E17078" w:rsidRDefault="00E17078" w:rsidP="00E17078">
      <w:pPr>
        <w:spacing w:line="360" w:lineRule="auto"/>
        <w:rPr>
          <w:rFonts w:ascii="Arial" w:eastAsia="Arial" w:hAnsi="Arial" w:cs="Arial"/>
          <w:sz w:val="24"/>
          <w:szCs w:val="24"/>
        </w:rPr>
      </w:pPr>
    </w:p>
    <w:p w14:paraId="0BA881DA"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caracterización muestra que los costes de ambos errores recaen, en buena medida, sobre los mismos sujetos. La ciudadanía resulta afectada tanto si se anulan sus votos válidos como si se valida un resultado que no expresa su voluntad libre. Esa coincidencia distingue la materia electoral del proceso penal, en el que cada error recae principalmente sobre sujetos distintos, el acusado en un caso y las víctimas y la sociedad en el otro. También la distingue del proceso civil, en el que los costes recaen </w:t>
        <w:lastRenderedPageBreak/>
        <w:t>principalmente sobre las partes. En la nulidad de elecciones, el mismo bien, el voto de la ciudadanía, se encuentra en ambos lados de la balanza. Por ello, la distribución del riesgo no puede resolverse identificando una parte débil a la que deba protegerse, como ocurre con el acusado en materia penal. Debe resolverse comparando la intensidad con que cada error afecta los mismos bienes. Esa comparación es la que el estándar electoral debe expresar.</w:t>
      </w:r>
    </w:p>
    <w:p w14:paraId="5A8A330E" w14:textId="77777777" w:rsidR="00E17078" w:rsidRPr="00E17078" w:rsidRDefault="00E17078" w:rsidP="00E17078">
      <w:pPr>
        <w:spacing w:line="360" w:lineRule="auto"/>
        <w:rPr>
          <w:rFonts w:ascii="Arial" w:eastAsia="Arial" w:hAnsi="Arial" w:cs="Arial"/>
          <w:sz w:val="24"/>
          <w:szCs w:val="24"/>
        </w:rPr>
      </w:pPr>
    </w:p>
    <w:p w14:paraId="02D57608" w14:textId="77777777" w:rsidR="00E17078" w:rsidRPr="00E17078" w:rsidRDefault="00E17078" w:rsidP="00E17078">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4.3.6. La ausencia de una preferencia declarada entre los errores</w:t>
      </w:r>
    </w:p>
    <w:p w14:paraId="521DD17E" w14:textId="77777777" w:rsidR="00E17078" w:rsidRPr="00E17078" w:rsidRDefault="00E17078" w:rsidP="00E17078">
      <w:pPr>
        <w:spacing w:line="360" w:lineRule="auto"/>
        <w:rPr>
          <w:rFonts w:ascii="Arial" w:eastAsia="Arial" w:hAnsi="Arial" w:cs="Arial"/>
          <w:sz w:val="24"/>
          <w:szCs w:val="24"/>
        </w:rPr>
      </w:pPr>
    </w:p>
    <w:p w14:paraId="5CFABEA4" w14:textId="77777777" w:rsidR="00E17078" w:rsidRPr="00E17078" w:rsidRDefault="00E17078" w:rsidP="00E17078">
      <w:pPr>
        <w:spacing w:line="360" w:lineRule="auto"/>
        <w:jc w:val="both"/>
        <w:rPr>
          <w:rFonts w:ascii="Arial" w:eastAsia="Arial" w:hAnsi="Arial" w:cs="Arial"/>
          <w:sz w:val="24"/>
          <w:szCs w:val="24"/>
        </w:rPr>
      </w:pPr>
      <w:r>
        <w:rPr>
          <w:rFonts w:ascii="Arial" w:eastAsia="Arial" w:hAnsi="Arial" w:cs="Arial"/>
          <w:sz w:val="24"/>
          <w:szCs w:val="24"/>
        </w:rPr>
        <w:t>En materia penal existe una preferencia ampliamente compartida por evitar la condena de un inocente. Laudan denomina doctrina de distribución del error al conjunto formado por el estándar de prueba, la presunción de inocencia, el beneficio de la duda y la carga de la prueba de la acusación.</w:t>
      </w:r>
      <w:r>
        <w:rPr>
          <w:rFonts w:ascii="Arial" w:eastAsia="Arial" w:hAnsi="Arial" w:cs="Arial"/>
          <w:sz w:val="24"/>
          <w:szCs w:val="24"/>
          <w:vertAlign w:val="superscript"/>
        </w:rPr>
        <w:footnoteReference w:id="654"/>
      </w:r>
      <w:r>
        <w:rPr>
          <w:rFonts w:ascii="Arial" w:eastAsia="Arial" w:hAnsi="Arial" w:cs="Arial"/>
          <w:sz w:val="24"/>
          <w:szCs w:val="24"/>
        </w:rPr>
        <w:t xml:space="preserve"> Según el autor, todas esas reglas están diseñadas para que los errores que se produzcan sean predominantemente absoluciones falsas. El Código Nacional de Procedimientos Penales expresa esa preferencia al exigir, para condenar, la convicción de la culpabilidad más allá de toda duda razonable.</w:t>
      </w:r>
      <w:r>
        <w:rPr>
          <w:rFonts w:ascii="Arial" w:eastAsia="Arial" w:hAnsi="Arial" w:cs="Arial"/>
          <w:sz w:val="24"/>
          <w:szCs w:val="24"/>
          <w:vertAlign w:val="superscript"/>
        </w:rPr>
        <w:footnoteReference w:id="655"/>
      </w:r>
      <w:r>
        <w:rPr>
          <w:rFonts w:ascii="Arial" w:eastAsia="Arial" w:hAnsi="Arial" w:cs="Arial"/>
          <w:sz w:val="24"/>
          <w:szCs w:val="24"/>
        </w:rPr>
        <w:t xml:space="preserve"> Ferrer Beltrán advierte que ese enfoque suele atender solo a las condenas falsas y desconocer que las absoluciones falsas también son errores.</w:t>
      </w:r>
      <w:r>
        <w:rPr>
          <w:rFonts w:ascii="Arial" w:eastAsia="Arial" w:hAnsi="Arial" w:cs="Arial"/>
          <w:sz w:val="24"/>
          <w:szCs w:val="24"/>
          <w:vertAlign w:val="superscript"/>
        </w:rPr>
        <w:footnoteReference w:id="656"/>
      </w:r>
      <w:r>
        <w:rPr>
          <w:rFonts w:ascii="Arial" w:eastAsia="Arial" w:hAnsi="Arial" w:cs="Arial"/>
          <w:sz w:val="24"/>
          <w:szCs w:val="24"/>
        </w:rPr>
        <w:t xml:space="preserve"> Con todo, la preferencia penal está declarada y cuenta con un respaldo doctrinal y normativo reconocible. El contencioso electoral no cuenta con una preferencia análoga formulada con esa claridad. Esa diferencia no significa que el ordenamiento electoral sea indiferente entre los errores, sino que su preferencia no ha sido declarada ni medida.</w:t>
      </w:r>
    </w:p>
    <w:p w14:paraId="1A7091B1"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El ordenamiento electoral contiene, en realidad, una preferencia implícita por la validez. La jurisprudencia 9/98 exige que las causales se acrediten plenamente y sean determinantes, con el fin de proteger el voto válidamente emitido. La carga de la prueba corresponde a quien afirma, que en el juicio de nulidad es quien impugna.</w:t>
      </w:r>
      <w:r>
        <w:rPr>
          <w:rFonts w:ascii="Arial" w:eastAsia="Arial" w:hAnsi="Arial" w:cs="Arial"/>
          <w:sz w:val="24"/>
          <w:szCs w:val="24"/>
          <w:vertAlign w:val="superscript"/>
        </w:rPr>
        <w:footnoteReference w:id="657"/>
      </w:r>
      <w:r>
        <w:rPr>
          <w:rFonts w:ascii="Arial" w:eastAsia="Arial" w:hAnsi="Arial" w:cs="Arial"/>
          <w:sz w:val="24"/>
          <w:szCs w:val="24"/>
        </w:rPr>
        <w:t xml:space="preserve"> La Constitución exige, además, que las violaciones graves, dolosas y determinantes se </w:t>
        <w:lastRenderedPageBreak/>
        <w:t>acrediten de manera objetiva y material.</w:t>
      </w:r>
      <w:r>
        <w:rPr>
          <w:rFonts w:ascii="Arial" w:eastAsia="Arial" w:hAnsi="Arial" w:cs="Arial"/>
          <w:sz w:val="24"/>
          <w:szCs w:val="24"/>
          <w:vertAlign w:val="superscript"/>
        </w:rPr>
        <w:footnoteReference w:id="658"/>
      </w:r>
      <w:r>
        <w:rPr>
          <w:rFonts w:ascii="Arial" w:eastAsia="Arial" w:hAnsi="Arial" w:cs="Arial"/>
          <w:sz w:val="24"/>
          <w:szCs w:val="24"/>
        </w:rPr>
        <w:t xml:space="preserve"> En sentido contrario, la misma disposición presume que las violaciones son determinantes cuando la diferencia entre el primero y el segundo lugar es menor al cinco por ciento. Ninguna de esas reglas indica cuánto riesgo de validar una elección viciada es tolerable para evitar la anulación de una elección limpia. La ley de medios remite la prueba plena de los medios distintos de las documentales públicas a la convicción del órgano competente.</w:t>
      </w:r>
      <w:r>
        <w:rPr>
          <w:rFonts w:ascii="Arial" w:eastAsia="Arial" w:hAnsi="Arial" w:cs="Arial"/>
          <w:sz w:val="24"/>
          <w:szCs w:val="24"/>
          <w:vertAlign w:val="superscript"/>
        </w:rPr>
        <w:footnoteReference w:id="659"/>
      </w:r>
      <w:r>
        <w:rPr>
          <w:rFonts w:ascii="Arial" w:eastAsia="Arial" w:hAnsi="Arial" w:cs="Arial"/>
          <w:sz w:val="24"/>
          <w:szCs w:val="24"/>
        </w:rPr>
        <w:t xml:space="preserve"> En consecuencia, la medida de la preferencia queda librada al juzgador de cada caso, que es precisamente lo que un estándar explícito debería evitar.</w:t>
      </w:r>
    </w:p>
    <w:p w14:paraId="6B91ED4B" w14:textId="77777777" w:rsidR="00E17078" w:rsidRPr="00E17078" w:rsidRDefault="00E17078" w:rsidP="00E17078">
      <w:pPr>
        <w:spacing w:line="360" w:lineRule="auto"/>
        <w:ind w:firstLine="709"/>
        <w:jc w:val="both"/>
        <w:rPr>
          <w:rFonts w:ascii="Arial" w:eastAsia="Arial" w:hAnsi="Arial" w:cs="Arial"/>
          <w:sz w:val="24"/>
          <w:szCs w:val="24"/>
        </w:rPr>
      </w:pPr>
      <w:r>
        <w:rPr>
          <w:rFonts w:ascii="Arial" w:eastAsia="Arial" w:hAnsi="Arial" w:cs="Arial"/>
          <w:sz w:val="24"/>
          <w:szCs w:val="24"/>
        </w:rPr>
        <w:t>Esta ausencia de una preferencia declarada es el vacío que un estándar electoral explícito debería llenar. Ferrer Beltrán sostiene que el debido proceso exige que el legislador determine, para cada tipo de casos, el umbral de suficiencia probatoria, aunque no exige ninguno en particular.</w:t>
      </w:r>
      <w:r>
        <w:rPr>
          <w:rFonts w:ascii="Arial" w:eastAsia="Arial" w:hAnsi="Arial" w:cs="Arial"/>
          <w:sz w:val="24"/>
          <w:szCs w:val="24"/>
          <w:vertAlign w:val="superscript"/>
        </w:rPr>
        <w:footnoteReference w:id="660"/>
      </w:r>
      <w:r>
        <w:rPr>
          <w:rFonts w:ascii="Arial" w:eastAsia="Arial" w:hAnsi="Arial" w:cs="Arial"/>
          <w:sz w:val="24"/>
          <w:szCs w:val="24"/>
        </w:rPr>
        <w:t xml:space="preserve"> La decisión sobre la preferencia entre los errores electorales corresponde, por tanto, al legislador y debe expresarse en términos de corroboración y no de convicción. Los tres bienes identificados son los insumos de esa decisión. La certeza obliga a considerar tanto la fidelidad como la firmeza del resultado. El derecho al voto aparece en ambos lados de la balanza y obliga a comparar la intensidad de cada afectación. La renovación ordenada pesa contra el falso positivo, pero su peso está limitado por la previsión constitucional de la elección extraordinaria. El capítulo quinto retoma estos tres bienes y estos dos errores como insumos directos para formular la propuesta de diseño legislativo del estándar de prueba electoral.</w:t>
      </w:r>
    </w:p>
    <w:p w14:paraId="35FB82B5" w14:textId="77777777" w:rsidR="00A32EF9" w:rsidRDefault="00E354C7">
      <w:pPr>
        <w:pStyle w:val="Ttulo1"/>
        <w:spacing w:before="400" w:after="240"/>
      </w:pPr>
      <w:r>
        <w:rPr>
          <w:b/>
          <w:bCs/>
        </w:rPr>
        <w:t>Capítulo V. Propuesta de diseño legislativo de un estándar de prueba para el contencioso electoral mexicano</w:t>
      </w:r>
      <w:bookmarkEnd w:id="21"/>
    </w:p>
    <w:p w14:paraId="35FB82B6" w14:textId="77777777" w:rsidR="00A32EF9" w:rsidRDefault="00E354C7">
      <w:pPr>
        <w:spacing w:after="240" w:line="360" w:lineRule="auto"/>
        <w:jc w:val="both"/>
      </w:pPr>
      <w:r>
        <w:t xml:space="preserve">El capítulo anterior identificó los bienes en juego propios del contencioso electoral mexicano, y los dos tipos de error que un estándar de prueba electoral debe distribuir de manera consciente. El presente capítulo traduce esos hallazgos en una propuesta concreta de diseño legislativo para el artículo 16 de la LGSMIME. El capítulo expone, en primer lugar, los criterios que debe satisfacer cualquier reforma a ese artículo para superar la cláusula mixta diagnosticada en el capítulo tercero. En segundo lugar, formula el estándar de prueba propuesto en sus propios términos. En tercer </w:t>
        <w:lastRenderedPageBreak/>
        <w:t>lugar, examina si ese estándar resulta compatible con la naturaleza indiciaria de la prueba disponible en esta materia, cuestión que cierra el argumento central de toda la investigación.</w:t>
      </w:r>
    </w:p>
    <w:p w14:paraId="35FB82B7" w14:textId="77777777" w:rsidR="00A32EF9" w:rsidRDefault="00E354C7">
      <w:pPr>
        <w:pStyle w:val="Ttulo2"/>
        <w:spacing w:before="300" w:after="180"/>
      </w:pPr>
      <w:bookmarkStart w:id="22" w:name="_Toc240931722"/>
      <w:r>
        <w:rPr>
          <w:b/>
          <w:bCs/>
        </w:rPr>
        <w:t>5.1. Criterios para la reforma del artículo 16 de la LGSMIME</w:t>
      </w:r>
      <w:bookmarkEnd w:id="22"/>
    </w:p>
    <w:p w14:paraId="49F61CEB" w14:textId="77777777" w:rsidR="00256ADA" w:rsidRPr="00383BF1" w:rsidRDefault="00256ADA" w:rsidP="00256ADA">
      <w:pPr>
        <w:spacing w:line="360" w:lineRule="auto"/>
        <w:ind w:left="568" w:hanging="284"/>
        <w:outlineLvl w:val="0"/>
        <w:rPr>
          <w:rFonts w:ascii="Arial" w:eastAsia="Arial" w:hAnsi="Arial" w:cs="Arial"/>
          <w:i/>
          <w:iCs/>
          <w:color w:val="000000"/>
          <w:sz w:val="24"/>
          <w:szCs w:val="24"/>
        </w:rPr>
      </w:pPr>
      <w:bookmarkStart w:id="23" w:name="_Toc240931723"/>
      <w:r>
        <w:rPr>
          <w:rFonts w:ascii="Arial" w:eastAsia="Arial" w:hAnsi="Arial" w:cs="Arial"/>
          <w:i/>
          <w:iCs/>
          <w:color w:val="000000"/>
          <w:sz w:val="24"/>
          <w:szCs w:val="24"/>
        </w:rPr>
        <w:t>V. Propuesta de diseño legislativo de un estándar de prueba para el contencioso electoral mexicano</w:t>
      </w:r>
    </w:p>
    <w:p w14:paraId="01C04C80" w14:textId="77777777" w:rsidR="00256ADA" w:rsidRPr="00383BF1" w:rsidRDefault="00256ADA" w:rsidP="00256ADA">
      <w:pPr>
        <w:spacing w:line="360" w:lineRule="auto"/>
        <w:rPr>
          <w:rFonts w:ascii="Arial" w:eastAsia="Arial" w:hAnsi="Arial" w:cs="Arial"/>
          <w:sz w:val="24"/>
          <w:szCs w:val="24"/>
        </w:rPr>
      </w:pPr>
    </w:p>
    <w:p w14:paraId="494377E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análisis precedente identificó los bienes en juego propios del contencioso electoral mexicano y los dos errores que un estándar de prueba electoral debe distribuir de manera consciente. El presente capítulo traduce esos hallazgos en una propuesta de diseño legislativo para el artículo 16 de la Ley General del Sistema de Medios de Impugnación en Materia Electoral. En primer lugar, expone los criterios que debe satisfacer cualquier reforma a ese artículo para superar la cláusula mixta diagnosticada en el estudio del texto vigente. En segundo lugar, formula el estándar de prueba propuesto en sus propios términos. En tercer lugar, examina si ese estándar es compatible con la naturaleza indiciaria de la prueba disponible en esta materia. Esa última cuestión cierra el argumento central de la investigación. La propuesta añade a la valoración racional de la prueba la regla de suficiencia de la que hoy carece. Su fundamento metodológico es la teoría de los estándares de prueba de Ferrer Beltrán, aplicada a los bienes y costes del error propios de la materia electoral.</w:t>
      </w:r>
    </w:p>
    <w:p w14:paraId="3C5BDBF8" w14:textId="77777777" w:rsidR="00256ADA" w:rsidRPr="00383BF1" w:rsidRDefault="00256ADA" w:rsidP="00256ADA">
      <w:pPr>
        <w:spacing w:line="360" w:lineRule="auto"/>
        <w:rPr>
          <w:rFonts w:ascii="Arial" w:eastAsia="Arial" w:hAnsi="Arial" w:cs="Arial"/>
          <w:sz w:val="24"/>
          <w:szCs w:val="24"/>
        </w:rPr>
      </w:pPr>
    </w:p>
    <w:p w14:paraId="2B129E06"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 Criterios para la reforma del artículo 16 de la ley de medios</w:t>
      </w:r>
    </w:p>
    <w:p w14:paraId="0445195C" w14:textId="77777777" w:rsidR="00256ADA" w:rsidRPr="00383BF1" w:rsidRDefault="00256ADA" w:rsidP="00256ADA">
      <w:pPr>
        <w:spacing w:line="360" w:lineRule="auto"/>
        <w:rPr>
          <w:rFonts w:ascii="Arial" w:eastAsia="Arial" w:hAnsi="Arial" w:cs="Arial"/>
          <w:sz w:val="24"/>
          <w:szCs w:val="24"/>
        </w:rPr>
      </w:pPr>
    </w:p>
    <w:p w14:paraId="69EA9558"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artículo 16 de la ley de medios contiene hoy tres disposiciones sobre la valoración de la prueba. Su párrafo 1 ordena valorar los medios de prueba conforme a las reglas de la lógica, de la sana crítica y de la experiencia.</w:t>
      </w:r>
      <w:r>
        <w:rPr>
          <w:rFonts w:ascii="Arial" w:eastAsia="Arial" w:hAnsi="Arial" w:cs="Arial"/>
          <w:sz w:val="24"/>
          <w:szCs w:val="24"/>
          <w:vertAlign w:val="superscript"/>
        </w:rPr>
        <w:footnoteReference w:id="661"/>
      </w:r>
      <w:r>
        <w:rPr>
          <w:rFonts w:ascii="Arial" w:eastAsia="Arial" w:hAnsi="Arial" w:cs="Arial"/>
          <w:sz w:val="24"/>
          <w:szCs w:val="24"/>
        </w:rPr>
        <w:t xml:space="preserve"> Su párrafo 2 concede valor probatorio pleno a las documentales públicas, salvo prueba en contrario. Su párrafo 3 dispone que los demás medios solo harán prueba plena cuando, a juicio del órgano competente, los elementos del expediente generen convicción sobre la veracidad de los hechos afirmados. Ninguna de esas disposiciones indica cuánto apoyo probatorio basta para </w:t>
        <w:lastRenderedPageBreak/>
        <w:t>tener por acreditada una irregularidad electoral. Toda propuesta de reforma debe satisfacer, por tanto, los requisitos que la teoría exige para que una regla sea, en sentido propio, un estándar de prueba. Ferrer Beltrán identifica cuatro requisitos metodológicos, que se presuponen aplicables a una regla general y abstracta.</w:t>
      </w:r>
      <w:r>
        <w:rPr>
          <w:rFonts w:ascii="Arial" w:eastAsia="Arial" w:hAnsi="Arial" w:cs="Arial"/>
          <w:sz w:val="24"/>
          <w:szCs w:val="24"/>
          <w:vertAlign w:val="superscript"/>
        </w:rPr>
        <w:footnoteReference w:id="662"/>
      </w:r>
      <w:r>
        <w:rPr>
          <w:rFonts w:ascii="Arial" w:eastAsia="Arial" w:hAnsi="Arial" w:cs="Arial"/>
          <w:sz w:val="24"/>
          <w:szCs w:val="24"/>
        </w:rPr>
        <w:t xml:space="preserve"> A esos cuatro requisitos se añade aquí un quinto criterio, derivado del análisis de la distribución del riesgo del error en la materia electoral. Los cinco criterios se exponen a continuación y se sintetizan al final del apartado.</w:t>
      </w:r>
    </w:p>
    <w:p w14:paraId="67703047" w14:textId="77777777" w:rsidR="00256ADA" w:rsidRPr="00383BF1" w:rsidRDefault="00256ADA" w:rsidP="00256ADA">
      <w:pPr>
        <w:spacing w:line="360" w:lineRule="auto"/>
        <w:rPr>
          <w:rFonts w:ascii="Arial" w:eastAsia="Arial" w:hAnsi="Arial" w:cs="Arial"/>
          <w:sz w:val="24"/>
          <w:szCs w:val="24"/>
        </w:rPr>
      </w:pPr>
    </w:p>
    <w:p w14:paraId="55F8EF6E"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5.1.1. Primer criterio. Suprimir la apelación a la convicción del juzgador</w:t>
      </w:r>
    </w:p>
    <w:p w14:paraId="4A062E6B" w14:textId="77777777" w:rsidR="00256ADA" w:rsidRPr="00383BF1" w:rsidRDefault="00256ADA" w:rsidP="00256ADA">
      <w:pPr>
        <w:spacing w:line="360" w:lineRule="auto"/>
        <w:rPr>
          <w:rFonts w:ascii="Arial" w:eastAsia="Arial" w:hAnsi="Arial" w:cs="Arial"/>
          <w:sz w:val="24"/>
          <w:szCs w:val="24"/>
        </w:rPr>
      </w:pPr>
    </w:p>
    <w:p w14:paraId="6A2FA87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primer requisito metodológico exige que el estándar apele a criterios relativos a la capacidad justificativa del acervo probatorio respecto de las hipótesis en conflicto.</w:t>
      </w:r>
      <w:r>
        <w:rPr>
          <w:rFonts w:ascii="Arial" w:eastAsia="Arial" w:hAnsi="Arial" w:cs="Arial"/>
          <w:sz w:val="24"/>
          <w:szCs w:val="24"/>
          <w:vertAlign w:val="superscript"/>
        </w:rPr>
        <w:footnoteReference w:id="663"/>
      </w:r>
      <w:r>
        <w:rPr>
          <w:rFonts w:ascii="Arial" w:eastAsia="Arial" w:hAnsi="Arial" w:cs="Arial"/>
          <w:sz w:val="24"/>
          <w:szCs w:val="24"/>
        </w:rPr>
        <w:t xml:space="preserve"> Con esa exigencia se excluye cualquier formulación que remita a estados mentales o psicológicos del juzgador. Ferrer Beltrán ofrece ejemplos legislativos que incumplen el requisito, entre ellos el artículo 402 del Código Nacional de Procedimientos Penales, que condiciona la condena a que el tribunal adquiera la convicción más allá de toda duda razonable.</w:t>
      </w:r>
      <w:r>
        <w:rPr>
          <w:rFonts w:ascii="Arial" w:eastAsia="Arial" w:hAnsi="Arial" w:cs="Arial"/>
          <w:sz w:val="24"/>
          <w:szCs w:val="24"/>
          <w:vertAlign w:val="superscript"/>
        </w:rPr>
        <w:footnoteReference w:id="664"/>
      </w:r>
      <w:r>
        <w:rPr>
          <w:rFonts w:ascii="Arial" w:eastAsia="Arial" w:hAnsi="Arial" w:cs="Arial"/>
          <w:sz w:val="24"/>
          <w:szCs w:val="24"/>
        </w:rPr>
        <w:t xml:space="preserve"> El párrafo 3 del artículo 16 de la ley de medios incurre en el mismo defecto, porque hace depender la prueba plena de que los elementos del expediente generen convicción en el órgano competente. El autor precisa que lo que el requisito exige es que los criterios del estándar sean relativos a cuánto apoya objetivamente el acervo probatorio a cada hipótesis, es decir, al grado de corroboración que alcanzan a la luz de las pruebas.</w:t>
      </w:r>
      <w:r>
        <w:rPr>
          <w:rFonts w:ascii="Arial" w:eastAsia="Arial" w:hAnsi="Arial" w:cs="Arial"/>
          <w:sz w:val="24"/>
          <w:szCs w:val="24"/>
          <w:vertAlign w:val="superscript"/>
        </w:rPr>
        <w:footnoteReference w:id="665"/>
      </w:r>
      <w:r>
        <w:rPr>
          <w:rFonts w:ascii="Arial" w:eastAsia="Arial" w:hAnsi="Arial" w:cs="Arial"/>
          <w:sz w:val="24"/>
          <w:szCs w:val="24"/>
        </w:rPr>
        <w:t xml:space="preserve"> La Primera Sala de la Suprema Corte ha sostenido un criterio compatible al rechazar la interpretación psicológica de la duda asociada al principio </w:t>
      </w:r>
      <w:r>
        <w:rPr>
          <w:rFonts w:ascii="Arial" w:eastAsia="Arial" w:hAnsi="Arial" w:cs="Arial"/>
          <w:i/>
          <w:iCs/>
          <w:sz w:val="24"/>
          <w:szCs w:val="24"/>
        </w:rPr>
        <w:t>in dubio pro reo</w:t>
      </w:r>
      <w:r>
        <w:rPr>
          <w:rFonts w:ascii="Arial" w:eastAsia="Arial" w:hAnsi="Arial" w:cs="Arial"/>
          <w:sz w:val="24"/>
          <w:szCs w:val="24"/>
        </w:rPr>
        <w:t>. Consideró que las concepciones subjetivistas impiden establecer objetivamente cuándo existe evidencia suficiente para tener por acreditada una hipótesis.</w:t>
      </w:r>
      <w:r>
        <w:rPr>
          <w:rFonts w:ascii="Arial" w:eastAsia="Arial" w:hAnsi="Arial" w:cs="Arial"/>
          <w:sz w:val="24"/>
          <w:szCs w:val="24"/>
          <w:vertAlign w:val="superscript"/>
        </w:rPr>
        <w:footnoteReference w:id="666"/>
      </w:r>
      <w:r>
        <w:rPr>
          <w:rFonts w:ascii="Arial" w:eastAsia="Arial" w:hAnsi="Arial" w:cs="Arial"/>
          <w:sz w:val="24"/>
          <w:szCs w:val="24"/>
        </w:rPr>
        <w:t xml:space="preserve"> La reforma debe </w:t>
        <w:lastRenderedPageBreak/>
        <w:t>sustituir, por tanto, la convicción del órgano por un criterio referido al grado de corroboración que el acervo aporta a la hipótesis de la irregularidad.</w:t>
      </w:r>
    </w:p>
    <w:p w14:paraId="415DF4A1" w14:textId="77777777" w:rsidR="00256ADA" w:rsidRPr="00383BF1" w:rsidRDefault="00256ADA" w:rsidP="00256ADA">
      <w:pPr>
        <w:spacing w:line="360" w:lineRule="auto"/>
        <w:rPr>
          <w:rFonts w:ascii="Arial" w:eastAsia="Arial" w:hAnsi="Arial" w:cs="Arial"/>
          <w:sz w:val="24"/>
          <w:szCs w:val="24"/>
        </w:rPr>
      </w:pPr>
    </w:p>
    <w:p w14:paraId="4C7EAED0"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5.1.2. Segundo criterio. Fijar de manera explícita un umbral de suficiencia</w:t>
      </w:r>
    </w:p>
    <w:p w14:paraId="330531BD" w14:textId="77777777" w:rsidR="00256ADA" w:rsidRPr="00383BF1" w:rsidRDefault="00256ADA" w:rsidP="00256ADA">
      <w:pPr>
        <w:spacing w:line="360" w:lineRule="auto"/>
        <w:rPr>
          <w:rFonts w:ascii="Arial" w:eastAsia="Arial" w:hAnsi="Arial" w:cs="Arial"/>
          <w:sz w:val="24"/>
          <w:szCs w:val="24"/>
        </w:rPr>
      </w:pPr>
    </w:p>
    <w:p w14:paraId="6951E0C5"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segundo requisito exige que los criterios del estándar cumplan la función de establecer un umbral de suficiencia probatoria a partir del cual una hipótesis deba considerarse probada.</w:t>
      </w:r>
      <w:r>
        <w:rPr>
          <w:rFonts w:ascii="Arial" w:eastAsia="Arial" w:hAnsi="Arial" w:cs="Arial"/>
          <w:sz w:val="24"/>
          <w:szCs w:val="24"/>
          <w:vertAlign w:val="superscript"/>
        </w:rPr>
        <w:footnoteReference w:id="667"/>
      </w:r>
      <w:r>
        <w:rPr>
          <w:rFonts w:ascii="Arial" w:eastAsia="Arial" w:hAnsi="Arial" w:cs="Arial"/>
          <w:sz w:val="24"/>
          <w:szCs w:val="24"/>
        </w:rPr>
        <w:t xml:space="preserve"> Ferrer Beltrán advierte que no cumplen este requisito las apelaciones a la sana crítica, que en el mejor de los casos serían un método de valoración y no un umbral.</w:t>
      </w:r>
      <w:r>
        <w:rPr>
          <w:rFonts w:ascii="Arial" w:eastAsia="Arial" w:hAnsi="Arial" w:cs="Arial"/>
          <w:sz w:val="24"/>
          <w:szCs w:val="24"/>
          <w:vertAlign w:val="superscript"/>
        </w:rPr>
        <w:footnoteReference w:id="668"/>
      </w:r>
      <w:r>
        <w:rPr>
          <w:rFonts w:ascii="Arial" w:eastAsia="Arial" w:hAnsi="Arial" w:cs="Arial"/>
          <w:sz w:val="24"/>
          <w:szCs w:val="24"/>
        </w:rPr>
        <w:t xml:space="preserve"> Tampoco lo cumplen las referencias a la inducción o al respeto de las leyes de la lógica y de la ciencia. El razonamiento probatorio debe respetar esas leyes en todas las etapas del proceso, pero las exigencias probatorias de cada etapa son y deben ser distintas. Por ello, no basta con decir que una decisión debe estar inductivamente justificada, sino que es necesario determinar el umbral a partir del cual se entenderá justificada. El párrafo 1 del artículo 16 cumple la función de fijar un método, pero no la de fijar un umbral. El autor reconoce que todo estándar formulado sin valores numéricos conserva un residuo de vaguedad propio del lenguaje ordinario.</w:t>
      </w:r>
      <w:r>
        <w:rPr>
          <w:rFonts w:ascii="Arial" w:eastAsia="Arial" w:hAnsi="Arial" w:cs="Arial"/>
          <w:sz w:val="24"/>
          <w:szCs w:val="24"/>
          <w:vertAlign w:val="superscript"/>
        </w:rPr>
        <w:footnoteReference w:id="669"/>
      </w:r>
      <w:r>
        <w:rPr>
          <w:rFonts w:ascii="Arial" w:eastAsia="Arial" w:hAnsi="Arial" w:cs="Arial"/>
          <w:sz w:val="24"/>
          <w:szCs w:val="24"/>
        </w:rPr>
        <w:t xml:space="preserve"> Lo que el requisito exige es que el umbral se formule de la manera más precisa posible, de modo que los casos claros de cumplimiento o incumplimiento sean más numerosos y el margen de casos dudosos sea menor. La reforma debe indicar, en consecuencia, qué resultado probatorio mínimo debe alcanzar la hipótesis de la irregularidad para tenerse por acreditada.</w:t>
      </w:r>
    </w:p>
    <w:p w14:paraId="0528DFDA" w14:textId="77777777" w:rsidR="00256ADA" w:rsidRPr="00383BF1" w:rsidRDefault="00256ADA" w:rsidP="00256ADA">
      <w:pPr>
        <w:spacing w:line="360" w:lineRule="auto"/>
        <w:rPr>
          <w:rFonts w:ascii="Arial" w:eastAsia="Arial" w:hAnsi="Arial" w:cs="Arial"/>
          <w:sz w:val="24"/>
          <w:szCs w:val="24"/>
        </w:rPr>
      </w:pPr>
    </w:p>
    <w:p w14:paraId="0C207275"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5.1.3. Tercer criterio. Formular el umbral en términos de probabilidad inductiva</w:t>
      </w:r>
    </w:p>
    <w:p w14:paraId="53D3B830" w14:textId="77777777" w:rsidR="00256ADA" w:rsidRPr="00383BF1" w:rsidRDefault="00256ADA" w:rsidP="00256ADA">
      <w:pPr>
        <w:spacing w:line="360" w:lineRule="auto"/>
        <w:rPr>
          <w:rFonts w:ascii="Arial" w:eastAsia="Arial" w:hAnsi="Arial" w:cs="Arial"/>
          <w:sz w:val="24"/>
          <w:szCs w:val="24"/>
        </w:rPr>
      </w:pPr>
    </w:p>
    <w:p w14:paraId="7C4DE06D"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tercer requisito exige que el estándar utilice criterios cualitativos, propios de la probabilidad no matemática.</w:t>
      </w:r>
      <w:r>
        <w:rPr>
          <w:rFonts w:ascii="Arial" w:eastAsia="Arial" w:hAnsi="Arial" w:cs="Arial"/>
          <w:sz w:val="24"/>
          <w:szCs w:val="24"/>
          <w:vertAlign w:val="superscript"/>
        </w:rPr>
        <w:footnoteReference w:id="670"/>
      </w:r>
      <w:r>
        <w:rPr>
          <w:rFonts w:ascii="Arial" w:eastAsia="Arial" w:hAnsi="Arial" w:cs="Arial"/>
          <w:sz w:val="24"/>
          <w:szCs w:val="24"/>
        </w:rPr>
        <w:t xml:space="preserve"> Su fundamento no es una característica particular de la materia electoral, sino la naturaleza del razonamiento probatorio en general. Ferrer </w:t>
        <w:lastRenderedPageBreak/>
        <w:t>Beltrán sostiene que, si se adopta una concepción racional de la prueba, los criterios del umbral deben dar cuenta del carácter probabilístico y epistémico de ese razonamiento.</w:t>
      </w:r>
      <w:r>
        <w:rPr>
          <w:rFonts w:ascii="Arial" w:eastAsia="Arial" w:hAnsi="Arial" w:cs="Arial"/>
          <w:sz w:val="24"/>
          <w:szCs w:val="24"/>
          <w:vertAlign w:val="superscript"/>
        </w:rPr>
        <w:footnoteReference w:id="671"/>
      </w:r>
      <w:r>
        <w:rPr>
          <w:rFonts w:ascii="Arial" w:eastAsia="Arial" w:hAnsi="Arial" w:cs="Arial"/>
          <w:sz w:val="24"/>
          <w:szCs w:val="24"/>
        </w:rPr>
        <w:t xml:space="preserve"> Por la misma razón critica la exigencia de certeza como estándar de prueba, frecuente en los países de tradición romano-germánica. Siguiendo a Tillers, considera contradictorio exigir una certeza práctica o moral y asumir al mismo tiempo que se decide en un contexto de incertidumbre.</w:t>
      </w:r>
      <w:r>
        <w:rPr>
          <w:rFonts w:ascii="Arial" w:eastAsia="Arial" w:hAnsi="Arial" w:cs="Arial"/>
          <w:sz w:val="24"/>
          <w:szCs w:val="24"/>
          <w:vertAlign w:val="superscript"/>
        </w:rPr>
        <w:footnoteReference w:id="672"/>
      </w:r>
      <w:r>
        <w:rPr>
          <w:rFonts w:ascii="Arial" w:eastAsia="Arial" w:hAnsi="Arial" w:cs="Arial"/>
          <w:sz w:val="24"/>
          <w:szCs w:val="24"/>
        </w:rPr>
        <w:t xml:space="preserve"> El autor descarta también la probabilidad matemática, porque fuera de la probabilidad estadística resulta arbitraria la asignación de valores numéricos a las hipótesis, a la fiabilidad de un testigo o a la falsedad de un documento.</w:t>
      </w:r>
      <w:r>
        <w:rPr>
          <w:rFonts w:ascii="Arial" w:eastAsia="Arial" w:hAnsi="Arial" w:cs="Arial"/>
          <w:sz w:val="24"/>
          <w:szCs w:val="24"/>
          <w:vertAlign w:val="superscript"/>
        </w:rPr>
        <w:footnoteReference w:id="673"/>
      </w:r>
      <w:r>
        <w:rPr>
          <w:rFonts w:ascii="Arial" w:eastAsia="Arial" w:hAnsi="Arial" w:cs="Arial"/>
          <w:sz w:val="24"/>
          <w:szCs w:val="24"/>
        </w:rPr>
        <w:t xml:space="preserve"> Precisa que su teoría no depende de adoptar un modelo concreto de razonamiento, sino solo de reconocer su carácter probabilístico no matemático.</w:t>
      </w:r>
      <w:r>
        <w:rPr>
          <w:rFonts w:ascii="Arial" w:eastAsia="Arial" w:hAnsi="Arial" w:cs="Arial"/>
          <w:sz w:val="24"/>
          <w:szCs w:val="24"/>
          <w:vertAlign w:val="superscript"/>
        </w:rPr>
        <w:footnoteReference w:id="674"/>
      </w:r>
      <w:r>
        <w:rPr>
          <w:rFonts w:ascii="Arial" w:eastAsia="Arial" w:hAnsi="Arial" w:cs="Arial"/>
          <w:sz w:val="24"/>
          <w:szCs w:val="24"/>
        </w:rPr>
        <w:t xml:space="preserve"> En el modelo que expone, el grado de corroboración de una hipótesis depende de las predicciones verdaderas que permite formular y de la improbabilidad de que otra hipótesis explique los mismos datos.</w:t>
      </w:r>
      <w:r>
        <w:rPr>
          <w:rFonts w:ascii="Arial" w:eastAsia="Arial" w:hAnsi="Arial" w:cs="Arial"/>
          <w:sz w:val="24"/>
          <w:szCs w:val="24"/>
          <w:vertAlign w:val="superscript"/>
        </w:rPr>
        <w:footnoteReference w:id="675"/>
      </w:r>
      <w:r>
        <w:rPr>
          <w:rFonts w:ascii="Arial" w:eastAsia="Arial" w:hAnsi="Arial" w:cs="Arial"/>
          <w:sz w:val="24"/>
          <w:szCs w:val="24"/>
        </w:rPr>
        <w:t xml:space="preserve"> La reforma debe formular el umbral, por tanto, con criterios de corroboración y refutación de hipótesis, sin recurrir a la certeza absoluta ni a porcentajes.</w:t>
      </w:r>
    </w:p>
    <w:p w14:paraId="52A7B161"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Este criterio guarda una relación particular con la prueba electoral, aunque no deriva de ella. Las irregularidades que fundan la nulidad de una elección suelen acreditarse mediante indicios y no mediante pruebas directas. La Sala Superior reconoció en el SUP-JIN-194/2025 que resultaba poco probable que la parte actora obtuviera pruebas directas de cada hecho alegado y admitió la prueba indiciaria.</w:t>
      </w:r>
      <w:r>
        <w:rPr>
          <w:rFonts w:ascii="Arial" w:eastAsia="Arial" w:hAnsi="Arial" w:cs="Arial"/>
          <w:sz w:val="24"/>
          <w:szCs w:val="24"/>
          <w:vertAlign w:val="superscript"/>
        </w:rPr>
        <w:footnoteReference w:id="676"/>
      </w:r>
      <w:r>
        <w:rPr>
          <w:rFonts w:ascii="Arial" w:eastAsia="Arial" w:hAnsi="Arial" w:cs="Arial"/>
          <w:sz w:val="24"/>
          <w:szCs w:val="24"/>
        </w:rPr>
        <w:t xml:space="preserve"> Un estándar formulado en términos de corroboración inductiva se ajusta a ese tipo de prueba, porque permite valorar la convergencia de indicios y la eliminación de explicaciones alternativas. Un estándar formulado en términos de certeza haría prácticamente inalcanzable la acreditación de irregularidades encubiertas. Un estándar numérico exigiría asignar probabilidades a hechos singulares sin base estadística. La compatibilidad entre el estándar propuesto y la prueba indiciaria se examinará al cierre </w:t>
        <w:lastRenderedPageBreak/>
        <w:t>del capítulo. Aquí basta señalar que el tercer criterio es una exigencia general de todo estándar, cuya satisfacción resulta especialmente relevante en la materia electoral.</w:t>
      </w:r>
    </w:p>
    <w:p w14:paraId="064CB2C7" w14:textId="77777777" w:rsidR="00256ADA" w:rsidRPr="00383BF1" w:rsidRDefault="00256ADA" w:rsidP="00256ADA">
      <w:pPr>
        <w:spacing w:line="360" w:lineRule="auto"/>
        <w:rPr>
          <w:rFonts w:ascii="Arial" w:eastAsia="Arial" w:hAnsi="Arial" w:cs="Arial"/>
          <w:sz w:val="24"/>
          <w:szCs w:val="24"/>
        </w:rPr>
      </w:pPr>
    </w:p>
    <w:p w14:paraId="47733C48"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5.1.4. Cuarto criterio. Diferenciar los umbrales según las decisiones del contencioso electoral</w:t>
      </w:r>
    </w:p>
    <w:p w14:paraId="2ADC74A4" w14:textId="77777777" w:rsidR="00256ADA" w:rsidRPr="00383BF1" w:rsidRDefault="00256ADA" w:rsidP="00256ADA">
      <w:pPr>
        <w:spacing w:line="360" w:lineRule="auto"/>
        <w:rPr>
          <w:rFonts w:ascii="Arial" w:eastAsia="Arial" w:hAnsi="Arial" w:cs="Arial"/>
          <w:sz w:val="24"/>
          <w:szCs w:val="24"/>
        </w:rPr>
      </w:pPr>
    </w:p>
    <w:p w14:paraId="6673934A"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El cuarto requisito exige que todo proceso cuente con diversos estándares, que fijen umbrales distintos y progresivos para las distintas decisiones sobre los hechos.</w:t>
      </w:r>
      <w:r>
        <w:rPr>
          <w:rFonts w:ascii="Arial" w:eastAsia="Arial" w:hAnsi="Arial" w:cs="Arial"/>
          <w:sz w:val="24"/>
          <w:szCs w:val="24"/>
          <w:vertAlign w:val="superscript"/>
        </w:rPr>
        <w:footnoteReference w:id="677"/>
      </w:r>
      <w:r>
        <w:rPr>
          <w:rFonts w:ascii="Arial" w:eastAsia="Arial" w:hAnsi="Arial" w:cs="Arial"/>
          <w:sz w:val="24"/>
          <w:szCs w:val="24"/>
        </w:rPr>
        <w:t xml:space="preserve"> Ferrer Beltrán observa que la sentencia no es la única decisión probatoria del proceso, porque antes se decide sobre medidas cautelares, sobre la continuación del procedimiento o sobre la apertura del juicio. El grado de exigencia de esos estándares debe seguir una tendencia ascendente, de modo que las decisiones intermedias exijan menos que la final.</w:t>
      </w:r>
      <w:r>
        <w:rPr>
          <w:rFonts w:ascii="Arial" w:eastAsia="Arial" w:hAnsi="Arial" w:cs="Arial"/>
          <w:sz w:val="24"/>
          <w:szCs w:val="24"/>
          <w:vertAlign w:val="superscript"/>
        </w:rPr>
        <w:footnoteReference w:id="678"/>
      </w:r>
      <w:r>
        <w:rPr>
          <w:rFonts w:ascii="Arial" w:eastAsia="Arial" w:hAnsi="Arial" w:cs="Arial"/>
          <w:sz w:val="24"/>
          <w:szCs w:val="24"/>
        </w:rPr>
        <w:t xml:space="preserve"> El autor propone que el legislador determine primero la exigencia adecuada para la decisión final y ordene después, en progresiva disminución, los estándares de las decisiones intermedias.</w:t>
      </w:r>
      <w:r>
        <w:rPr>
          <w:rFonts w:ascii="Arial" w:eastAsia="Arial" w:hAnsi="Arial" w:cs="Arial"/>
          <w:sz w:val="24"/>
          <w:szCs w:val="24"/>
          <w:vertAlign w:val="superscript"/>
        </w:rPr>
        <w:footnoteReference w:id="679"/>
      </w:r>
      <w:r>
        <w:rPr>
          <w:rFonts w:ascii="Arial" w:eastAsia="Arial" w:hAnsi="Arial" w:cs="Arial"/>
          <w:sz w:val="24"/>
          <w:szCs w:val="24"/>
        </w:rPr>
        <w:t xml:space="preserve"> Añade que debe considerarse también la relativa gravedad de los errores para cada tipo de decisión final o intermedia. En el contencioso electoral, este requisito tiene dos proyecciones. La primera se refiere a las decisiones intermedias que la ley ya prevé, como el incidente de nuevo escrutinio y cómputo, que exige establecer si las inconsistencias pueden subsanarse con otros elementos del expediente.</w:t>
      </w:r>
      <w:r>
        <w:rPr>
          <w:rFonts w:ascii="Arial" w:eastAsia="Arial" w:hAnsi="Arial" w:cs="Arial"/>
          <w:sz w:val="24"/>
          <w:szCs w:val="24"/>
          <w:vertAlign w:val="superscript"/>
        </w:rPr>
        <w:footnoteReference w:id="680"/>
      </w:r>
      <w:r>
        <w:rPr>
          <w:rFonts w:ascii="Arial" w:eastAsia="Arial" w:hAnsi="Arial" w:cs="Arial"/>
          <w:sz w:val="24"/>
          <w:szCs w:val="24"/>
        </w:rPr>
        <w:t xml:space="preserve"> La segunda se refiere a las decisiones finales de distinto alcance, como la nulidad de la votación en una casilla y la nulidad de una elección completa, cuyos errores tienen costes distintos. La reforma debe fijar, en consecuencia, el umbral de la decisión final más grave y ordenar a partir de él los umbrales de las demás decisiones.</w:t>
      </w:r>
    </w:p>
    <w:p w14:paraId="7AE6644E"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segunda proyección requiere una precisión. La diferencia entre la nulidad de una casilla y la de una elección no es, en sentido estricto, una diferencia de etapa procesal, sino de consecuencia jurídica. Su fundamento no es solo el cuarto requisito, sino la relatividad del estándar según los bienes en juego y los costes del error. Ferrer Beltrán sostiene que los costes de la condena falsa son relativos al tipo de </w:t>
        <w:lastRenderedPageBreak/>
        <w:t>condena y no a la jurisdicción, lo que justifica diferenciar estándares dentro de un mismo tipo de proceso.</w:t>
      </w:r>
      <w:r>
        <w:rPr>
          <w:rFonts w:ascii="Arial" w:eastAsia="Arial" w:hAnsi="Arial" w:cs="Arial"/>
          <w:sz w:val="24"/>
          <w:szCs w:val="24"/>
          <w:vertAlign w:val="superscript"/>
        </w:rPr>
        <w:footnoteReference w:id="681"/>
      </w:r>
      <w:r>
        <w:rPr>
          <w:rFonts w:ascii="Arial" w:eastAsia="Arial" w:hAnsi="Arial" w:cs="Arial"/>
          <w:sz w:val="24"/>
          <w:szCs w:val="24"/>
        </w:rPr>
        <w:t xml:space="preserve"> La nulidad de una elección afecta los votos de toda una demarcación y obliga a celebrar una elección extraordinaria. La nulidad de una casilla afecta solo la votación recibida en ella y, por su conducto, el cómputo.</w:t>
      </w:r>
      <w:r>
        <w:rPr>
          <w:rFonts w:ascii="Arial" w:eastAsia="Arial" w:hAnsi="Arial" w:cs="Arial"/>
          <w:sz w:val="24"/>
          <w:szCs w:val="24"/>
          <w:vertAlign w:val="superscript"/>
        </w:rPr>
        <w:footnoteReference w:id="682"/>
      </w:r>
      <w:r>
        <w:rPr>
          <w:rFonts w:ascii="Arial" w:eastAsia="Arial" w:hAnsi="Arial" w:cs="Arial"/>
          <w:sz w:val="24"/>
          <w:szCs w:val="24"/>
        </w:rPr>
        <w:t xml:space="preserve"> Ambas decisiones pueden requerir umbrales distintos, siempre que la diferencia se establezca en la ley y no en cada sentencia. El cuarto criterio exige, por tanto, un sistema coherente de estándares y no un único umbral para todo el contencioso electoral.</w:t>
      </w:r>
    </w:p>
    <w:p w14:paraId="73A31026" w14:textId="77777777" w:rsidR="00256ADA" w:rsidRPr="00383BF1" w:rsidRDefault="00256ADA" w:rsidP="00256ADA">
      <w:pPr>
        <w:spacing w:line="360" w:lineRule="auto"/>
        <w:rPr>
          <w:rFonts w:ascii="Arial" w:eastAsia="Arial" w:hAnsi="Arial" w:cs="Arial"/>
          <w:sz w:val="24"/>
          <w:szCs w:val="24"/>
        </w:rPr>
      </w:pPr>
    </w:p>
    <w:p w14:paraId="51AF7FE9"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5.1.5. Quinto criterio. Distribuir de manera consciente el riesgo del error</w:t>
      </w:r>
    </w:p>
    <w:p w14:paraId="54CADC18" w14:textId="77777777" w:rsidR="00256ADA" w:rsidRPr="00383BF1" w:rsidRDefault="00256ADA" w:rsidP="00256ADA">
      <w:pPr>
        <w:spacing w:line="360" w:lineRule="auto"/>
        <w:rPr>
          <w:rFonts w:ascii="Arial" w:eastAsia="Arial" w:hAnsi="Arial" w:cs="Arial"/>
          <w:sz w:val="24"/>
          <w:szCs w:val="24"/>
        </w:rPr>
      </w:pPr>
    </w:p>
    <w:p w14:paraId="056A6561"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A los cuatro requisitos metodológicos se añade un criterio derivado del análisis de los bienes en juego. Ferrer Beltrán sostiene que los estándares distribuyen el riesgo del error entre las partes y que la concreta distribución depende del umbral que se establezca.</w:t>
      </w:r>
      <w:r>
        <w:rPr>
          <w:rFonts w:ascii="Arial" w:eastAsia="Arial" w:hAnsi="Arial" w:cs="Arial"/>
          <w:sz w:val="24"/>
          <w:szCs w:val="24"/>
          <w:vertAlign w:val="superscript"/>
        </w:rPr>
        <w:footnoteReference w:id="683"/>
      </w:r>
      <w:r>
        <w:rPr>
          <w:rFonts w:ascii="Arial" w:eastAsia="Arial" w:hAnsi="Arial" w:cs="Arial"/>
          <w:sz w:val="24"/>
          <w:szCs w:val="24"/>
        </w:rPr>
        <w:t xml:space="preserve"> Concluye que el debido proceso exige que el legislador determine para cada tipo de casos el umbral de suficiencia probatoria y que será el legislador quien deba tomar la decisión política de asignar el riesgo entre las partes.</w:t>
      </w:r>
      <w:r>
        <w:rPr>
          <w:rFonts w:ascii="Arial" w:eastAsia="Arial" w:hAnsi="Arial" w:cs="Arial"/>
          <w:sz w:val="24"/>
          <w:szCs w:val="24"/>
          <w:vertAlign w:val="superscript"/>
        </w:rPr>
        <w:footnoteReference w:id="684"/>
      </w:r>
      <w:r>
        <w:rPr>
          <w:rFonts w:ascii="Arial" w:eastAsia="Arial" w:hAnsi="Arial" w:cs="Arial"/>
          <w:sz w:val="24"/>
          <w:szCs w:val="24"/>
        </w:rPr>
        <w:t xml:space="preserve"> En la materia electoral, el riesgo se distribuye entre quien impugna una elección y quien defiende su validez. El ordenamiento ya contiene reglas que inciden en esa distribución. La carga de la prueba corresponde a quien afirma.</w:t>
      </w:r>
      <w:r>
        <w:rPr>
          <w:rFonts w:ascii="Arial" w:eastAsia="Arial" w:hAnsi="Arial" w:cs="Arial"/>
          <w:sz w:val="24"/>
          <w:szCs w:val="24"/>
          <w:vertAlign w:val="superscript"/>
        </w:rPr>
        <w:footnoteReference w:id="685"/>
      </w:r>
      <w:r>
        <w:rPr>
          <w:rFonts w:ascii="Arial" w:eastAsia="Arial" w:hAnsi="Arial" w:cs="Arial"/>
          <w:sz w:val="24"/>
          <w:szCs w:val="24"/>
        </w:rPr>
        <w:t xml:space="preserve"> La Constitución exige que las violaciones graves, dolosas y determinantes se acrediten de manera objetiva y material, y presume su carácter determinante cuando la diferencia entre el primero y el segundo lugar es menor al cinco por ciento.</w:t>
      </w:r>
      <w:r>
        <w:rPr>
          <w:rFonts w:ascii="Arial" w:eastAsia="Arial" w:hAnsi="Arial" w:cs="Arial"/>
          <w:sz w:val="24"/>
          <w:szCs w:val="24"/>
          <w:vertAlign w:val="superscript"/>
        </w:rPr>
        <w:footnoteReference w:id="686"/>
      </w:r>
      <w:r>
        <w:rPr>
          <w:rFonts w:ascii="Arial" w:eastAsia="Arial" w:hAnsi="Arial" w:cs="Arial"/>
          <w:sz w:val="24"/>
          <w:szCs w:val="24"/>
        </w:rPr>
        <w:t xml:space="preserve"> Ferrer Beltrán advierte que, al fijar el umbral, deben considerarse simultáneamente la carga de la prueba, las presunciones y las demás reglas que distribuyen el riesgo.</w:t>
      </w:r>
      <w:r>
        <w:rPr>
          <w:rFonts w:ascii="Arial" w:eastAsia="Arial" w:hAnsi="Arial" w:cs="Arial"/>
          <w:sz w:val="24"/>
          <w:szCs w:val="24"/>
          <w:vertAlign w:val="superscript"/>
        </w:rPr>
        <w:footnoteReference w:id="687"/>
      </w:r>
      <w:r>
        <w:rPr>
          <w:rFonts w:ascii="Arial" w:eastAsia="Arial" w:hAnsi="Arial" w:cs="Arial"/>
          <w:sz w:val="24"/>
          <w:szCs w:val="24"/>
        </w:rPr>
        <w:t xml:space="preserve"> La reforma debe fijar el umbral atendiendo a esas reglas y a los bienes en juego, y justificar expresamente la preferencia de error que adopte.</w:t>
      </w:r>
    </w:p>
    <w:p w14:paraId="5DBFF9DA" w14:textId="77777777" w:rsidR="00256ADA" w:rsidRPr="00383BF1" w:rsidRDefault="00256ADA" w:rsidP="00256ADA">
      <w:pPr>
        <w:spacing w:line="360" w:lineRule="auto"/>
        <w:rPr>
          <w:rFonts w:ascii="Arial" w:eastAsia="Arial" w:hAnsi="Arial" w:cs="Arial"/>
          <w:sz w:val="24"/>
          <w:szCs w:val="24"/>
        </w:rPr>
      </w:pPr>
    </w:p>
    <w:p w14:paraId="28E10234" w14:textId="77777777" w:rsidR="00256ADA" w:rsidRPr="00383BF1" w:rsidRDefault="00256ADA" w:rsidP="00256ADA">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lastRenderedPageBreak/>
        <w:t>5.1.6. La insuficiencia de un cambio de vocabulario</w:t>
      </w:r>
    </w:p>
    <w:p w14:paraId="5B1E4ED8" w14:textId="77777777" w:rsidR="00256ADA" w:rsidRPr="00383BF1" w:rsidRDefault="00256ADA" w:rsidP="00256ADA">
      <w:pPr>
        <w:spacing w:line="360" w:lineRule="auto"/>
        <w:rPr>
          <w:rFonts w:ascii="Arial" w:eastAsia="Arial" w:hAnsi="Arial" w:cs="Arial"/>
          <w:sz w:val="24"/>
          <w:szCs w:val="24"/>
        </w:rPr>
      </w:pPr>
    </w:p>
    <w:p w14:paraId="34C39906" w14:textId="77777777" w:rsidR="00256ADA" w:rsidRPr="00383BF1" w:rsidRDefault="00256ADA" w:rsidP="00256ADA">
      <w:pPr>
        <w:spacing w:line="360" w:lineRule="auto"/>
        <w:jc w:val="both"/>
        <w:rPr>
          <w:rFonts w:ascii="Arial" w:eastAsia="Arial" w:hAnsi="Arial" w:cs="Arial"/>
          <w:sz w:val="24"/>
          <w:szCs w:val="24"/>
        </w:rPr>
      </w:pPr>
      <w:r>
        <w:rPr>
          <w:rFonts w:ascii="Arial" w:eastAsia="Arial" w:hAnsi="Arial" w:cs="Arial"/>
          <w:sz w:val="24"/>
          <w:szCs w:val="24"/>
        </w:rPr>
        <w:t>Los cinco criterios permiten descartar ciertas reformas aparentes. Una reforma que sustituyera la palabra convicción por otro término referido a estados mentales, como certeza moral o íntima convicción, no satisfaría el primer criterio. Laudan advierte que un estándar intrínsecamente subjetivo no ofrece protección contra las decisiones arbitrarias, porque las pruebas que convencen a un juzgador pueden no persuadir a otro.</w:t>
      </w:r>
      <w:r>
        <w:rPr>
          <w:rFonts w:ascii="Arial" w:eastAsia="Arial" w:hAnsi="Arial" w:cs="Arial"/>
          <w:sz w:val="24"/>
          <w:szCs w:val="24"/>
          <w:vertAlign w:val="superscript"/>
        </w:rPr>
        <w:footnoteReference w:id="688"/>
      </w:r>
      <w:r>
        <w:rPr>
          <w:rFonts w:ascii="Arial" w:eastAsia="Arial" w:hAnsi="Arial" w:cs="Arial"/>
          <w:sz w:val="24"/>
          <w:szCs w:val="24"/>
        </w:rPr>
        <w:t xml:space="preserve"> Tampoco bastaría sustituir la convicción por expresiones sin contenido psicológico, pero incapaces de fijar un umbral. Ferrer Beltrán muestra que fórmulas legales como motivos bastantes para creer o indicios racionales no cumplen los requisitos metodológicos, porque no establecen un umbral intersubjetivamente controlable.</w:t>
      </w:r>
      <w:r>
        <w:rPr>
          <w:rFonts w:ascii="Arial" w:eastAsia="Arial" w:hAnsi="Arial" w:cs="Arial"/>
          <w:sz w:val="24"/>
          <w:szCs w:val="24"/>
          <w:vertAlign w:val="superscript"/>
        </w:rPr>
        <w:footnoteReference w:id="689"/>
      </w:r>
      <w:r>
        <w:rPr>
          <w:rFonts w:ascii="Arial" w:eastAsia="Arial" w:hAnsi="Arial" w:cs="Arial"/>
          <w:sz w:val="24"/>
          <w:szCs w:val="24"/>
        </w:rPr>
        <w:t xml:space="preserve"> La expresión acreditación plena, empleada por la jurisprudencia electoral, presenta el mismo problema, porque califica el resultado sin indicar el grado de corroboración que lo produce. Una reforma de ese tipo trasladaría el mismo error a un vocabulario distinto. La reforma que aquí se propone debe satisfacer conjuntamente los cinco criterios. La tabla 1 contrasta el texto vigente del artículo 16 con esos criterios.</w:t>
      </w:r>
    </w:p>
    <w:p w14:paraId="4ED24BE0" w14:textId="77777777" w:rsidR="00256ADA" w:rsidRPr="00383BF1" w:rsidRDefault="00256ADA" w:rsidP="00256ADA">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2600"/>
        <w:gridCol w:w="2338"/>
      </w:tblGrid>
      <w:tr w:rsidR="00256ADA" w:rsidRPr="00383BF1" w14:paraId="4877BDE2" w14:textId="77777777" w:rsidTr="003D15FB">
        <w:tblPrEx>
          <w:tblCellMar>
            <w:top w:w="0" w:type="dxa"/>
            <w:bottom w:w="0" w:type="dxa"/>
          </w:tblCellMar>
        </w:tblPrEx>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4B5C24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Criterio</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BEA882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Fuente</w:t>
            </w:r>
          </w:p>
        </w:tc>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F7594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Exigencia para la reforma</w:t>
            </w:r>
          </w:p>
        </w:tc>
        <w:tc>
          <w:tcPr>
            <w:tcW w:w="23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CBCF7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b/>
                <w:bCs/>
                <w:sz w:val="22"/>
                <w:szCs w:val="22"/>
              </w:rPr>
              <w:t>Texto vigente del artículo 16</w:t>
            </w:r>
          </w:p>
        </w:tc>
      </w:tr>
      <w:tr w:rsidR="00256ADA" w:rsidRPr="00383BF1" w14:paraId="45A62E1F"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BC6CD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Primero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A8DAA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primer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D95B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 referido al grado de corroboración y no a estados mentales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8A0388C"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3 remite a la convicción del órgano</w:t>
            </w:r>
          </w:p>
        </w:tc>
      </w:tr>
      <w:tr w:rsidR="00256ADA" w:rsidRPr="00383BF1" w14:paraId="1547C218"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3443E3F"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Segundo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C14A857"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segundo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F8AE6F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 de suficiencia explícito y lo más preciso posible</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ECACDD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El párrafo 1 fija un método de valoración, no un umbral</w:t>
            </w:r>
          </w:p>
        </w:tc>
      </w:tr>
      <w:tr w:rsidR="00256ADA" w:rsidRPr="00383BF1" w14:paraId="11641414"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CEDD86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Tercero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B93BE6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tercer requisito metodológico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FC97A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Criterios de probabilidad inductiva, sin certeza absoluta ni valores numéricos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E522BB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formula ningún criterio de suficiencia</w:t>
            </w:r>
          </w:p>
        </w:tc>
      </w:tr>
      <w:tr w:rsidR="00256ADA" w:rsidRPr="00383BF1" w14:paraId="7C3E8F89"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762FBC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lastRenderedPageBreak/>
              <w:t>Cuarto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B614008"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Ferrer Beltrán, cuarto requisito metodológico, y relatividad según las consecuencias</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CE244BB"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Umbrales distintos y progresivos según las decisiones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F737AE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No distingue entre decisiones</w:t>
            </w:r>
          </w:p>
        </w:tc>
      </w:tr>
      <w:tr w:rsidR="00256ADA" w:rsidRPr="00383BF1" w14:paraId="286E7382" w14:textId="77777777" w:rsidTr="003D15FB">
        <w:tblPrEx>
          <w:tblCellMar>
            <w:top w:w="0" w:type="dxa"/>
            <w:bottom w:w="0" w:type="dxa"/>
          </w:tblCellMar>
        </w:tblPrEx>
        <w:trPr>
          <w:cantSplit/>
        </w:trPr>
        <w:tc>
          <w:tcPr>
            <w:tcW w:w="1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7156DA3"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Quinto</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C1BCB39"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Distribución del riesgo del error y decisión legislativa</w:t>
            </w:r>
          </w:p>
        </w:tc>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1502EB6"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Preferencia de error explícita, considerando la carga de la prueba y las presunciones</w:t>
            </w:r>
          </w:p>
        </w:tc>
        <w:tc>
          <w:tcPr>
            <w:tcW w:w="23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C1CD042" w14:textId="77777777" w:rsidR="00256ADA" w:rsidRPr="00383BF1" w:rsidRDefault="00256ADA" w:rsidP="003D15FB">
            <w:pPr>
              <w:ind w:left="113" w:hanging="113"/>
              <w:rPr>
                <w:rFonts w:ascii="Arial" w:eastAsia="Arial" w:hAnsi="Arial" w:cs="Arial"/>
                <w:sz w:val="24"/>
                <w:szCs w:val="24"/>
              </w:rPr>
            </w:pPr>
            <w:r>
              <w:rPr>
                <w:rFonts w:ascii="Arial" w:eastAsia="Arial" w:hAnsi="Arial" w:cs="Arial"/>
                <w:sz w:val="22"/>
                <w:szCs w:val="22"/>
              </w:rPr>
              <w:t>No lo satisface. La distribución queda al juzgador de cada caso</w:t>
            </w:r>
          </w:p>
        </w:tc>
      </w:tr>
    </w:tbl>
    <w:p w14:paraId="3051FBB3" w14:textId="77777777" w:rsidR="00256ADA" w:rsidRPr="00383BF1" w:rsidRDefault="00256ADA" w:rsidP="00256ADA">
      <w:pPr>
        <w:spacing w:before="60"/>
        <w:rPr>
          <w:rFonts w:ascii="Arial" w:eastAsia="Arial" w:hAnsi="Arial" w:cs="Arial"/>
          <w:sz w:val="24"/>
          <w:szCs w:val="24"/>
        </w:rPr>
      </w:pPr>
      <w:r>
        <w:rPr>
          <w:rFonts w:ascii="Arial" w:eastAsia="Arial" w:hAnsi="Arial" w:cs="Arial"/>
        </w:rPr>
        <w:t xml:space="preserve">Tabla 1. Criterios para la reforma del artículo 16 de la ley de medios. Elaboración propia. Los cuatro primeros criterios se basan en Ferrer Beltrán, </w:t>
      </w:r>
      <w:r>
        <w:rPr>
          <w:rFonts w:ascii="Arial" w:eastAsia="Arial" w:hAnsi="Arial" w:cs="Arial"/>
          <w:i/>
          <w:iCs/>
        </w:rPr>
        <w:t>Prueba sin convicción</w:t>
      </w:r>
      <w:r>
        <w:rPr>
          <w:rFonts w:ascii="Arial" w:eastAsia="Arial" w:hAnsi="Arial" w:cs="Arial"/>
        </w:rPr>
        <w:t>, pp. 29-103. El quinto y la columna sobre el texto vigente son análisis de esta investigación.</w:t>
      </w:r>
    </w:p>
    <w:p w14:paraId="5431C1B7" w14:textId="77777777" w:rsidR="00256ADA" w:rsidRPr="00383BF1" w:rsidRDefault="00256ADA" w:rsidP="00256ADA">
      <w:pPr>
        <w:spacing w:line="360" w:lineRule="auto"/>
        <w:rPr>
          <w:rFonts w:ascii="Arial" w:eastAsia="Arial" w:hAnsi="Arial" w:cs="Arial"/>
          <w:sz w:val="24"/>
          <w:szCs w:val="24"/>
        </w:rPr>
      </w:pPr>
    </w:p>
    <w:p w14:paraId="13E17275" w14:textId="77777777" w:rsidR="00256ADA" w:rsidRPr="00383BF1" w:rsidRDefault="00256ADA" w:rsidP="00256ADA">
      <w:pPr>
        <w:spacing w:line="360" w:lineRule="auto"/>
        <w:ind w:firstLine="709"/>
        <w:jc w:val="both"/>
        <w:rPr>
          <w:rFonts w:ascii="Arial" w:eastAsia="Arial" w:hAnsi="Arial" w:cs="Arial"/>
          <w:sz w:val="24"/>
          <w:szCs w:val="24"/>
        </w:rPr>
      </w:pPr>
      <w:r>
        <w:rPr>
          <w:rFonts w:ascii="Arial" w:eastAsia="Arial" w:hAnsi="Arial" w:cs="Arial"/>
          <w:sz w:val="24"/>
          <w:szCs w:val="24"/>
        </w:rPr>
        <w:t>La tabla muestra que el texto vigente no satisface ninguno de los cinco criterios. El método de valoración del párrafo 1 es compatible con un estándar racional, pero no lo sustituye. La regla de peso de las documentales públicas del párrafo 2 no se refiere a la suficiencia, sino al valor de un tipo de prueba. El criterio de convicción del párrafo 3 remite a un estado mental y no fija un umbral. La ley no diferencia umbrales entre decisiones ni justifica la distribución del riesgo del error. Ferrer Beltrán sostiene que la ausencia de estándares legalmente previstos que determinen el umbral de suficiencia vulnera tanto el derecho al debido proceso como el derecho a la prueba.</w:t>
      </w:r>
      <w:r>
        <w:rPr>
          <w:rFonts w:ascii="Arial" w:eastAsia="Arial" w:hAnsi="Arial" w:cs="Arial"/>
          <w:sz w:val="24"/>
          <w:szCs w:val="24"/>
          <w:vertAlign w:val="superscript"/>
        </w:rPr>
        <w:footnoteReference w:id="690"/>
      </w:r>
      <w:r>
        <w:rPr>
          <w:rFonts w:ascii="Arial" w:eastAsia="Arial" w:hAnsi="Arial" w:cs="Arial"/>
          <w:sz w:val="24"/>
          <w:szCs w:val="24"/>
        </w:rPr>
        <w:t xml:space="preserve"> La reforma del artículo 16 no es, por tanto, una cuestión de técnica legislativa menor, sino una exigencia de las garantías procesales en la materia electoral. El apartado siguiente formula el estándar de prueba propuesto conforme a estos cinco criterios.</w:t>
      </w:r>
    </w:p>
    <w:p w14:paraId="35FB82B9" w14:textId="77777777" w:rsidR="00A32EF9" w:rsidRDefault="00E354C7">
      <w:pPr>
        <w:pStyle w:val="Ttulo2"/>
        <w:spacing w:before="300" w:after="180"/>
      </w:pPr>
      <w:r>
        <w:rPr>
          <w:b/>
          <w:bCs/>
        </w:rPr>
        <w:t>5.2. Formulación del estándar de prueba propuesto</w:t>
      </w:r>
      <w:bookmarkEnd w:id="23"/>
    </w:p>
    <w:p w14:paraId="5CA03955" w14:textId="77777777" w:rsidR="00E0113E" w:rsidRPr="00E0113E" w:rsidRDefault="00E0113E" w:rsidP="00E0113E">
      <w:pPr>
        <w:spacing w:line="360" w:lineRule="auto"/>
        <w:rPr>
          <w:rFonts w:ascii="Arial" w:eastAsia="Arial" w:hAnsi="Arial" w:cs="Arial"/>
          <w:sz w:val="24"/>
          <w:szCs w:val="24"/>
        </w:rPr>
      </w:pPr>
      <w:bookmarkStart w:id="24" w:name="_Toc240931724"/>
    </w:p>
    <w:p w14:paraId="09C46473" w14:textId="77777777" w:rsidR="00E0113E" w:rsidRPr="00E0113E" w:rsidRDefault="00E0113E" w:rsidP="00E0113E">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5.2. Formulación del estándar de prueba propuesto</w:t>
      </w:r>
    </w:p>
    <w:p w14:paraId="4E4E38D6" w14:textId="77777777" w:rsidR="00E0113E" w:rsidRPr="00E0113E" w:rsidRDefault="00E0113E" w:rsidP="00E0113E">
      <w:pPr>
        <w:spacing w:line="360" w:lineRule="auto"/>
        <w:rPr>
          <w:rFonts w:ascii="Arial" w:eastAsia="Arial" w:hAnsi="Arial" w:cs="Arial"/>
          <w:sz w:val="24"/>
          <w:szCs w:val="24"/>
        </w:rPr>
      </w:pPr>
    </w:p>
    <w:p w14:paraId="29E75843"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Los criterios expuestos para la reforma del artículo 16 de la ley de medios permiten formular un estándar de prueba para la nulidad de elecciones. Este apartado presenta la formulación propuesta, su fundamento doctrinal y su anclaje en el vocabulario que la jurisprudencia electoral ya utiliza para la prueba indiciaria. Después explica las </w:t>
        <w:lastRenderedPageBreak/>
        <w:t>operaciones que el estándar exige al juzgador y verifica si satisface los cinco criterios enunciados. Finalmente identifica sobre qué parte recae el riesgo del error cuando el estándar no se satisface. La formulación es una propuesta de esta investigación. Retoma elementos de los estándares que Ferrer Beltrán ofrece como ejemplos, pero los combina y adapta a la materia electoral. El propio autor aclara que sus ejemplos no pretenden ser los estándares que deban adoptarse, porque elegir uno u otro es resultado de una decisión política sobre la distribución del riesgo del error.</w:t>
      </w:r>
      <w:r>
        <w:rPr>
          <w:rFonts w:ascii="Arial" w:eastAsia="Arial" w:hAnsi="Arial" w:cs="Arial"/>
          <w:sz w:val="24"/>
          <w:szCs w:val="24"/>
          <w:vertAlign w:val="superscript"/>
        </w:rPr>
        <w:footnoteReference w:id="691"/>
      </w:r>
      <w:r>
        <w:rPr>
          <w:rFonts w:ascii="Arial" w:eastAsia="Arial" w:hAnsi="Arial" w:cs="Arial"/>
          <w:sz w:val="24"/>
          <w:szCs w:val="24"/>
        </w:rPr>
        <w:t xml:space="preserve"> La responsabilidad por la formulación concreta corresponde, por tanto, a esta investigación.</w:t>
      </w:r>
    </w:p>
    <w:p w14:paraId="2B31D91C" w14:textId="77777777" w:rsidR="00E0113E" w:rsidRPr="00E0113E" w:rsidRDefault="00E0113E" w:rsidP="00E0113E">
      <w:pPr>
        <w:spacing w:line="360" w:lineRule="auto"/>
        <w:rPr>
          <w:rFonts w:ascii="Arial" w:eastAsia="Arial" w:hAnsi="Arial" w:cs="Arial"/>
          <w:sz w:val="24"/>
          <w:szCs w:val="24"/>
        </w:rPr>
      </w:pPr>
    </w:p>
    <w:p w14:paraId="3262C7B0"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5.2.1. La formulación propuesta</w:t>
      </w:r>
    </w:p>
    <w:p w14:paraId="12936D7A" w14:textId="77777777" w:rsidR="00E0113E" w:rsidRPr="00E0113E" w:rsidRDefault="00E0113E" w:rsidP="00E0113E">
      <w:pPr>
        <w:spacing w:line="360" w:lineRule="auto"/>
        <w:rPr>
          <w:rFonts w:ascii="Arial" w:eastAsia="Arial" w:hAnsi="Arial" w:cs="Arial"/>
          <w:sz w:val="24"/>
          <w:szCs w:val="24"/>
        </w:rPr>
      </w:pPr>
    </w:p>
    <w:p w14:paraId="3CDBA030"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que se propone para tener por acreditada una irregularidad determinante en el juicio de nulidad de una elección se formula en tres condiciones que deben satisfacerse conjuntamente. La primera condición es que la hipótesis que afirma la irregularidad explique el conjunto de los indicios acreditados, integrándolos de forma coherente, mejor que cualquier hipótesis alternativa plausible compatible con la validez de la elección, excluidas las hipótesis ad hoc. La segunda condición es que ningún elemento de juicio relevante aportado por las partes quede sin explicar por la hipótesis que se tiene por probada. La tercera condición es que el acervo probatorio sea tendencialmente completo, en el sentido de que se hayan incorporado al expediente las pruebas relevantes accesibles para esclarecer los hechos. Si la primera y la segunda condición se satisfacen, pero no la tercera, la hipótesis no se tendrá por probada y se aplicará la regla de la carga de la prueba. La falta de pruebas accesibles no se computará en contra del actor cuando sea imputable a la parte que se beneficiaría de esa omisión. El estándar no exige que el juzgador declare hallarse convencido de los hechos ni asigna a la hipótesis un grado de probabilidad numérico. Exige, en cambio, operaciones cuyo resultado puede ser revisado por las partes y por el órgano que conozca de un recurso.</w:t>
      </w:r>
    </w:p>
    <w:p w14:paraId="509D141F"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lastRenderedPageBreak/>
        <w:t xml:space="preserve">Trasladada al lenguaje legislativo, la propuesta podría sustituir el párrafo 3 del artículo 16 de la ley de medios por una disposición del tenor siguiente. </w:t>
      </w:r>
      <w:r>
        <w:rPr>
          <w:rFonts w:ascii="Arial" w:eastAsia="Arial" w:hAnsi="Arial" w:cs="Arial"/>
          <w:i/>
          <w:iCs/>
          <w:sz w:val="24"/>
          <w:szCs w:val="24"/>
        </w:rPr>
        <w:t>Para tener por acreditada una irregularidad que funde la nulidad de una elección, la hipótesis que la afirma deberá explicar de forma coherente el conjunto de los indicios acreditados mejor que cualquier otra hipótesis plausible compatible con la validez de la elección, sin dejar sin explicar ningún elemento de juicio relevante, y el acervo probatorio deberá comprender las pruebas relevantes accesibles. La falta de pruebas imputable a la parte que se beneficiaría de ella no impedirá tener por satisfecha esta última exigencia.</w:t>
      </w:r>
      <w:r>
        <w:rPr>
          <w:rFonts w:ascii="Arial" w:eastAsia="Arial" w:hAnsi="Arial" w:cs="Arial"/>
          <w:sz w:val="24"/>
          <w:szCs w:val="24"/>
        </w:rPr>
        <w:t xml:space="preserve"> La redacción conserva el método de valoración del párrafo 1, que sigue remitiendo a la lógica, la sana crítica y la experiencia. Conserva también la regla de peso de las documentales públicas del párrafo 2. Sustituye, en cambio, el criterio de convicción del párrafo 3 por una regla de suficiencia. La redacción es un modelo para la discusión legislativa y no pretende agotar las decisiones de técnica normativa que una reforma requeriría. Su función es mostrar que el estándar puede expresarse en términos legales precisos. La ubicación en el artículo 16 se justifica porque ese precepto es el que hoy contiene el criterio de convicción que se pretende sustituir.</w:t>
      </w:r>
    </w:p>
    <w:p w14:paraId="3519DC6D" w14:textId="77777777" w:rsidR="00E0113E" w:rsidRPr="00E0113E" w:rsidRDefault="00E0113E" w:rsidP="00E0113E">
      <w:pPr>
        <w:spacing w:line="360" w:lineRule="auto"/>
        <w:rPr>
          <w:rFonts w:ascii="Arial" w:eastAsia="Arial" w:hAnsi="Arial" w:cs="Arial"/>
          <w:sz w:val="24"/>
          <w:szCs w:val="24"/>
        </w:rPr>
      </w:pPr>
    </w:p>
    <w:p w14:paraId="3C2A2268"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5.2.2. Fundamento doctrinal de la formulación</w:t>
      </w:r>
    </w:p>
    <w:p w14:paraId="3776BD55" w14:textId="77777777" w:rsidR="00E0113E" w:rsidRPr="00E0113E" w:rsidRDefault="00E0113E" w:rsidP="00E0113E">
      <w:pPr>
        <w:spacing w:line="360" w:lineRule="auto"/>
        <w:rPr>
          <w:rFonts w:ascii="Arial" w:eastAsia="Arial" w:hAnsi="Arial" w:cs="Arial"/>
          <w:sz w:val="24"/>
          <w:szCs w:val="24"/>
        </w:rPr>
      </w:pPr>
    </w:p>
    <w:p w14:paraId="614A3FA4"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combina elementos de los estándares que Ferrer Beltrán ordena de mayor a menor exigencia.</w:t>
      </w:r>
      <w:r>
        <w:rPr>
          <w:rFonts w:ascii="Arial" w:eastAsia="Arial" w:hAnsi="Arial" w:cs="Arial"/>
          <w:sz w:val="24"/>
          <w:szCs w:val="24"/>
          <w:vertAlign w:val="superscript"/>
        </w:rPr>
        <w:footnoteReference w:id="692"/>
      </w:r>
      <w:r>
        <w:rPr>
          <w:rFonts w:ascii="Arial" w:eastAsia="Arial" w:hAnsi="Arial" w:cs="Arial"/>
          <w:sz w:val="24"/>
          <w:szCs w:val="24"/>
        </w:rPr>
        <w:t xml:space="preserve"> Los tres primeros exigen que la hipótesis explique los datos disponibles integrándolos de forma coherente y que se hayan refutado todas o algunas de las hipótesis alternativas. El cuarto exige que la hipótesis sea la más probablemente verdadera a la luz de los elementos de juicio y que el peso probatorio del conjunto de pruebas relevantes sea completo. Los estándares sexto y séptimo solo exigen que la hipótesis sea más probable que las demás o que la de la parte contraria. El autor explica que, en una formulación anterior, había expresado la primera cláusula del cuarto estándar como la exigencia de que la hipótesis fuera la mejor explicación disponible de los hechos.</w:t>
      </w:r>
      <w:r>
        <w:rPr>
          <w:rFonts w:ascii="Arial" w:eastAsia="Arial" w:hAnsi="Arial" w:cs="Arial"/>
          <w:sz w:val="24"/>
          <w:szCs w:val="24"/>
          <w:vertAlign w:val="superscript"/>
        </w:rPr>
        <w:footnoteReference w:id="693"/>
      </w:r>
      <w:r>
        <w:rPr>
          <w:rFonts w:ascii="Arial" w:eastAsia="Arial" w:hAnsi="Arial" w:cs="Arial"/>
          <w:sz w:val="24"/>
          <w:szCs w:val="24"/>
        </w:rPr>
        <w:t xml:space="preserve"> La formulación aquí propuesta se sitúa en ese nivel intermedio. No exige </w:t>
        <w:lastRenderedPageBreak/>
        <w:t>refutar todas las hipótesis alternativas, porque esa exigencia sería difícilmente alcanzable con prueba indiciaria de irregularidades encubiertas. Tampoco se conforma con la mera comparación entre hipótesis, porque añade la exigencia de completitud del acervo.</w:t>
      </w:r>
    </w:p>
    <w:p w14:paraId="787867A4"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exigencia de completitud responde a una objeción conocida contra los estándares comparativos. Ferrer Beltrán advierte que exigir que una hipótesis sea más probable que otras puede ser una exigencia muy débil, porque la hipótesis más probable puede tener un grado de corroboración muy bajo.</w:t>
      </w:r>
      <w:r>
        <w:rPr>
          <w:rFonts w:ascii="Arial" w:eastAsia="Arial" w:hAnsi="Arial" w:cs="Arial"/>
          <w:sz w:val="24"/>
          <w:szCs w:val="24"/>
          <w:vertAlign w:val="superscript"/>
        </w:rPr>
        <w:footnoteReference w:id="694"/>
      </w:r>
      <w:r>
        <w:rPr>
          <w:rFonts w:ascii="Arial" w:eastAsia="Arial" w:hAnsi="Arial" w:cs="Arial"/>
          <w:sz w:val="24"/>
          <w:szCs w:val="24"/>
        </w:rPr>
        <w:t xml:space="preserve"> El autor recoge la objeción de la mejor hipótesis de un lote malo, que Van Fraassen dirigió contra la inferencia a la mejor explicación. Para evitarla, los estándares cuarto y quinto añaden una cláusula relativa al peso probatorio, que no compara hipótesis, sino que mide la completitud del conjunto de elementos de juicio.</w:t>
      </w:r>
      <w:r>
        <w:rPr>
          <w:rFonts w:ascii="Arial" w:eastAsia="Arial" w:hAnsi="Arial" w:cs="Arial"/>
          <w:sz w:val="24"/>
          <w:szCs w:val="24"/>
          <w:vertAlign w:val="superscript"/>
        </w:rPr>
        <w:footnoteReference w:id="695"/>
      </w:r>
      <w:r>
        <w:rPr>
          <w:rFonts w:ascii="Arial" w:eastAsia="Arial" w:hAnsi="Arial" w:cs="Arial"/>
          <w:sz w:val="24"/>
          <w:szCs w:val="24"/>
        </w:rPr>
        <w:t xml:space="preserve"> El peso probatorio debe distinguirse del valor probatorio, porque este último indica el grado de confirmación que las pruebas aportan a una hipótesis. El autor precisa que la completitud exigida es tendencial y se refiere a las pruebas relevantes accesibles, salvo que la inaccesibilidad sea imputable al comportamiento de las partes.</w:t>
      </w:r>
      <w:r>
        <w:rPr>
          <w:rFonts w:ascii="Arial" w:eastAsia="Arial" w:hAnsi="Arial" w:cs="Arial"/>
          <w:sz w:val="24"/>
          <w:szCs w:val="24"/>
          <w:vertAlign w:val="superscript"/>
        </w:rPr>
        <w:footnoteReference w:id="696"/>
      </w:r>
      <w:r>
        <w:rPr>
          <w:rFonts w:ascii="Arial" w:eastAsia="Arial" w:hAnsi="Arial" w:cs="Arial"/>
          <w:sz w:val="24"/>
          <w:szCs w:val="24"/>
        </w:rPr>
        <w:t xml:space="preserve"> Añade que la completitud no exige incorporar pruebas redundantes con otras ya aportadas. La tercera condición de la formulación propuesta recoge esa exigencia en los mismos términos.</w:t>
      </w:r>
    </w:p>
    <w:p w14:paraId="3E2D0274" w14:textId="77777777" w:rsidR="00E0113E" w:rsidRPr="00E0113E" w:rsidRDefault="00E0113E" w:rsidP="00E0113E">
      <w:pPr>
        <w:spacing w:line="360" w:lineRule="auto"/>
        <w:rPr>
          <w:rFonts w:ascii="Arial" w:eastAsia="Arial" w:hAnsi="Arial" w:cs="Arial"/>
          <w:sz w:val="24"/>
          <w:szCs w:val="24"/>
        </w:rPr>
      </w:pPr>
    </w:p>
    <w:p w14:paraId="5FC3E9F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5.2.3. Anclaje en la jurisprudencia electoral sobre prueba indiciaria</w:t>
      </w:r>
    </w:p>
    <w:p w14:paraId="79F4848B" w14:textId="77777777" w:rsidR="00E0113E" w:rsidRPr="00E0113E" w:rsidRDefault="00E0113E" w:rsidP="00E0113E">
      <w:pPr>
        <w:spacing w:line="360" w:lineRule="auto"/>
        <w:rPr>
          <w:rFonts w:ascii="Arial" w:eastAsia="Arial" w:hAnsi="Arial" w:cs="Arial"/>
          <w:sz w:val="24"/>
          <w:szCs w:val="24"/>
        </w:rPr>
      </w:pPr>
    </w:p>
    <w:p w14:paraId="348DCF71"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La formulación utiliza la noción de indicios acreditados, cuyo contenido ya ha sido definido por la jurisprudencia electoral. La Sala Superior sostuvo en el SUP-JIN-194/2025 que los indicios deben cumplir cuatro características.</w:t>
      </w:r>
      <w:r>
        <w:rPr>
          <w:rFonts w:ascii="Arial" w:eastAsia="Arial" w:hAnsi="Arial" w:cs="Arial"/>
          <w:sz w:val="24"/>
          <w:szCs w:val="24"/>
          <w:vertAlign w:val="superscript"/>
        </w:rPr>
        <w:footnoteReference w:id="697"/>
      </w:r>
      <w:r>
        <w:rPr>
          <w:rFonts w:ascii="Arial" w:eastAsia="Arial" w:hAnsi="Arial" w:cs="Arial"/>
          <w:sz w:val="24"/>
          <w:szCs w:val="24"/>
        </w:rPr>
        <w:t xml:space="preserve"> Deben acreditarse mediante pruebas directas, deben ser plurales, deben ser concomitantes al hecho que se pretende probar y deben estar interrelacionados entre sí. La misma sentencia exigió que las inferencias sean razonables y que la conclusión fluya de los indicios sin inferencias </w:t>
        <w:lastRenderedPageBreak/>
        <w:t>débiles o forzadas.</w:t>
      </w:r>
      <w:r>
        <w:rPr>
          <w:rFonts w:ascii="Arial" w:eastAsia="Arial" w:hAnsi="Arial" w:cs="Arial"/>
          <w:sz w:val="24"/>
          <w:szCs w:val="24"/>
          <w:vertAlign w:val="superscript"/>
        </w:rPr>
        <w:footnoteReference w:id="698"/>
      </w:r>
      <w:r>
        <w:rPr>
          <w:rFonts w:ascii="Arial" w:eastAsia="Arial" w:hAnsi="Arial" w:cs="Arial"/>
          <w:sz w:val="24"/>
          <w:szCs w:val="24"/>
        </w:rPr>
        <w:t xml:space="preserve"> Precisó, además, que si los indicios llevan a diversas conclusiones, debe atenderse a cada una a partir de sus bondades y debilidades para elegir la que se estime adecuada. Esa exigencia contiene ya una comparación entre hipótesis alternativas. Lo que la sentencia no establece es cuándo la conclusión elegida es suficiente para tener por acreditada la irregularidad. La formulación propuesta aprovecha esos requisitos como condiciones de la valoración y les añade la regla de suficiencia que faltaba.</w:t>
      </w:r>
    </w:p>
    <w:p w14:paraId="3F5C0123"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relación entre los requisitos jurisprudenciales y el estándar propuesto debe precisarse. Los requisitos de pluralidad, concomitancia e interrelación de los indicios pertenecen al método de valoración. Indican cómo deben seleccionarse y relacionarse los indicios, pero no cuánto apoyo deben aportar a la hipótesis. La comparación entre conclusiones que la sentencia exige es una operación de valoración que el estándar convierte en regla de decisión. La exigencia de explicar todos los elementos de juicio relevantes corresponde a la coherencia que Ferrer Beltrán incluye en la primera cláusula de sus estándares más exigentes. El autor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699"/>
      </w:r>
      <w:r>
        <w:rPr>
          <w:rFonts w:ascii="Arial" w:eastAsia="Arial" w:hAnsi="Arial" w:cs="Arial"/>
          <w:sz w:val="24"/>
          <w:szCs w:val="24"/>
        </w:rPr>
        <w:t xml:space="preserve"> La completitud del acervo es la única condición que no tiene precedente en la jurisprudencia electoral examinada. Su incorporación responde a la debilidad de los estándares puramente comparativos y, en la materia electoral, a la frecuente escasez de prueba disponible.</w:t>
      </w:r>
    </w:p>
    <w:p w14:paraId="47A46272" w14:textId="77777777" w:rsidR="00E0113E" w:rsidRPr="00E0113E" w:rsidRDefault="00E0113E" w:rsidP="00E0113E">
      <w:pPr>
        <w:spacing w:line="360" w:lineRule="auto"/>
        <w:rPr>
          <w:rFonts w:ascii="Arial" w:eastAsia="Arial" w:hAnsi="Arial" w:cs="Arial"/>
          <w:sz w:val="24"/>
          <w:szCs w:val="24"/>
        </w:rPr>
      </w:pPr>
    </w:p>
    <w:p w14:paraId="08619B3D"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5.2.4. Las operaciones que el estándar exige al juzgador</w:t>
      </w:r>
    </w:p>
    <w:p w14:paraId="238D3540" w14:textId="77777777" w:rsidR="00E0113E" w:rsidRPr="00E0113E" w:rsidRDefault="00E0113E" w:rsidP="00E0113E">
      <w:pPr>
        <w:spacing w:line="360" w:lineRule="auto"/>
        <w:rPr>
          <w:rFonts w:ascii="Arial" w:eastAsia="Arial" w:hAnsi="Arial" w:cs="Arial"/>
          <w:sz w:val="24"/>
          <w:szCs w:val="24"/>
        </w:rPr>
      </w:pPr>
    </w:p>
    <w:p w14:paraId="7B4093A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exige tres operaciones controlables. La primera es identificar las hipótesis alternativas plausibles compatibles con la validez de la elección y comparar su capacidad explicativa con la de la hipótesis de la irregularidad. Ferrer Beltrán precisa que una hipótesis alternativa solo puede tomarse en consideración si es ella misma contrastable, lo que excluye las hipótesis ad hoc.</w:t>
      </w:r>
      <w:r>
        <w:rPr>
          <w:rFonts w:ascii="Arial" w:eastAsia="Arial" w:hAnsi="Arial" w:cs="Arial"/>
          <w:sz w:val="24"/>
          <w:szCs w:val="24"/>
          <w:vertAlign w:val="superscript"/>
        </w:rPr>
        <w:footnoteReference w:id="700"/>
      </w:r>
      <w:r>
        <w:rPr>
          <w:rFonts w:ascii="Arial" w:eastAsia="Arial" w:hAnsi="Arial" w:cs="Arial"/>
          <w:sz w:val="24"/>
          <w:szCs w:val="24"/>
        </w:rPr>
        <w:t xml:space="preserve"> La segunda operación es verificar que la hipótesis de la irregularidad explique todos los elementos de juicio relevantes, incluidos los que </w:t>
        <w:lastRenderedPageBreak/>
        <w:t>aporten la autoridad responsable y el tercero interesado. La tercera es determinar qué pruebas serían necesarias para esclarecer los hechos y si se han incorporado al expediente. Para ello, el autor propone preguntar qué tipo de pruebas son necesarias según las hipótesis y las predicciones que permiten formular, y si esas pruebas se han aportado.</w:t>
      </w:r>
      <w:r>
        <w:rPr>
          <w:rFonts w:ascii="Arial" w:eastAsia="Arial" w:hAnsi="Arial" w:cs="Arial"/>
          <w:sz w:val="24"/>
          <w:szCs w:val="24"/>
          <w:vertAlign w:val="superscript"/>
        </w:rPr>
        <w:footnoteReference w:id="701"/>
      </w:r>
      <w:r>
        <w:rPr>
          <w:rFonts w:ascii="Arial" w:eastAsia="Arial" w:hAnsi="Arial" w:cs="Arial"/>
          <w:sz w:val="24"/>
          <w:szCs w:val="24"/>
        </w:rPr>
        <w:t xml:space="preserve"> En la materia electoral, esta operación se vincula con la facultad del órgano de requerir a autoridades, partidos y particulares los elementos que puedan servir para resolver.</w:t>
      </w:r>
      <w:r>
        <w:rPr>
          <w:rFonts w:ascii="Arial" w:eastAsia="Arial" w:hAnsi="Arial" w:cs="Arial"/>
          <w:sz w:val="24"/>
          <w:szCs w:val="24"/>
          <w:vertAlign w:val="superscript"/>
        </w:rPr>
        <w:footnoteReference w:id="702"/>
      </w:r>
      <w:r>
        <w:rPr>
          <w:rFonts w:ascii="Arial" w:eastAsia="Arial" w:hAnsi="Arial" w:cs="Arial"/>
          <w:sz w:val="24"/>
          <w:szCs w:val="24"/>
        </w:rPr>
        <w:t xml:space="preserve"> Cada una de las tres operaciones debe quedar expuesta en la motivación, de modo que las partes puedan impugnarla.</w:t>
      </w:r>
    </w:p>
    <w:p w14:paraId="776DE288"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regla sobre las pruebas no aportadas tiene una función específica en la materia electoral. La información sobre gastos, programas públicos o recursos utilizados en una campaña suele estar en poder de autoridades, partidos o candidaturas, y no de quien impugna. Ferrer Beltrán advierte que la presencia de una laguna probatoria no debería impedir tener por satisfecho el estándar cuando se debe al comportamiento procesal de la parte que se vería beneficiada.</w:t>
      </w:r>
      <w:r>
        <w:rPr>
          <w:rFonts w:ascii="Arial" w:eastAsia="Arial" w:hAnsi="Arial" w:cs="Arial"/>
          <w:sz w:val="24"/>
          <w:szCs w:val="24"/>
          <w:vertAlign w:val="superscript"/>
        </w:rPr>
        <w:footnoteReference w:id="703"/>
      </w:r>
      <w:r>
        <w:rPr>
          <w:rFonts w:ascii="Arial" w:eastAsia="Arial" w:hAnsi="Arial" w:cs="Arial"/>
          <w:sz w:val="24"/>
          <w:szCs w:val="24"/>
        </w:rPr>
        <w:t xml:space="preserve"> El autor funda esta restricción en la necesidad de evitar incentivos contrarios al deber de colaboración procesal. En la nulidad de elecciones, la regla impide que la parte que defiende la validez se beneficie de no aportar información que tiene a su alcance. No invierte la carga de la prueba, porque el actor debe seguir acreditando los indicios en que funda su hipótesis. Solo impide que la incompletitud imputable a la contraparte cuente en contra del actor. Esta regla es una de las decisiones de distribución del riesgo que la formulación hace explícitas.</w:t>
      </w:r>
    </w:p>
    <w:p w14:paraId="4D986C53" w14:textId="77777777" w:rsidR="00E0113E" w:rsidRPr="00E0113E" w:rsidRDefault="00E0113E" w:rsidP="00E0113E">
      <w:pPr>
        <w:spacing w:line="360" w:lineRule="auto"/>
        <w:rPr>
          <w:rFonts w:ascii="Arial" w:eastAsia="Arial" w:hAnsi="Arial" w:cs="Arial"/>
          <w:sz w:val="24"/>
          <w:szCs w:val="24"/>
        </w:rPr>
      </w:pPr>
    </w:p>
    <w:p w14:paraId="6B807B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5.2.5. Verificación de los cinco criterios</w:t>
      </w:r>
    </w:p>
    <w:p w14:paraId="3B1A4489" w14:textId="77777777" w:rsidR="00E0113E" w:rsidRPr="00E0113E" w:rsidRDefault="00E0113E" w:rsidP="00E0113E">
      <w:pPr>
        <w:spacing w:line="360" w:lineRule="auto"/>
        <w:rPr>
          <w:rFonts w:ascii="Arial" w:eastAsia="Arial" w:hAnsi="Arial" w:cs="Arial"/>
          <w:sz w:val="24"/>
          <w:szCs w:val="24"/>
        </w:rPr>
      </w:pPr>
    </w:p>
    <w:p w14:paraId="79C40652"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 xml:space="preserve">La formulación satisface los cinco criterios enunciados para la reforma. Satisface el primero porque no remite a la convicción del juzgador, sino a la capacidad explicativa de las hipótesis y a la completitud del acervo. Satisface el segundo porque fija un umbral identificable, situado entre los estándares que exigen refutar todas las alternativas y los que solo exigen una mayor probabilidad relativa. Satisface el tercero porque se formula </w:t>
        <w:lastRenderedPageBreak/>
        <w:t>en términos de corroboración inductiva, sin exigir certeza ni valores numéricos. El cuarto criterio requiere una precisión. La formulación propuesta está diseñada para la decisión final más grave, que es la nulidad de una elección. Conforme al cuarto requisito metodológico, los umbrales de las demás decisiones deben ordenarse a partir de ella en progresiva disminución.</w:t>
      </w:r>
      <w:r>
        <w:rPr>
          <w:rFonts w:ascii="Arial" w:eastAsia="Arial" w:hAnsi="Arial" w:cs="Arial"/>
          <w:sz w:val="24"/>
          <w:szCs w:val="24"/>
          <w:vertAlign w:val="superscript"/>
        </w:rPr>
        <w:footnoteReference w:id="704"/>
      </w:r>
      <w:r>
        <w:rPr>
          <w:rFonts w:ascii="Arial" w:eastAsia="Arial" w:hAnsi="Arial" w:cs="Arial"/>
          <w:sz w:val="24"/>
          <w:szCs w:val="24"/>
        </w:rPr>
        <w:t xml:space="preserve"> La misma estructura puede graduarse para otras decisiones, por ejemplo limitando la comparación a la hipótesis sostenida por la parte contraria, como ocurre en el quinto estándar de Ferrer Beltrán. Satisface, por último, el quinto criterio, porque determina qué ocurre cuando las condiciones no se cumplen y sobre quién recae entonces el riesgo del error.</w:t>
      </w:r>
    </w:p>
    <w:p w14:paraId="70336DB9" w14:textId="77777777" w:rsidR="00E0113E" w:rsidRPr="00E0113E" w:rsidRDefault="00E0113E" w:rsidP="00E0113E">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2938"/>
      </w:tblGrid>
      <w:tr w:rsidR="00E0113E" w:rsidRPr="00E0113E" w14:paraId="272C4DAC" w14:textId="77777777" w:rsidTr="003D15FB">
        <w:tblPrEx>
          <w:tblCellMar>
            <w:top w:w="0" w:type="dxa"/>
            <w:bottom w:w="0" w:type="dxa"/>
          </w:tblCellMar>
        </w:tblPrEx>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00054ED1"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Criterio</w:t>
            </w:r>
          </w:p>
        </w:tc>
        <w:tc>
          <w:tcPr>
            <w:tcW w:w="33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66AD5E1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Elemento de la formulación que lo satisface</w:t>
            </w:r>
          </w:p>
        </w:tc>
        <w:tc>
          <w:tcPr>
            <w:tcW w:w="29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23FFCB70" w14:textId="77777777" w:rsidR="00E0113E" w:rsidRPr="00E0113E" w:rsidRDefault="00E0113E" w:rsidP="00E0113E">
            <w:pPr>
              <w:ind w:left="113" w:hanging="113"/>
              <w:rPr>
                <w:rFonts w:ascii="Arial" w:eastAsia="Arial" w:hAnsi="Arial" w:cs="Arial"/>
                <w:sz w:val="24"/>
                <w:szCs w:val="24"/>
              </w:rPr>
            </w:pPr>
            <w:r>
              <w:rPr>
                <w:rFonts w:ascii="Arial" w:eastAsia="Arial" w:hAnsi="Arial" w:cs="Arial"/>
                <w:b/>
                <w:bCs/>
                <w:sz w:val="22"/>
                <w:szCs w:val="22"/>
              </w:rPr>
              <w:t>Observación</w:t>
            </w:r>
          </w:p>
        </w:tc>
      </w:tr>
      <w:tr w:rsidR="00E0113E" w:rsidRPr="00E0113E" w14:paraId="36AE4E21"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9AC8BFC"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Primero. Supresión de la convicción</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B832DD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Comparación explicativa y completitud del acervo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282958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No remite a estados mentales del juzgador</w:t>
            </w:r>
          </w:p>
        </w:tc>
      </w:tr>
      <w:tr w:rsidR="00E0113E" w:rsidRPr="00E0113E" w14:paraId="0C0321E8"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57F820C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Segundo. Umbral explícito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50E557F"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Tres condiciones conjuntas con consecuencia definida</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1F2D5D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Nivel intermedio entre los estándares de refutación y los meramente comparativos</w:t>
            </w:r>
          </w:p>
        </w:tc>
      </w:tr>
      <w:tr w:rsidR="00E0113E" w:rsidRPr="00E0113E" w14:paraId="6D7E4B0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3871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Tercero. Probabilidad inductiva</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3710D5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Coherencia, capacidad explicativa y peso probatorio</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318E7B9"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Sin exigencia de certeza ni valores numéricos</w:t>
            </w:r>
          </w:p>
        </w:tc>
      </w:tr>
      <w:tr w:rsidR="00E0113E" w:rsidRPr="00E0113E" w14:paraId="6D641CA4"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110DC1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Cuarto. Diversidad y progresividad</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ED8C7C2"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Formulación para la decisión final más grave</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D74300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Las demás decisiones requieren umbrales graduados a partir de ella</w:t>
            </w:r>
          </w:p>
        </w:tc>
      </w:tr>
      <w:tr w:rsidR="00E0113E" w:rsidRPr="00E0113E" w14:paraId="0774072A" w14:textId="77777777" w:rsidTr="003D15FB">
        <w:tblPrEx>
          <w:tblCellMar>
            <w:top w:w="0" w:type="dxa"/>
            <w:bottom w:w="0" w:type="dxa"/>
          </w:tblCellMar>
        </w:tblPrEx>
        <w:trPr>
          <w:cantSplit/>
        </w:trPr>
        <w:tc>
          <w:tcPr>
            <w:tcW w:w="2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4ABA927"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Quinto. Distribución consciente del riesgo</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8851476"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Remisión a la carga de la prueba y regla sobre pruebas no aportadas</w:t>
            </w:r>
          </w:p>
        </w:tc>
        <w:tc>
          <w:tcPr>
            <w:tcW w:w="29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46EBDCB" w14:textId="77777777" w:rsidR="00E0113E" w:rsidRPr="00E0113E" w:rsidRDefault="00E0113E" w:rsidP="00E0113E">
            <w:pPr>
              <w:ind w:left="113" w:hanging="113"/>
              <w:rPr>
                <w:rFonts w:ascii="Arial" w:eastAsia="Arial" w:hAnsi="Arial" w:cs="Arial"/>
                <w:sz w:val="24"/>
                <w:szCs w:val="24"/>
              </w:rPr>
            </w:pPr>
            <w:r>
              <w:rPr>
                <w:rFonts w:ascii="Arial" w:eastAsia="Arial" w:hAnsi="Arial" w:cs="Arial"/>
                <w:sz w:val="22"/>
                <w:szCs w:val="22"/>
              </w:rPr>
              <w:t>Preferencia moderada por la validez fijada en la ley</w:t>
            </w:r>
          </w:p>
        </w:tc>
      </w:tr>
    </w:tbl>
    <w:p w14:paraId="094397C0" w14:textId="77777777" w:rsidR="00E0113E" w:rsidRPr="00E0113E" w:rsidRDefault="00E0113E" w:rsidP="00E0113E">
      <w:pPr>
        <w:spacing w:before="60"/>
        <w:rPr>
          <w:rFonts w:ascii="Arial" w:eastAsia="Arial" w:hAnsi="Arial" w:cs="Arial"/>
          <w:sz w:val="24"/>
          <w:szCs w:val="24"/>
        </w:rPr>
      </w:pPr>
      <w:r>
        <w:rPr>
          <w:rFonts w:ascii="Arial" w:eastAsia="Arial" w:hAnsi="Arial" w:cs="Arial"/>
        </w:rPr>
        <w:t xml:space="preserve">Tabla 1. Correspondencia entre el estándar propuesto y los criterios para la reforma. Elaboración propia. La formulación del estándar y esta verificación son propuesta de esta investigación, con base en Ferrer Beltrán, </w:t>
      </w:r>
      <w:r>
        <w:rPr>
          <w:rFonts w:ascii="Arial" w:eastAsia="Arial" w:hAnsi="Arial" w:cs="Arial"/>
          <w:i/>
          <w:iCs/>
        </w:rPr>
        <w:t>Prueba sin convicción</w:t>
      </w:r>
      <w:r>
        <w:rPr>
          <w:rFonts w:ascii="Arial" w:eastAsia="Arial" w:hAnsi="Arial" w:cs="Arial"/>
        </w:rPr>
        <w:t>, pp. 29-103 y 209-235.</w:t>
      </w:r>
    </w:p>
    <w:p w14:paraId="01214ACA" w14:textId="77777777" w:rsidR="00E0113E" w:rsidRPr="00E0113E" w:rsidRDefault="00E0113E" w:rsidP="00E0113E">
      <w:pPr>
        <w:spacing w:line="360" w:lineRule="auto"/>
        <w:rPr>
          <w:rFonts w:ascii="Arial" w:eastAsia="Arial" w:hAnsi="Arial" w:cs="Arial"/>
          <w:sz w:val="24"/>
          <w:szCs w:val="24"/>
        </w:rPr>
      </w:pPr>
    </w:p>
    <w:p w14:paraId="753ED709"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 xml:space="preserve">Esta verificación corrige una conclusión que podría parecer natural. No es aconsejable aplicar una misma formulación, con idéntica exigencia, a la nulidad de una casilla y a la nulidad de una elección completa. Ambas decisiones tienen consecuencias distintas y, por tanto, pueden requerir umbrales distintos. Lo que sí resulta posible es emplear una misma estructura, basada en la comparación explicativa y en la completitud </w:t>
        <w:lastRenderedPageBreak/>
        <w:t>del acervo, con variaciones en el conjunto de hipótesis comparadas o en la exigencia de completitud. Ferrer Beltrán muestra que esas variaciones producen estándares distintos, porque modifican el umbral de suficiencia.</w:t>
      </w:r>
      <w:r>
        <w:rPr>
          <w:rFonts w:ascii="Arial" w:eastAsia="Arial" w:hAnsi="Arial" w:cs="Arial"/>
          <w:sz w:val="24"/>
          <w:szCs w:val="24"/>
          <w:vertAlign w:val="superscript"/>
        </w:rPr>
        <w:footnoteReference w:id="705"/>
      </w:r>
      <w:r>
        <w:rPr>
          <w:rFonts w:ascii="Arial" w:eastAsia="Arial" w:hAnsi="Arial" w:cs="Arial"/>
          <w:sz w:val="24"/>
          <w:szCs w:val="24"/>
        </w:rPr>
        <w:t xml:space="preserve"> La graduación concreta entre decisiones corresponde también al legislador. Esta investigación se limita a proponer el estándar para la decisión de mayor alcance, que es la que motivó el análisis de los capítulos anteriores. La propuesta deja abierta, por tanto, la formulación de los estándares para las decisiones de menor alcance.</w:t>
      </w:r>
    </w:p>
    <w:p w14:paraId="06CC6232" w14:textId="77777777" w:rsidR="00E0113E" w:rsidRPr="00E0113E" w:rsidRDefault="00E0113E" w:rsidP="00E0113E">
      <w:pPr>
        <w:spacing w:line="360" w:lineRule="auto"/>
        <w:rPr>
          <w:rFonts w:ascii="Arial" w:eastAsia="Arial" w:hAnsi="Arial" w:cs="Arial"/>
          <w:sz w:val="24"/>
          <w:szCs w:val="24"/>
        </w:rPr>
      </w:pPr>
    </w:p>
    <w:p w14:paraId="69DFC2CC" w14:textId="77777777" w:rsidR="00E0113E" w:rsidRPr="00E0113E" w:rsidRDefault="00E0113E" w:rsidP="00E0113E">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5.2.6. La distribución del riesgo del error en el estándar propuesto</w:t>
      </w:r>
    </w:p>
    <w:p w14:paraId="4840F383" w14:textId="77777777" w:rsidR="00E0113E" w:rsidRPr="00E0113E" w:rsidRDefault="00E0113E" w:rsidP="00E0113E">
      <w:pPr>
        <w:spacing w:line="360" w:lineRule="auto"/>
        <w:rPr>
          <w:rFonts w:ascii="Arial" w:eastAsia="Arial" w:hAnsi="Arial" w:cs="Arial"/>
          <w:sz w:val="24"/>
          <w:szCs w:val="24"/>
        </w:rPr>
      </w:pPr>
    </w:p>
    <w:p w14:paraId="7ECAB58A" w14:textId="77777777" w:rsidR="00E0113E" w:rsidRPr="00E0113E" w:rsidRDefault="00E0113E" w:rsidP="00E0113E">
      <w:pPr>
        <w:spacing w:line="360" w:lineRule="auto"/>
        <w:jc w:val="both"/>
        <w:rPr>
          <w:rFonts w:ascii="Arial" w:eastAsia="Arial" w:hAnsi="Arial" w:cs="Arial"/>
          <w:sz w:val="24"/>
          <w:szCs w:val="24"/>
        </w:rPr>
      </w:pPr>
      <w:r>
        <w:rPr>
          <w:rFonts w:ascii="Arial" w:eastAsia="Arial" w:hAnsi="Arial" w:cs="Arial"/>
          <w:sz w:val="24"/>
          <w:szCs w:val="24"/>
        </w:rPr>
        <w:t>El estándar propuesto expresa una preferencia de error explícita y moderada. Si la hipótesis de la irregularidad no explica los indicios mejor que las alternativas compatibles con la validez, la elección se tiene por válida. Si la explica mejor, pero el acervo no es tendencialmente completo, la elección también se tiene por válida, salvo que la incompletitud sea imputable a quien defiende la validez. Ferrer Beltrán explica que, cuando no se satisface la cláusula del peso probatorio, el caso se resuelve conforme a la carga de la prueba.</w:t>
      </w:r>
      <w:r>
        <w:rPr>
          <w:rFonts w:ascii="Arial" w:eastAsia="Arial" w:hAnsi="Arial" w:cs="Arial"/>
          <w:sz w:val="24"/>
          <w:szCs w:val="24"/>
          <w:vertAlign w:val="superscript"/>
        </w:rPr>
        <w:footnoteReference w:id="706"/>
      </w:r>
      <w:r>
        <w:rPr>
          <w:rFonts w:ascii="Arial" w:eastAsia="Arial" w:hAnsi="Arial" w:cs="Arial"/>
          <w:sz w:val="24"/>
          <w:szCs w:val="24"/>
        </w:rPr>
        <w:t xml:space="preserve"> En el juicio de nulidad, la carga corresponde a quien afirma la irregularidad.</w:t>
      </w:r>
      <w:r>
        <w:rPr>
          <w:rFonts w:ascii="Arial" w:eastAsia="Arial" w:hAnsi="Arial" w:cs="Arial"/>
          <w:sz w:val="24"/>
          <w:szCs w:val="24"/>
          <w:vertAlign w:val="superscript"/>
        </w:rPr>
        <w:footnoteReference w:id="707"/>
      </w:r>
      <w:r>
        <w:rPr>
          <w:rFonts w:ascii="Arial" w:eastAsia="Arial" w:hAnsi="Arial" w:cs="Arial"/>
          <w:sz w:val="24"/>
          <w:szCs w:val="24"/>
        </w:rPr>
        <w:t xml:space="preserve"> El riesgo del falso negativo recae, en consecuencia, sobre el actor y la ciudadanía, en la medida en que el acervo no alcance el umbral. El riesgo del falso positivo se reduce porque la irregularidad solo se tiene por acreditada con una explicación superior a las alternativas y un acervo completo. La preferencia es moderada, porque el estándar no exige refutar todas las alternativas, lo que haría prácticamente inalcanzable la acreditación de irregularidades encubiertas.</w:t>
      </w:r>
    </w:p>
    <w:p w14:paraId="41A35DE1" w14:textId="77777777" w:rsidR="00E0113E" w:rsidRPr="00E0113E" w:rsidRDefault="00E0113E" w:rsidP="00E0113E">
      <w:pPr>
        <w:spacing w:line="360" w:lineRule="auto"/>
        <w:ind w:firstLine="709"/>
        <w:jc w:val="both"/>
        <w:rPr>
          <w:rFonts w:ascii="Arial" w:eastAsia="Arial" w:hAnsi="Arial" w:cs="Arial"/>
          <w:sz w:val="24"/>
          <w:szCs w:val="24"/>
        </w:rPr>
      </w:pPr>
      <w:r>
        <w:rPr>
          <w:rFonts w:ascii="Arial" w:eastAsia="Arial" w:hAnsi="Arial" w:cs="Arial"/>
          <w:sz w:val="24"/>
          <w:szCs w:val="24"/>
        </w:rPr>
        <w:t>La formulación debe leerse junto con las demás reglas que distribuyen el riesgo en la materia electoral. La presunción constitucional de determinancia cuando la diferencia entre el primero y el segundo lugar es menor al cinco por ciento seguiría operando.</w:t>
      </w:r>
      <w:r>
        <w:rPr>
          <w:rFonts w:ascii="Arial" w:eastAsia="Arial" w:hAnsi="Arial" w:cs="Arial"/>
          <w:sz w:val="24"/>
          <w:szCs w:val="24"/>
          <w:vertAlign w:val="superscript"/>
        </w:rPr>
        <w:footnoteReference w:id="708"/>
      </w:r>
      <w:r>
        <w:rPr>
          <w:rFonts w:ascii="Arial" w:eastAsia="Arial" w:hAnsi="Arial" w:cs="Arial"/>
          <w:sz w:val="24"/>
          <w:szCs w:val="24"/>
        </w:rPr>
        <w:t xml:space="preserve"> El estándar se aplicaría a la acreditación de la irregularidad y, fuera de ese </w:t>
        <w:lastRenderedPageBreak/>
        <w:t>supuesto, también a su carácter determinante. Ferrer Beltrán advierte que las cargas y las presunciones deben considerarse simultáneamente al fijar el umbral, porque todas inciden en la distribución del riesgo.</w:t>
      </w:r>
      <w:r>
        <w:rPr>
          <w:rFonts w:ascii="Arial" w:eastAsia="Arial" w:hAnsi="Arial" w:cs="Arial"/>
          <w:sz w:val="24"/>
          <w:szCs w:val="24"/>
          <w:vertAlign w:val="superscript"/>
        </w:rPr>
        <w:footnoteReference w:id="709"/>
      </w:r>
      <w:r>
        <w:rPr>
          <w:rFonts w:ascii="Arial" w:eastAsia="Arial" w:hAnsi="Arial" w:cs="Arial"/>
          <w:sz w:val="24"/>
          <w:szCs w:val="24"/>
        </w:rPr>
        <w:t xml:space="preserve"> La regla sobre las pruebas no aportadas por la parte que defiende la validez funciona como contrapeso de la carga que recae sobre el actor. El resultado es un diseño en el que la validez sigue siendo la solución por defecto, pero en el que la medida de esa preferencia queda fijada en la ley. Queda por examinar si este estándar es alcanzable con la prueba indiciaria disponible en la materia electoral. Esa cuestión se aborda en el apartado siguiente.</w:t>
      </w:r>
    </w:p>
    <w:p w14:paraId="35FB82BB" w14:textId="77777777" w:rsidR="00A32EF9" w:rsidRDefault="00E354C7">
      <w:pPr>
        <w:pStyle w:val="Ttulo2"/>
        <w:spacing w:before="300" w:after="180"/>
      </w:pPr>
      <w:r>
        <w:rPr>
          <w:b/>
          <w:bCs/>
        </w:rPr>
        <w:t>5.3. Compatibilidad del estándar propuesto con la naturaleza indiciaria de la prueba electoral</w:t>
      </w:r>
      <w:bookmarkEnd w:id="24"/>
    </w:p>
    <w:p w14:paraId="047B15DB" w14:textId="77777777" w:rsidR="00DF3B02" w:rsidRPr="00DF3B02" w:rsidRDefault="00DF3B02" w:rsidP="00DF3B02">
      <w:pPr>
        <w:spacing w:line="360" w:lineRule="auto"/>
        <w:rPr>
          <w:rFonts w:ascii="Arial" w:eastAsia="Arial" w:hAnsi="Arial" w:cs="Arial"/>
          <w:sz w:val="24"/>
          <w:szCs w:val="24"/>
        </w:rPr>
      </w:pPr>
    </w:p>
    <w:p w14:paraId="01023207" w14:textId="77777777" w:rsidR="00DF3B02" w:rsidRPr="00DF3B02" w:rsidRDefault="00DF3B02" w:rsidP="00DF3B02">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t>5.3. Compatibilidad del estándar propuesto con la naturaleza indiciaria de la prueba electoral</w:t>
      </w:r>
    </w:p>
    <w:p w14:paraId="4C45E440" w14:textId="77777777" w:rsidR="00DF3B02" w:rsidRPr="00DF3B02" w:rsidRDefault="00DF3B02" w:rsidP="00DF3B02">
      <w:pPr>
        <w:spacing w:line="360" w:lineRule="auto"/>
        <w:rPr>
          <w:rFonts w:ascii="Arial" w:eastAsia="Arial" w:hAnsi="Arial" w:cs="Arial"/>
          <w:sz w:val="24"/>
          <w:szCs w:val="24"/>
        </w:rPr>
      </w:pPr>
    </w:p>
    <w:p w14:paraId="30523D73"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Un estándar de prueba puede satisfacer los requisitos metodológicos y, aun así, resultar inaplicable si exige un tipo de prueba que la materia no puede ofrecer. Este apartado examina si el estándar propuesto es compatible con la prueba de que dispone el contencioso electoral, que es predominantemente indiciaria. La tesis que se sostiene es que el estándar es compatible con esa prueba y formaliza como regla de suficiencia operaciones que el razonamiento indiciario ya exige. Para mostrarlo se caracteriza primero la naturaleza indiciaria de la prueba electoral. Después se examina cómo adquieren fuerza probatoria los indicios según la doctrina y la jurisprudencia. A continuación se establece la correspondencia entre esos requisitos y las condiciones del estándar. Finalmente se responden las objeciones más previsibles y se precisa qué cambia y qué permanece con la reforma propuesta. Con ello se cierra el argumento central de la investigación.</w:t>
      </w:r>
    </w:p>
    <w:p w14:paraId="5E0C2DAE" w14:textId="77777777" w:rsidR="00DF3B02" w:rsidRPr="00DF3B02" w:rsidRDefault="00DF3B02" w:rsidP="00DF3B02">
      <w:pPr>
        <w:spacing w:line="360" w:lineRule="auto"/>
        <w:rPr>
          <w:rFonts w:ascii="Arial" w:eastAsia="Arial" w:hAnsi="Arial" w:cs="Arial"/>
          <w:sz w:val="24"/>
          <w:szCs w:val="24"/>
        </w:rPr>
      </w:pPr>
    </w:p>
    <w:p w14:paraId="1441624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5.3.1. La naturaleza indiciaria de la prueba electoral</w:t>
      </w:r>
    </w:p>
    <w:p w14:paraId="2B64E1A4" w14:textId="77777777" w:rsidR="00DF3B02" w:rsidRPr="00DF3B02" w:rsidRDefault="00DF3B02" w:rsidP="00DF3B02">
      <w:pPr>
        <w:spacing w:line="360" w:lineRule="auto"/>
        <w:rPr>
          <w:rFonts w:ascii="Arial" w:eastAsia="Arial" w:hAnsi="Arial" w:cs="Arial"/>
          <w:sz w:val="24"/>
          <w:szCs w:val="24"/>
        </w:rPr>
      </w:pPr>
    </w:p>
    <w:p w14:paraId="583116DC"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Las irregularidades que fundan la nulidad de una elección rara vez pueden acreditarse mediante prueba directa. La Sala Superior reconoció en el SUP-JIN-194/2025 que resultaba poco probable que la parte actora pudiera hacerse de pruebas directas de cada hecho alegado.</w:t>
      </w:r>
      <w:r>
        <w:rPr>
          <w:rFonts w:ascii="Arial" w:eastAsia="Arial" w:hAnsi="Arial" w:cs="Arial"/>
          <w:sz w:val="24"/>
          <w:szCs w:val="24"/>
          <w:vertAlign w:val="superscript"/>
        </w:rPr>
        <w:footnoteReference w:id="710"/>
      </w:r>
      <w:r>
        <w:rPr>
          <w:rFonts w:ascii="Arial" w:eastAsia="Arial" w:hAnsi="Arial" w:cs="Arial"/>
          <w:sz w:val="24"/>
          <w:szCs w:val="24"/>
        </w:rPr>
        <w:t xml:space="preserve"> Añadió que existe un amplio desarrollo doctrinal y práctico sobre la posibilidad de probar conductas antijurídicas a partir de elementos indirectos e inferencias. El proyecto incorporado al voto particular del magistrado Rodríguez Mondragón recordó que la Sala Superior ha sostenido que los actos dirigidos a un fin ilícito suelen ser disfrazados, seccionados y diseminados, de modo que las pruebas indirectas resultan la forma más idónea para probarlos.</w:t>
      </w:r>
      <w:r>
        <w:rPr>
          <w:rFonts w:ascii="Arial" w:eastAsia="Arial" w:hAnsi="Arial" w:cs="Arial"/>
          <w:sz w:val="24"/>
          <w:szCs w:val="24"/>
          <w:vertAlign w:val="superscript"/>
        </w:rPr>
        <w:footnoteReference w:id="711"/>
      </w:r>
      <w:r>
        <w:rPr>
          <w:rFonts w:ascii="Arial" w:eastAsia="Arial" w:hAnsi="Arial" w:cs="Arial"/>
          <w:sz w:val="24"/>
          <w:szCs w:val="24"/>
        </w:rPr>
        <w:t xml:space="preserve"> En el mismo voto, el magistrado sostuvo que exigir la prueba de cómo votó cada elector equivaldría a exigir pruebas imposibles, porque el voto es secreto.</w:t>
      </w:r>
      <w:r>
        <w:rPr>
          <w:rFonts w:ascii="Arial" w:eastAsia="Arial" w:hAnsi="Arial" w:cs="Arial"/>
          <w:sz w:val="24"/>
          <w:szCs w:val="24"/>
          <w:vertAlign w:val="superscript"/>
        </w:rPr>
        <w:footnoteReference w:id="712"/>
      </w:r>
      <w:r>
        <w:rPr>
          <w:rFonts w:ascii="Arial" w:eastAsia="Arial" w:hAnsi="Arial" w:cs="Arial"/>
          <w:sz w:val="24"/>
          <w:szCs w:val="24"/>
        </w:rPr>
        <w:t xml:space="preserve"> La ley de medios refleja esa realidad al atribuir a los medios distintos de las documentales públicas un valor que solo alcanza la prueba plena mediante su relación con los demás elementos del expediente.</w:t>
      </w:r>
      <w:r>
        <w:rPr>
          <w:rFonts w:ascii="Arial" w:eastAsia="Arial" w:hAnsi="Arial" w:cs="Arial"/>
          <w:sz w:val="24"/>
          <w:szCs w:val="24"/>
          <w:vertAlign w:val="superscript"/>
        </w:rPr>
        <w:footnoteReference w:id="713"/>
      </w:r>
      <w:r>
        <w:rPr>
          <w:rFonts w:ascii="Arial" w:eastAsia="Arial" w:hAnsi="Arial" w:cs="Arial"/>
          <w:sz w:val="24"/>
          <w:szCs w:val="24"/>
        </w:rPr>
        <w:t xml:space="preserve"> La jurisprudencia 38/2002 dispone, en el mismo sentido, que las notas periodísticas solo pueden arrojar indicios sobre los hechos a que se refieren.</w:t>
      </w:r>
      <w:r>
        <w:rPr>
          <w:rFonts w:ascii="Arial" w:eastAsia="Arial" w:hAnsi="Arial" w:cs="Arial"/>
          <w:sz w:val="24"/>
          <w:szCs w:val="24"/>
          <w:vertAlign w:val="superscript"/>
        </w:rPr>
        <w:footnoteReference w:id="714"/>
      </w:r>
      <w:r>
        <w:rPr>
          <w:rFonts w:ascii="Arial" w:eastAsia="Arial" w:hAnsi="Arial" w:cs="Arial"/>
          <w:sz w:val="24"/>
          <w:szCs w:val="24"/>
        </w:rPr>
        <w:t xml:space="preserve"> Cualquier estándar para la nulidad de elecciones debe poder operar, en consecuencia, sobre acervos formados principalmente por indicios.</w:t>
      </w:r>
    </w:p>
    <w:p w14:paraId="6E46DE4B" w14:textId="77777777" w:rsidR="00DF3B02" w:rsidRPr="00DF3B02" w:rsidRDefault="00DF3B02" w:rsidP="00DF3B02">
      <w:pPr>
        <w:spacing w:line="360" w:lineRule="auto"/>
        <w:rPr>
          <w:rFonts w:ascii="Arial" w:eastAsia="Arial" w:hAnsi="Arial" w:cs="Arial"/>
          <w:sz w:val="24"/>
          <w:szCs w:val="24"/>
        </w:rPr>
      </w:pPr>
    </w:p>
    <w:p w14:paraId="2FCAE46C"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5.3.2. La fuerza probatoria de los indicios</w:t>
      </w:r>
    </w:p>
    <w:p w14:paraId="15A9E2C5" w14:textId="77777777" w:rsidR="00DF3B02" w:rsidRPr="00DF3B02" w:rsidRDefault="00DF3B02" w:rsidP="00DF3B02">
      <w:pPr>
        <w:spacing w:line="360" w:lineRule="auto"/>
        <w:rPr>
          <w:rFonts w:ascii="Arial" w:eastAsia="Arial" w:hAnsi="Arial" w:cs="Arial"/>
          <w:sz w:val="24"/>
          <w:szCs w:val="24"/>
        </w:rPr>
      </w:pPr>
    </w:p>
    <w:p w14:paraId="316D69BF"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 xml:space="preserve">La doctrina explica cómo adquieren fuerza probatoria los indicios. Gascón Abellán señala que el requisito de la pluralidad exige que la prueba de un hecho se funde en más de un indicio, y que suele acompañarse del de la concordancia, es decir, de que los indicios </w:t>
        <w:lastRenderedPageBreak/>
        <w:t>confluyan en una reconstrucción unitaria del hecho.</w:t>
      </w:r>
      <w:r>
        <w:rPr>
          <w:rFonts w:ascii="Arial" w:eastAsia="Arial" w:hAnsi="Arial" w:cs="Arial"/>
          <w:sz w:val="24"/>
          <w:szCs w:val="24"/>
          <w:vertAlign w:val="superscript"/>
        </w:rPr>
        <w:footnoteReference w:id="715"/>
      </w:r>
      <w:r>
        <w:rPr>
          <w:rFonts w:ascii="Arial" w:eastAsia="Arial" w:hAnsi="Arial" w:cs="Arial"/>
          <w:sz w:val="24"/>
          <w:szCs w:val="24"/>
        </w:rPr>
        <w:t xml:space="preserve"> Justifica la pluralidad por dos razones. La primera es que evita fundar una conclusión en un único dato, que por naturaleza es equívoco. La segunda es que el razonamiento indiciario es inductivo, de modo que su resultado es de mera probabilidad y resulta más fiable cuantos más indicios lo apoyen. La autora matiza, sin embargo, que nada excluye en principio que un hecho se pruebe con un solo indicio si su calidad epistemológica es muy elevada. La afirmación de que un indicio aislado carece siempre de fuerza demostrativa debe, por tanto, matizarse. La regla general es que la fuerza probatoria depende de la pluralidad y la concordancia, pero la cantidad de indicios no sustituye su calidad. La Sala Superior recogió criterios semejantes al exigir que los indicios estén acreditados, sean plurales, sean concomitantes al hecho por probar y estén interrelacionados entre sí.</w:t>
      </w:r>
      <w:r>
        <w:rPr>
          <w:rFonts w:ascii="Arial" w:eastAsia="Arial" w:hAnsi="Arial" w:cs="Arial"/>
          <w:sz w:val="24"/>
          <w:szCs w:val="24"/>
          <w:vertAlign w:val="superscript"/>
        </w:rPr>
        <w:footnoteReference w:id="716"/>
      </w:r>
    </w:p>
    <w:p w14:paraId="4D7E977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jurisprudencia electoral contiene también un criterio sobre la graduación de la fuerza de los indicios. La jurisprudencia 38/2002 distingue entre indicios simples e indicios de mayor grado convictivo. Para calificarlos, el juzgador debe ponderar si se aportaron varias notas, provenientes de distintos medios y autores, coincidentes en lo sustancial, y si el afectado las desmintió. Cuando concurren esas circunstancias, la jurisprudencia concluye que los elementos faltantes para alcanzar la fuerza probatoria plena son menores. El criterio muestra que la jurisprudencia ya concibe la prueba indiciaria como una cuestión de grado. Lo que no indica es cuándo el grado alcanzado es suficiente para tener por probado el hecho. La distinción entre la mera acumulación de indicios débiles y una red de indicios que se corroboran entre sí depende de la independencia de las fuentes, de su coincidencia y de su relación con el hecho por probar. Esos factores pertenecen a la valoración del valor probatorio, y no a la regla de suficiencia. El estándar propuesto se apoya en esa valoración y le añade la decisión sobre la suficiencia que la jurisprudencia deja abierta.</w:t>
      </w:r>
    </w:p>
    <w:p w14:paraId="0C863463" w14:textId="77777777" w:rsidR="00DF3B02" w:rsidRPr="00DF3B02" w:rsidRDefault="00DF3B02" w:rsidP="00DF3B02">
      <w:pPr>
        <w:spacing w:line="360" w:lineRule="auto"/>
        <w:rPr>
          <w:rFonts w:ascii="Arial" w:eastAsia="Arial" w:hAnsi="Arial" w:cs="Arial"/>
          <w:sz w:val="24"/>
          <w:szCs w:val="24"/>
        </w:rPr>
      </w:pPr>
    </w:p>
    <w:p w14:paraId="13946042"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5.3.3. La correspondencia entre el razonamiento indiciario y el estándar propuesto</w:t>
      </w:r>
    </w:p>
    <w:p w14:paraId="3E3D707C" w14:textId="77777777" w:rsidR="00DF3B02" w:rsidRPr="00DF3B02" w:rsidRDefault="00DF3B02" w:rsidP="00DF3B02">
      <w:pPr>
        <w:spacing w:line="360" w:lineRule="auto"/>
        <w:rPr>
          <w:rFonts w:ascii="Arial" w:eastAsia="Arial" w:hAnsi="Arial" w:cs="Arial"/>
          <w:sz w:val="24"/>
          <w:szCs w:val="24"/>
        </w:rPr>
      </w:pPr>
    </w:p>
    <w:p w14:paraId="56111AD7"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lastRenderedPageBreak/>
        <w:t>Cada condición del estándar propuesto corresponde a una operación que el razonamiento indiciario ya exige. La primera condición, que la hipótesis de la irregularidad explique los indicios mejor que las alternativas compatibles con la validez, corresponde a la comparación entre conclusiones. La Sala Superior sostuvo que, si los indicios llevan a diversas conclusiones, debe atenderse a cada una a partir de sus bondades y debilidades para elegir la adecuada.</w:t>
      </w:r>
      <w:r>
        <w:rPr>
          <w:rFonts w:ascii="Arial" w:eastAsia="Arial" w:hAnsi="Arial" w:cs="Arial"/>
          <w:sz w:val="24"/>
          <w:szCs w:val="24"/>
          <w:vertAlign w:val="superscript"/>
        </w:rPr>
        <w:footnoteReference w:id="717"/>
      </w:r>
      <w:r>
        <w:rPr>
          <w:rFonts w:ascii="Arial" w:eastAsia="Arial" w:hAnsi="Arial" w:cs="Arial"/>
          <w:sz w:val="24"/>
          <w:szCs w:val="24"/>
        </w:rPr>
        <w:t xml:space="preserve"> Gascón Abellán explica que el juicio de aceptabilidad de una hipótesis es un juicio sobre su confirmación y su no refutación.</w:t>
      </w:r>
      <w:r>
        <w:rPr>
          <w:rFonts w:ascii="Arial" w:eastAsia="Arial" w:hAnsi="Arial" w:cs="Arial"/>
          <w:sz w:val="24"/>
          <w:szCs w:val="24"/>
          <w:vertAlign w:val="superscript"/>
        </w:rPr>
        <w:footnoteReference w:id="718"/>
      </w:r>
      <w:r>
        <w:rPr>
          <w:rFonts w:ascii="Arial" w:eastAsia="Arial" w:hAnsi="Arial" w:cs="Arial"/>
          <w:sz w:val="24"/>
          <w:szCs w:val="24"/>
        </w:rPr>
        <w:t xml:space="preserve"> Añade que puede ocurrir que hipótesis rivales resulten suficientemente fundadas, y que en esos casos es necesario justificar por qué una de ellas es más aceptable que la otra.</w:t>
      </w:r>
      <w:r>
        <w:rPr>
          <w:rFonts w:ascii="Arial" w:eastAsia="Arial" w:hAnsi="Arial" w:cs="Arial"/>
          <w:sz w:val="24"/>
          <w:szCs w:val="24"/>
          <w:vertAlign w:val="superscript"/>
        </w:rPr>
        <w:footnoteReference w:id="719"/>
      </w:r>
      <w:r>
        <w:rPr>
          <w:rFonts w:ascii="Arial" w:eastAsia="Arial" w:hAnsi="Arial" w:cs="Arial"/>
          <w:sz w:val="24"/>
          <w:szCs w:val="24"/>
        </w:rPr>
        <w:t xml:space="preserve"> La autora sostiene que la motivación debe reflejar esa confrontación de hipótesis. La primera condición del estándar convierte esa confrontación en una regla expresa de decisión. Su aplicación solo exige que el juzgador exponga la comparación que ya debería realizar.</w:t>
      </w:r>
    </w:p>
    <w:p w14:paraId="693F831E"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La segunda condición, que ningún elemento de juicio relevante quede sin explicar, corresponde a la concordancia e interrelación de los indicios. Ferrer Beltrán sostiene que cualquier hipótesis debe integrar coherentemente los datos de partida, porque una hipótesis incoherente es siempre falsa.</w:t>
      </w:r>
      <w:r>
        <w:rPr>
          <w:rFonts w:ascii="Arial" w:eastAsia="Arial" w:hAnsi="Arial" w:cs="Arial"/>
          <w:sz w:val="24"/>
          <w:szCs w:val="24"/>
          <w:vertAlign w:val="superscript"/>
        </w:rPr>
        <w:footnoteReference w:id="720"/>
      </w:r>
      <w:r>
        <w:rPr>
          <w:rFonts w:ascii="Arial" w:eastAsia="Arial" w:hAnsi="Arial" w:cs="Arial"/>
          <w:sz w:val="24"/>
          <w:szCs w:val="24"/>
        </w:rPr>
        <w:t xml:space="preserve"> Esta condición es la que permite distinguir una red de indicios interrelacionados de una suma de indicios aislados. Una hipótesis que explica varios indicios, pero deja sin explicar un contraindicio relevante, no satisface la condición. La tercera condición, la completitud del acervo, cumple una función distinta. No mide la calidad de la relación entre los indicios, sino la riqueza del conjunto de elementos de juicio con que se decide. Ferrer Beltrán distingue el peso probatorio, que mide esa completitud, del valor probatorio, que mide el grado de confirmación que las pruebas aportan a una hipótesis.</w:t>
      </w:r>
      <w:r>
        <w:rPr>
          <w:rFonts w:ascii="Arial" w:eastAsia="Arial" w:hAnsi="Arial" w:cs="Arial"/>
          <w:sz w:val="24"/>
          <w:szCs w:val="24"/>
          <w:vertAlign w:val="superscript"/>
        </w:rPr>
        <w:footnoteReference w:id="721"/>
      </w:r>
      <w:r>
        <w:rPr>
          <w:rFonts w:ascii="Arial" w:eastAsia="Arial" w:hAnsi="Arial" w:cs="Arial"/>
          <w:sz w:val="24"/>
          <w:szCs w:val="24"/>
        </w:rPr>
        <w:t xml:space="preserve"> La distinción entre indicios genuinamente interrelacionados y la mera acumulación de indicios débiles descansa, por tanto, en la segunda condición y en la valoración, no en la completitud.</w:t>
      </w:r>
    </w:p>
    <w:p w14:paraId="44960E02" w14:textId="77777777" w:rsidR="00DF3B02" w:rsidRPr="00DF3B02" w:rsidRDefault="00DF3B02" w:rsidP="00DF3B02">
      <w:pPr>
        <w:spacing w:line="360" w:lineRule="auto"/>
        <w:rPr>
          <w:rFonts w:ascii="Arial" w:eastAsia="Arial" w:hAnsi="Arial" w:cs="Arial"/>
          <w:sz w:val="24"/>
          <w:szCs w:val="24"/>
        </w:rPr>
      </w:pPr>
    </w:p>
    <w:tbl>
      <w:tblPr>
        <w:tblW w:w="8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600"/>
        <w:gridCol w:w="2538"/>
      </w:tblGrid>
      <w:tr w:rsidR="00DF3B02" w:rsidRPr="00DF3B02" w14:paraId="7625F412" w14:textId="77777777" w:rsidTr="003D15FB">
        <w:tblPrEx>
          <w:tblCellMar>
            <w:top w:w="0" w:type="dxa"/>
            <w:bottom w:w="0" w:type="dxa"/>
          </w:tblCellMar>
        </w:tblPrEx>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4BA4431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lastRenderedPageBreak/>
              <w:t>Condición del estándar</w:t>
            </w:r>
          </w:p>
        </w:tc>
        <w:tc>
          <w:tcPr>
            <w:tcW w:w="3600"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7AE6D18"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Operación del razonamiento indiciario que formaliza</w:t>
            </w:r>
          </w:p>
        </w:tc>
        <w:tc>
          <w:tcPr>
            <w:tcW w:w="2538" w:type="dxa"/>
            <w:tcBorders>
              <w:top w:val="single" w:sz="4" w:space="0" w:color="000000"/>
              <w:left w:val="single" w:sz="4" w:space="0" w:color="000000"/>
              <w:bottom w:val="single" w:sz="4" w:space="0" w:color="000000"/>
              <w:right w:val="single" w:sz="4" w:space="0" w:color="000000"/>
            </w:tcBorders>
            <w:shd w:val="clear" w:color="auto" w:fill="E7E6E6"/>
            <w:tcMar>
              <w:top w:w="60" w:type="dxa"/>
              <w:left w:w="100" w:type="dxa"/>
              <w:bottom w:w="60" w:type="dxa"/>
              <w:right w:w="100" w:type="dxa"/>
            </w:tcMar>
          </w:tcPr>
          <w:p w14:paraId="799C2435" w14:textId="77777777" w:rsidR="00DF3B02" w:rsidRPr="00DF3B02" w:rsidRDefault="00DF3B02" w:rsidP="00DF3B02">
            <w:pPr>
              <w:ind w:left="113" w:hanging="113"/>
              <w:rPr>
                <w:rFonts w:ascii="Arial" w:eastAsia="Arial" w:hAnsi="Arial" w:cs="Arial"/>
                <w:sz w:val="24"/>
                <w:szCs w:val="24"/>
              </w:rPr>
            </w:pPr>
            <w:r>
              <w:rPr>
                <w:rFonts w:ascii="Arial" w:eastAsia="Arial" w:hAnsi="Arial" w:cs="Arial"/>
                <w:b/>
                <w:bCs/>
                <w:sz w:val="22"/>
                <w:szCs w:val="22"/>
              </w:rPr>
              <w:t>Fuente</w:t>
            </w:r>
          </w:p>
        </w:tc>
      </w:tr>
      <w:tr w:rsidR="00DF3B02" w:rsidRPr="00DF3B02" w14:paraId="328062B4"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9114942"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Mejor explicación que las alternativas compatibles con la validez</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1734200D"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Comparación entre las conclusiones a que conducen los indicios y justificación de la elección entre hipótesis rivales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5BE599B"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56, y Gascón Abellán, pp. 164, 165, 196 y 197</w:t>
            </w:r>
          </w:p>
        </w:tc>
      </w:tr>
      <w:tr w:rsidR="00DF3B02" w:rsidRPr="00DF3B02" w14:paraId="13302E12"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0257739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Ningún elemento relevante sin explicar</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6FFA971C"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Concordancia e interrelación de los indicios y coherencia de la hipótesis</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B8407E7"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SUP-JIN-194/2025, párrafo 55, Gascón Abellán, p. 139, y Ferrer Beltrán, p. 213</w:t>
            </w:r>
          </w:p>
        </w:tc>
      </w:tr>
      <w:tr w:rsidR="00DF3B02" w:rsidRPr="00DF3B02" w14:paraId="7F55308F" w14:textId="77777777" w:rsidTr="003D15FB">
        <w:tblPrEx>
          <w:tblCellMar>
            <w:top w:w="0" w:type="dxa"/>
            <w:bottom w:w="0" w:type="dxa"/>
          </w:tblCellMar>
        </w:tblPrEx>
        <w:trPr>
          <w:cantSplit/>
        </w:trPr>
        <w:tc>
          <w:tcPr>
            <w:tcW w:w="27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3A641379"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Completitud tendencial del acervo</w:t>
            </w:r>
          </w:p>
        </w:tc>
        <w:tc>
          <w:tcPr>
            <w:tcW w:w="36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2C4BE5DF"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Riqueza del conjunto de elementos de juicio accesibles, distinta del valor probatorio</w:t>
            </w:r>
          </w:p>
        </w:tc>
        <w:tc>
          <w:tcPr>
            <w:tcW w:w="2538"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76BE587A" w14:textId="77777777" w:rsidR="00DF3B02" w:rsidRPr="00DF3B02" w:rsidRDefault="00DF3B02" w:rsidP="00DF3B02">
            <w:pPr>
              <w:ind w:left="113" w:hanging="113"/>
              <w:rPr>
                <w:rFonts w:ascii="Arial" w:eastAsia="Arial" w:hAnsi="Arial" w:cs="Arial"/>
                <w:sz w:val="24"/>
                <w:szCs w:val="24"/>
              </w:rPr>
            </w:pPr>
            <w:r>
              <w:rPr>
                <w:rFonts w:ascii="Arial" w:eastAsia="Arial" w:hAnsi="Arial" w:cs="Arial"/>
                <w:sz w:val="22"/>
                <w:szCs w:val="22"/>
              </w:rPr>
              <w:t>Ferrer Beltrán, pp. 231-234</w:t>
            </w:r>
          </w:p>
        </w:tc>
      </w:tr>
    </w:tbl>
    <w:p w14:paraId="0234E20D" w14:textId="77777777" w:rsidR="00DF3B02" w:rsidRPr="00DF3B02" w:rsidRDefault="00DF3B02" w:rsidP="00DF3B02">
      <w:pPr>
        <w:spacing w:before="60"/>
        <w:rPr>
          <w:rFonts w:ascii="Arial" w:eastAsia="Arial" w:hAnsi="Arial" w:cs="Arial"/>
          <w:sz w:val="24"/>
          <w:szCs w:val="24"/>
        </w:rPr>
      </w:pPr>
      <w:r>
        <w:rPr>
          <w:rFonts w:ascii="Arial" w:eastAsia="Arial" w:hAnsi="Arial" w:cs="Arial"/>
        </w:rPr>
        <w:t>Tabla 1. Correspondencia entre las condiciones del estándar propuesto y el razonamiento indiciario. Elaboración propia. La correspondencia es análisis de esta investigación con base en las fuentes citadas.</w:t>
      </w:r>
    </w:p>
    <w:p w14:paraId="41D0C931" w14:textId="77777777" w:rsidR="00DF3B02" w:rsidRPr="00DF3B02" w:rsidRDefault="00DF3B02" w:rsidP="00DF3B02">
      <w:pPr>
        <w:spacing w:line="360" w:lineRule="auto"/>
        <w:rPr>
          <w:rFonts w:ascii="Arial" w:eastAsia="Arial" w:hAnsi="Arial" w:cs="Arial"/>
          <w:sz w:val="24"/>
          <w:szCs w:val="24"/>
        </w:rPr>
      </w:pPr>
    </w:p>
    <w:p w14:paraId="01C326B0" w14:textId="77777777" w:rsidR="00DF3B02" w:rsidRPr="00DF3B02" w:rsidRDefault="00DF3B02" w:rsidP="00DF3B02">
      <w:pPr>
        <w:spacing w:line="360" w:lineRule="auto"/>
        <w:rPr>
          <w:rFonts w:ascii="Arial" w:eastAsia="Arial" w:hAnsi="Arial" w:cs="Arial"/>
          <w:sz w:val="24"/>
          <w:szCs w:val="24"/>
        </w:rPr>
      </w:pPr>
    </w:p>
    <w:p w14:paraId="36AFD5CD"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5.3.4. Objeciones previsibles</w:t>
      </w:r>
    </w:p>
    <w:p w14:paraId="12A9E53B" w14:textId="77777777" w:rsidR="00DF3B02" w:rsidRPr="00DF3B02" w:rsidRDefault="00DF3B02" w:rsidP="00DF3B02">
      <w:pPr>
        <w:spacing w:line="360" w:lineRule="auto"/>
        <w:rPr>
          <w:rFonts w:ascii="Arial" w:eastAsia="Arial" w:hAnsi="Arial" w:cs="Arial"/>
          <w:sz w:val="24"/>
          <w:szCs w:val="24"/>
        </w:rPr>
      </w:pPr>
    </w:p>
    <w:p w14:paraId="1ACBC50E"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La primera objeción sostiene que la completitud del acervo es inalcanzable en el contencioso electoral. Los medios de impugnación deben presentarse en plazos de cuatro días y las periciales solo pueden ordenarse cuando los plazos permitan su desahogo.</w:t>
      </w:r>
      <w:r>
        <w:rPr>
          <w:rFonts w:ascii="Arial" w:eastAsia="Arial" w:hAnsi="Arial" w:cs="Arial"/>
          <w:sz w:val="24"/>
          <w:szCs w:val="24"/>
          <w:vertAlign w:val="superscript"/>
        </w:rPr>
        <w:footnoteReference w:id="722"/>
      </w:r>
      <w:r>
        <w:rPr>
          <w:rFonts w:ascii="Arial" w:eastAsia="Arial" w:hAnsi="Arial" w:cs="Arial"/>
          <w:sz w:val="24"/>
          <w:szCs w:val="24"/>
        </w:rPr>
        <w:t xml:space="preserve"> La objeción es seria, pero confunde la completitud exigida con una completitud ideal. Ferrer Beltrán precisa que la completitud es tendencial y se refiere a las pruebas relevantes accesibles, no a todas las pruebas imaginables.</w:t>
      </w:r>
      <w:r>
        <w:rPr>
          <w:rFonts w:ascii="Arial" w:eastAsia="Arial" w:hAnsi="Arial" w:cs="Arial"/>
          <w:sz w:val="24"/>
          <w:szCs w:val="24"/>
          <w:vertAlign w:val="superscript"/>
        </w:rPr>
        <w:footnoteReference w:id="723"/>
      </w:r>
      <w:r>
        <w:rPr>
          <w:rFonts w:ascii="Arial" w:eastAsia="Arial" w:hAnsi="Arial" w:cs="Arial"/>
          <w:sz w:val="24"/>
          <w:szCs w:val="24"/>
        </w:rPr>
        <w:t xml:space="preserve"> Precisa también que las lagunas imputables a la parte que se beneficiaría de ellas no deben impedir tener por satisfecho el estándar. El órgano electoral dispone, además, de la facultad de requerir documentación a autoridades, partidos y particulares, lo que permite reducir las lagunas sin cargar al actor con pruebas que no controla.</w:t>
      </w:r>
      <w:r>
        <w:rPr>
          <w:rFonts w:ascii="Arial" w:eastAsia="Arial" w:hAnsi="Arial" w:cs="Arial"/>
          <w:sz w:val="24"/>
          <w:szCs w:val="24"/>
          <w:vertAlign w:val="superscript"/>
        </w:rPr>
        <w:footnoteReference w:id="724"/>
      </w:r>
      <w:r>
        <w:rPr>
          <w:rFonts w:ascii="Arial" w:eastAsia="Arial" w:hAnsi="Arial" w:cs="Arial"/>
          <w:sz w:val="24"/>
          <w:szCs w:val="24"/>
        </w:rPr>
        <w:t xml:space="preserve"> Con todo, subsiste un riesgo de que el acervo no alcance la completitud por razones de tiempo. Ese riesgo es una consecuencia de la distribución elegida y debe reconocerse como tal.</w:t>
      </w:r>
    </w:p>
    <w:p w14:paraId="16535B8B"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 xml:space="preserve">La segunda objeción sostiene que un estándar comparativo es demasiado débil, porque permitiría anular una elección con una hipótesis apenas mejor que una alternativa </w:t>
        <w:lastRenderedPageBreak/>
        <w:t>también débil. Ferrer Beltrán reconoce ese problema en los estándares que solo exigen una mayor probabilidad relativa.</w:t>
      </w:r>
      <w:r>
        <w:rPr>
          <w:rFonts w:ascii="Arial" w:eastAsia="Arial" w:hAnsi="Arial" w:cs="Arial"/>
          <w:sz w:val="24"/>
          <w:szCs w:val="24"/>
          <w:vertAlign w:val="superscript"/>
        </w:rPr>
        <w:footnoteReference w:id="725"/>
      </w:r>
      <w:r>
        <w:rPr>
          <w:rFonts w:ascii="Arial" w:eastAsia="Arial" w:hAnsi="Arial" w:cs="Arial"/>
          <w:sz w:val="24"/>
          <w:szCs w:val="24"/>
        </w:rPr>
        <w:t xml:space="preserve"> El estándar propuesto lo enfrenta con dos condiciones adicionales, la coherencia de la hipótesis con todos los elementos relevantes y la completitud del acervo. La tercera objeción sostiene, en sentido contrario, que el estándar es demasiado exigente frente a irregularidades encubiertas. La respuesta es que no exige refutar todas las alternativas, lo que sí haría prácticamente inalcanzable la prueba indiciaria de esas irregularidades. El proyecto de Rodríguez Mondragón sostuvo que las dificultades probatorias no justifican disminuir el estándar, y que la solución consiste en admitir prueba indiciaria, circunstancial o contextual que alcance el nivel exigido mediante la convergencia de múltiples elementos.</w:t>
      </w:r>
      <w:r>
        <w:rPr>
          <w:rFonts w:ascii="Arial" w:eastAsia="Arial" w:hAnsi="Arial" w:cs="Arial"/>
          <w:sz w:val="24"/>
          <w:szCs w:val="24"/>
          <w:vertAlign w:val="superscript"/>
        </w:rPr>
        <w:footnoteReference w:id="726"/>
      </w:r>
      <w:r>
        <w:rPr>
          <w:rFonts w:ascii="Arial" w:eastAsia="Arial" w:hAnsi="Arial" w:cs="Arial"/>
          <w:sz w:val="24"/>
          <w:szCs w:val="24"/>
        </w:rPr>
        <w:t xml:space="preserve"> El estándar propuesto se sitúa en esa línea, porque formula la exigencia en términos que la prueba indiciaria puede satisfacer sin rebajarla por la dificultad. Ninguna de las objeciones demuestra, por tanto, una incompatibilidad estructural entre el estándar y la prueba disponible.</w:t>
      </w:r>
    </w:p>
    <w:p w14:paraId="16EB927B" w14:textId="77777777" w:rsidR="00DF3B02" w:rsidRPr="00DF3B02" w:rsidRDefault="00DF3B02" w:rsidP="00DF3B02">
      <w:pPr>
        <w:spacing w:line="360" w:lineRule="auto"/>
        <w:rPr>
          <w:rFonts w:ascii="Arial" w:eastAsia="Arial" w:hAnsi="Arial" w:cs="Arial"/>
          <w:sz w:val="24"/>
          <w:szCs w:val="24"/>
        </w:rPr>
      </w:pPr>
    </w:p>
    <w:p w14:paraId="665F27E3" w14:textId="77777777" w:rsidR="00DF3B02" w:rsidRPr="00DF3B02" w:rsidRDefault="00DF3B02" w:rsidP="00DF3B02">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5.3.5. Lo que cambia y lo que permanece con la reforma</w:t>
      </w:r>
    </w:p>
    <w:p w14:paraId="6B8A19F0" w14:textId="77777777" w:rsidR="00DF3B02" w:rsidRPr="00DF3B02" w:rsidRDefault="00DF3B02" w:rsidP="00DF3B02">
      <w:pPr>
        <w:spacing w:line="360" w:lineRule="auto"/>
        <w:rPr>
          <w:rFonts w:ascii="Arial" w:eastAsia="Arial" w:hAnsi="Arial" w:cs="Arial"/>
          <w:sz w:val="24"/>
          <w:szCs w:val="24"/>
        </w:rPr>
      </w:pPr>
    </w:p>
    <w:p w14:paraId="2C11EA4D" w14:textId="77777777" w:rsidR="00DF3B02" w:rsidRPr="00DF3B02" w:rsidRDefault="00DF3B02" w:rsidP="00DF3B02">
      <w:pPr>
        <w:spacing w:line="360" w:lineRule="auto"/>
        <w:jc w:val="both"/>
        <w:rPr>
          <w:rFonts w:ascii="Arial" w:eastAsia="Arial" w:hAnsi="Arial" w:cs="Arial"/>
          <w:sz w:val="24"/>
          <w:szCs w:val="24"/>
        </w:rPr>
      </w:pPr>
      <w:r>
        <w:rPr>
          <w:rFonts w:ascii="Arial" w:eastAsia="Arial" w:hAnsi="Arial" w:cs="Arial"/>
          <w:sz w:val="24"/>
          <w:szCs w:val="24"/>
        </w:rPr>
        <w:t>El estándar propuesto no modifica los medios de prueba admisibles en el contencioso electoral. La ley de medios seguiría admitiendo documentales públicas y privadas, pruebas técnicas, presuncionales, instrumental de actuaciones y, en los términos que establece, confesional y testimonial.</w:t>
      </w:r>
      <w:r>
        <w:rPr>
          <w:rFonts w:ascii="Arial" w:eastAsia="Arial" w:hAnsi="Arial" w:cs="Arial"/>
          <w:sz w:val="24"/>
          <w:szCs w:val="24"/>
          <w:vertAlign w:val="superscript"/>
        </w:rPr>
        <w:footnoteReference w:id="727"/>
      </w:r>
      <w:r>
        <w:rPr>
          <w:rFonts w:ascii="Arial" w:eastAsia="Arial" w:hAnsi="Arial" w:cs="Arial"/>
          <w:sz w:val="24"/>
          <w:szCs w:val="24"/>
        </w:rPr>
        <w:t xml:space="preserve"> Tampoco modifica el método de valoración, que seguiría rigiéndose por las reglas de la lógica, la sana crítica y la experiencia. La regla de peso de las documentales públicas permanecería igualmente vigente. Lo que el estándar modifica es el criterio con que se decide si el acervo, una vez valorado, es suficiente para tener por acreditada la irregularidad. Esa modificación recae sobre el párrafo 3 del artículo 16, que hoy remite la prueba plena a la convicción del órgano. El precepto conserva la redacción con que fue publicado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sin reformas que hayan alterado su </w:t>
        <w:lastRenderedPageBreak/>
        <w:t>contenido.</w:t>
      </w:r>
      <w:r>
        <w:rPr>
          <w:rFonts w:ascii="Arial" w:eastAsia="Arial" w:hAnsi="Arial" w:cs="Arial"/>
          <w:sz w:val="24"/>
          <w:szCs w:val="24"/>
          <w:vertAlign w:val="superscript"/>
        </w:rPr>
        <w:footnoteReference w:id="728"/>
      </w:r>
      <w:r>
        <w:rPr>
          <w:rFonts w:ascii="Arial" w:eastAsia="Arial" w:hAnsi="Arial" w:cs="Arial"/>
          <w:sz w:val="24"/>
          <w:szCs w:val="24"/>
        </w:rPr>
        <w:t xml:space="preserve"> La confusión entre valoración y suficiencia ha permanecido, así, en el texto legal durante casi treinta años. La reforma propuesta la corrige sin alterar las demás piezas del sistema probatorio electoral.</w:t>
      </w:r>
    </w:p>
    <w:p w14:paraId="465644D8" w14:textId="77777777" w:rsidR="00DF3B02" w:rsidRPr="00DF3B02" w:rsidRDefault="00DF3B02" w:rsidP="00DF3B02">
      <w:pPr>
        <w:spacing w:line="360" w:lineRule="auto"/>
        <w:ind w:firstLine="709"/>
        <w:jc w:val="both"/>
        <w:rPr>
          <w:rFonts w:ascii="Arial" w:eastAsia="Arial" w:hAnsi="Arial" w:cs="Arial"/>
          <w:sz w:val="24"/>
          <w:szCs w:val="24"/>
        </w:rPr>
      </w:pPr>
      <w:r>
        <w:rPr>
          <w:rFonts w:ascii="Arial" w:eastAsia="Arial" w:hAnsi="Arial" w:cs="Arial"/>
          <w:sz w:val="24"/>
          <w:szCs w:val="24"/>
        </w:rPr>
        <w:t>Esta distinción entre el objeto de la prueba y el criterio de su suficiencia es la misma que la investigación ha sostenido entre la valoración de la prueba y el estándar de prueba. La valoración determina cuánto apoyan las pruebas a cada hipótesis, mientras que el estándar determina si ese apoyo basta para decidir. Ferrer Beltrán lo expresa al comparar los estándares con la nota mínima para aprobar un examen, que no afecta la libertad del profesor para valorar las respuestas.</w:t>
      </w:r>
      <w:r>
        <w:rPr>
          <w:rFonts w:ascii="Arial" w:eastAsia="Arial" w:hAnsi="Arial" w:cs="Arial"/>
          <w:sz w:val="24"/>
          <w:szCs w:val="24"/>
          <w:vertAlign w:val="superscript"/>
        </w:rPr>
        <w:footnoteReference w:id="729"/>
      </w:r>
      <w:r>
        <w:rPr>
          <w:rFonts w:ascii="Arial" w:eastAsia="Arial" w:hAnsi="Arial" w:cs="Arial"/>
          <w:sz w:val="24"/>
          <w:szCs w:val="24"/>
        </w:rPr>
        <w:t xml:space="preserve"> La jurisprudencia electoral ha desarrollado criterios valiosos para la valoración de indicios, como la pluralidad, la concomitancia, la interrelación y la ponderación de las circunstancias de las notas periodísticas. Lo que no ha desarrollado es la nota mínima. El estándar propuesto la aporta sin sustituir esos criterios. En ese sentido, la compatibilidad con la prueba indiciaria es una consecuencia del diseño. Con ello se cierra el argumento central, que partió del diagnóstico de la cláusula mixta del artículo 16 y concluye con una regla de suficiencia aplicable al acervo que hoy valoran los tribunales electorales.</w:t>
      </w:r>
    </w:p>
    <w:p w14:paraId="64E6F73A" w14:textId="77777777" w:rsidR="00275E9A" w:rsidRDefault="00275E9A">
      <w:pPr>
        <w:spacing w:after="240" w:line="360" w:lineRule="auto"/>
        <w:jc w:val="both"/>
      </w:pPr>
    </w:p>
    <w:p w14:paraId="1A61DD28" w14:textId="77777777" w:rsidR="004236C6" w:rsidRDefault="004236C6">
      <w:pPr>
        <w:spacing w:after="240" w:line="360" w:lineRule="auto"/>
        <w:jc w:val="both"/>
      </w:pPr>
    </w:p>
    <w:p w14:paraId="1134EE0C" w14:textId="77777777" w:rsidR="004236C6" w:rsidRDefault="004236C6">
      <w:pPr>
        <w:spacing w:after="240" w:line="360" w:lineRule="auto"/>
        <w:jc w:val="both"/>
      </w:pPr>
    </w:p>
    <w:p w14:paraId="419521A0" w14:textId="77777777" w:rsidR="004236C6" w:rsidRDefault="004236C6">
      <w:pPr>
        <w:spacing w:after="240" w:line="360" w:lineRule="auto"/>
        <w:jc w:val="both"/>
      </w:pPr>
    </w:p>
    <w:p w14:paraId="25DF7F53" w14:textId="77777777" w:rsidR="004236C6" w:rsidRDefault="004236C6">
      <w:pPr>
        <w:spacing w:after="240" w:line="360" w:lineRule="auto"/>
        <w:jc w:val="both"/>
      </w:pPr>
    </w:p>
    <w:p w14:paraId="321D01F5" w14:textId="77777777" w:rsidR="004236C6" w:rsidRDefault="004236C6">
      <w:pPr>
        <w:spacing w:after="240" w:line="360" w:lineRule="auto"/>
        <w:jc w:val="both"/>
      </w:pPr>
    </w:p>
    <w:p w14:paraId="55261646" w14:textId="77777777" w:rsidR="004236C6" w:rsidRDefault="004236C6">
      <w:pPr>
        <w:spacing w:after="240" w:line="360" w:lineRule="auto"/>
        <w:jc w:val="both"/>
      </w:pPr>
    </w:p>
    <w:p w14:paraId="5EC3BAEC" w14:textId="69AC0CAA" w:rsidR="003A23CE" w:rsidRPr="003A23CE" w:rsidRDefault="003A23CE" w:rsidP="003A23CE">
      <w:pPr>
        <w:spacing w:line="360" w:lineRule="auto"/>
        <w:rPr>
          <w:rFonts w:ascii="Arial" w:eastAsia="Arial" w:hAnsi="Arial" w:cs="Arial"/>
          <w:sz w:val="24"/>
          <w:szCs w:val="24"/>
        </w:rPr>
      </w:pPr>
    </w:p>
    <w:p w14:paraId="46BB91B1" w14:textId="77777777" w:rsidR="004236C6" w:rsidRPr="004236C6" w:rsidRDefault="004236C6" w:rsidP="004236C6">
      <w:pPr>
        <w:spacing w:line="360" w:lineRule="auto"/>
        <w:rPr>
          <w:rFonts w:ascii="Arial" w:eastAsia="Arial" w:hAnsi="Arial" w:cs="Arial"/>
          <w:sz w:val="24"/>
          <w:szCs w:val="24"/>
        </w:rPr>
      </w:pPr>
    </w:p>
    <w:p w14:paraId="24D11B3A" w14:textId="77777777" w:rsidR="004236C6" w:rsidRPr="004236C6" w:rsidRDefault="004236C6" w:rsidP="004236C6">
      <w:pPr>
        <w:spacing w:line="360" w:lineRule="auto"/>
        <w:ind w:left="568" w:hanging="284"/>
        <w:outlineLvl w:val="0"/>
        <w:rPr>
          <w:rFonts w:ascii="Arial" w:eastAsia="Arial" w:hAnsi="Arial" w:cs="Arial"/>
          <w:i/>
          <w:iCs/>
          <w:color w:val="000000"/>
          <w:sz w:val="24"/>
          <w:szCs w:val="24"/>
        </w:rPr>
      </w:pPr>
      <w:r>
        <w:rPr>
          <w:rFonts w:ascii="Arial" w:eastAsia="Arial" w:hAnsi="Arial" w:cs="Arial"/>
          <w:i/>
          <w:iCs/>
          <w:color w:val="000000"/>
          <w:sz w:val="24"/>
          <w:szCs w:val="24"/>
        </w:rPr>
        <w:lastRenderedPageBreak/>
        <w:t>Bibliografía</w:t>
      </w:r>
    </w:p>
    <w:p w14:paraId="050E5771" w14:textId="77777777" w:rsidR="004236C6" w:rsidRPr="004236C6" w:rsidRDefault="004236C6" w:rsidP="004236C6">
      <w:pPr>
        <w:spacing w:line="360" w:lineRule="auto"/>
        <w:rPr>
          <w:rFonts w:ascii="Arial" w:eastAsia="Arial" w:hAnsi="Arial" w:cs="Arial"/>
          <w:sz w:val="24"/>
          <w:szCs w:val="24"/>
        </w:rPr>
      </w:pPr>
    </w:p>
    <w:p w14:paraId="123D3596" w14:textId="77777777" w:rsidR="004236C6" w:rsidRPr="004236C6" w:rsidRDefault="004236C6" w:rsidP="004236C6">
      <w:pPr>
        <w:spacing w:line="360" w:lineRule="auto"/>
        <w:rPr>
          <w:rFonts w:ascii="Arial" w:eastAsia="Arial" w:hAnsi="Arial" w:cs="Arial"/>
          <w:sz w:val="24"/>
          <w:szCs w:val="24"/>
        </w:rPr>
      </w:pPr>
    </w:p>
    <w:p w14:paraId="513D836C"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 Obras doctrinales</w:t>
      </w:r>
    </w:p>
    <w:p w14:paraId="3FE7AE76" w14:textId="77777777" w:rsidR="004236C6" w:rsidRPr="004236C6" w:rsidRDefault="004236C6" w:rsidP="004236C6">
      <w:pPr>
        <w:spacing w:line="360" w:lineRule="auto"/>
        <w:rPr>
          <w:rFonts w:ascii="Arial" w:eastAsia="Arial" w:hAnsi="Arial" w:cs="Arial"/>
          <w:sz w:val="24"/>
          <w:szCs w:val="24"/>
        </w:rPr>
      </w:pPr>
    </w:p>
    <w:p w14:paraId="361CB1B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ALLEN, Ronald J., Los estándares de prueba y los límites del análisis jurídico,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41-64.</w:t>
      </w:r>
    </w:p>
    <w:p w14:paraId="05DBADC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BENFELD, Johann, Los orígenes del concepto de sana crítica, </w:t>
      </w:r>
      <w:r>
        <w:rPr>
          <w:rFonts w:ascii="Arial" w:eastAsia="Arial" w:hAnsi="Arial" w:cs="Arial"/>
          <w:i/>
          <w:iCs/>
          <w:sz w:val="24"/>
          <w:szCs w:val="24"/>
        </w:rPr>
        <w:t>Revista de Estudios Histórico-Jurídicos</w:t>
      </w:r>
      <w:r>
        <w:rPr>
          <w:rFonts w:ascii="Arial" w:eastAsia="Arial" w:hAnsi="Arial" w:cs="Arial"/>
          <w:sz w:val="24"/>
          <w:szCs w:val="24"/>
        </w:rPr>
        <w:t>, Valparaíso, núm. XXXV, 2013, pp. 569-585.</w:t>
      </w:r>
    </w:p>
    <w:p w14:paraId="57A75A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CARNELUTTI, Francesco, </w:t>
      </w:r>
      <w:r>
        <w:rPr>
          <w:rFonts w:ascii="Arial" w:eastAsia="Arial" w:hAnsi="Arial" w:cs="Arial"/>
          <w:i/>
          <w:iCs/>
          <w:sz w:val="24"/>
          <w:szCs w:val="24"/>
        </w:rPr>
        <w:t>La prueba civil</w:t>
      </w:r>
      <w:r>
        <w:rPr>
          <w:rFonts w:ascii="Arial" w:eastAsia="Arial" w:hAnsi="Arial" w:cs="Arial"/>
          <w:sz w:val="24"/>
          <w:szCs w:val="24"/>
        </w:rPr>
        <w:t>, trad. de Niceto Alcalá-Zamora y Castillo, Santiago de Chile, Ediciones Olejnik, 2018.</w:t>
      </w:r>
    </w:p>
    <w:p w14:paraId="4A572A0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CORTÉS COTO, Ronald, La prueba indiciaria, </w:t>
      </w:r>
      <w:r>
        <w:rPr>
          <w:rFonts w:ascii="Arial" w:eastAsia="Arial" w:hAnsi="Arial" w:cs="Arial"/>
          <w:i/>
          <w:iCs/>
          <w:sz w:val="24"/>
          <w:szCs w:val="24"/>
        </w:rPr>
        <w:t>Revista Digital de la Maestría en Ciencias Penales</w:t>
      </w:r>
      <w:r>
        <w:rPr>
          <w:rFonts w:ascii="Arial" w:eastAsia="Arial" w:hAnsi="Arial" w:cs="Arial"/>
          <w:sz w:val="24"/>
          <w:szCs w:val="24"/>
        </w:rPr>
        <w:t>, San José, Universidad de Costa Rica, núm. 2, 2010.</w:t>
      </w:r>
    </w:p>
    <w:p w14:paraId="0CF548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DEVIS ECHANDÍA, Hernando, </w:t>
      </w:r>
      <w:r>
        <w:rPr>
          <w:rFonts w:ascii="Arial" w:eastAsia="Arial" w:hAnsi="Arial" w:cs="Arial"/>
          <w:i/>
          <w:iCs/>
          <w:sz w:val="24"/>
          <w:szCs w:val="24"/>
        </w:rPr>
        <w:t>Nociones generales de derecho procesal civil</w:t>
      </w:r>
      <w:r>
        <w:rPr>
          <w:rFonts w:ascii="Arial" w:eastAsia="Arial" w:hAnsi="Arial" w:cs="Arial"/>
          <w:sz w:val="24"/>
          <w:szCs w:val="24"/>
        </w:rPr>
        <w:t>, pról. de Jaime Guasp, Madrid, Aguilar, s.f.</w:t>
      </w:r>
    </w:p>
    <w:p w14:paraId="38F037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La valoración racional de la prueba</w:t>
      </w:r>
      <w:r>
        <w:rPr>
          <w:rFonts w:ascii="Arial" w:eastAsia="Arial" w:hAnsi="Arial" w:cs="Arial"/>
          <w:sz w:val="24"/>
          <w:szCs w:val="24"/>
        </w:rPr>
        <w:t>, Madrid, Marcial Pons, 2007.</w:t>
      </w:r>
    </w:p>
    <w:p w14:paraId="7297DD3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La prueba es libertad, pero no tanto. Una teoría de la prueba cuasibenthamiana,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470DD1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FERRER BELTRÁN, Jordi, </w:t>
      </w:r>
      <w:r>
        <w:rPr>
          <w:rFonts w:ascii="Arial" w:eastAsia="Arial" w:hAnsi="Arial" w:cs="Arial"/>
          <w:i/>
          <w:iCs/>
          <w:sz w:val="24"/>
          <w:szCs w:val="24"/>
        </w:rPr>
        <w:t>Prueba sin convicción. Estándares de prueba y debido proceso</w:t>
      </w:r>
      <w:r>
        <w:rPr>
          <w:rFonts w:ascii="Arial" w:eastAsia="Arial" w:hAnsi="Arial" w:cs="Arial"/>
          <w:sz w:val="24"/>
          <w:szCs w:val="24"/>
        </w:rPr>
        <w:t>, Madrid, Marcial Pons, 2021.</w:t>
      </w:r>
    </w:p>
    <w:p w14:paraId="782D214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GASCÓN ABELLÁN, Marina, </w:t>
      </w:r>
      <w:r>
        <w:rPr>
          <w:rFonts w:ascii="Arial" w:eastAsia="Arial" w:hAnsi="Arial" w:cs="Arial"/>
          <w:i/>
          <w:iCs/>
          <w:sz w:val="24"/>
          <w:szCs w:val="24"/>
        </w:rPr>
        <w:t>Los hechos en el derecho. Bases argumentales de la prueba</w:t>
      </w:r>
      <w:r>
        <w:rPr>
          <w:rFonts w:ascii="Arial" w:eastAsia="Arial" w:hAnsi="Arial" w:cs="Arial"/>
          <w:sz w:val="24"/>
          <w:szCs w:val="24"/>
        </w:rPr>
        <w:t>, 3a. ed., Madrid, Marcial Pons, 2010.</w:t>
      </w:r>
    </w:p>
    <w:p w14:paraId="76639C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GONZÁLEZ LAGIER, Daniel, </w:t>
      </w:r>
      <w:r>
        <w:rPr>
          <w:rFonts w:ascii="Arial" w:eastAsia="Arial" w:hAnsi="Arial" w:cs="Arial"/>
          <w:i/>
          <w:iCs/>
          <w:sz w:val="24"/>
          <w:szCs w:val="24"/>
        </w:rPr>
        <w:t>Quaestio facti. Ensayos sobre prueba, causalidad y acción</w:t>
      </w:r>
      <w:r>
        <w:rPr>
          <w:rFonts w:ascii="Arial" w:eastAsia="Arial" w:hAnsi="Arial" w:cs="Arial"/>
          <w:sz w:val="24"/>
          <w:szCs w:val="24"/>
        </w:rPr>
        <w:t>, Lima-Bogotá, Palestra-Temis, 2005.</w:t>
      </w:r>
    </w:p>
    <w:p w14:paraId="667E960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HART, H. L. A., </w:t>
      </w:r>
      <w:r>
        <w:rPr>
          <w:rFonts w:ascii="Arial" w:eastAsia="Arial" w:hAnsi="Arial" w:cs="Arial"/>
          <w:i/>
          <w:iCs/>
          <w:sz w:val="24"/>
          <w:szCs w:val="24"/>
        </w:rPr>
        <w:t>El concepto de derecho</w:t>
      </w:r>
      <w:r>
        <w:rPr>
          <w:rFonts w:ascii="Arial" w:eastAsia="Arial" w:hAnsi="Arial" w:cs="Arial"/>
          <w:sz w:val="24"/>
          <w:szCs w:val="24"/>
        </w:rPr>
        <w:t>, trad. de Genaro R. Carrió, Buenos Aires, Abeledo-Perrot, s.f., ISBN 950-20-0089-7.</w:t>
      </w:r>
    </w:p>
    <w:p w14:paraId="214F5EA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HAACK, Susan, El probabilismo jurídico. Una disensión epistemológica,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7CEEA55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IGARTUA SALAVERRÍA, Juan, </w:t>
      </w:r>
      <w:r>
        <w:rPr>
          <w:rFonts w:ascii="Arial" w:eastAsia="Arial" w:hAnsi="Arial" w:cs="Arial"/>
          <w:i/>
          <w:iCs/>
          <w:sz w:val="24"/>
          <w:szCs w:val="24"/>
        </w:rPr>
        <w:t>Indicios, duda razonable, prueba científica. Perspectivas sobre la prueba en el proceso penal</w:t>
      </w:r>
      <w:r>
        <w:rPr>
          <w:rFonts w:ascii="Arial" w:eastAsia="Arial" w:hAnsi="Arial" w:cs="Arial"/>
          <w:sz w:val="24"/>
          <w:szCs w:val="24"/>
        </w:rPr>
        <w:t>, Valencia, Tirant lo Blanch, 2021.</w:t>
      </w:r>
    </w:p>
    <w:p w14:paraId="6A4942A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Por qué un estándar de prueba subjetivo y ambiguo no es un estándar, </w:t>
      </w:r>
      <w:r>
        <w:rPr>
          <w:rFonts w:ascii="Arial" w:eastAsia="Arial" w:hAnsi="Arial" w:cs="Arial"/>
          <w:i/>
          <w:iCs/>
          <w:sz w:val="24"/>
          <w:szCs w:val="24"/>
        </w:rPr>
        <w:t>Doxa. Cuadernos de Filosofía del Derecho</w:t>
      </w:r>
      <w:r>
        <w:rPr>
          <w:rFonts w:ascii="Arial" w:eastAsia="Arial" w:hAnsi="Arial" w:cs="Arial"/>
          <w:sz w:val="24"/>
          <w:szCs w:val="24"/>
        </w:rPr>
        <w:t>, núm. 28, 2005, pp. 95-113.</w:t>
      </w:r>
    </w:p>
    <w:p w14:paraId="178E26D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LAUDAN, Larry, </w:t>
      </w:r>
      <w:r>
        <w:rPr>
          <w:rFonts w:ascii="Arial" w:eastAsia="Arial" w:hAnsi="Arial" w:cs="Arial"/>
          <w:i/>
          <w:iCs/>
          <w:sz w:val="24"/>
          <w:szCs w:val="24"/>
        </w:rPr>
        <w:t xml:space="preserve">Truth, Error, and Criminal Law. An Essay in Legal Epistemology</w:t>
      </w:r>
      <w:r>
        <w:rPr>
          <w:rFonts w:ascii="Arial" w:eastAsia="Arial" w:hAnsi="Arial" w:cs="Arial"/>
          <w:sz w:val="24"/>
          <w:szCs w:val="24"/>
        </w:rPr>
        <w:t xml:space="preserve">, Cambridge, Cambridge University Press, 2006.</w:t>
      </w:r>
    </w:p>
    <w:p w14:paraId="4374750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MARTÍNEZ-GARZA, Julio César, La duda razonable como estándar de prueba en el proceso penal. Fundamentos, alcances y límites, </w:t>
      </w:r>
      <w:r>
        <w:rPr>
          <w:rFonts w:ascii="Arial" w:eastAsia="Arial" w:hAnsi="Arial" w:cs="Arial"/>
          <w:i/>
          <w:iCs/>
          <w:sz w:val="24"/>
          <w:szCs w:val="24"/>
        </w:rPr>
        <w:t>Revista Penal México</w:t>
      </w:r>
      <w:r>
        <w:rPr>
          <w:rFonts w:ascii="Arial" w:eastAsia="Arial" w:hAnsi="Arial" w:cs="Arial"/>
          <w:sz w:val="24"/>
          <w:szCs w:val="24"/>
        </w:rPr>
        <w:t>, núm. 27, julio-diciembre de 2025.</w:t>
      </w:r>
    </w:p>
    <w:p w14:paraId="65BA312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MITTERMAIER, C. J. A., </w:t>
      </w:r>
      <w:r>
        <w:rPr>
          <w:rFonts w:ascii="Arial" w:eastAsia="Arial" w:hAnsi="Arial" w:cs="Arial"/>
          <w:i/>
          <w:iCs/>
          <w:sz w:val="24"/>
          <w:szCs w:val="24"/>
        </w:rPr>
        <w:t>Tratado de la prueba en materia criminal</w:t>
      </w:r>
      <w:r>
        <w:rPr>
          <w:rFonts w:ascii="Arial" w:eastAsia="Arial" w:hAnsi="Arial" w:cs="Arial"/>
          <w:sz w:val="24"/>
          <w:szCs w:val="24"/>
        </w:rPr>
        <w:t>, 2a. ed., Madrid, Imprenta de la Revista de Legislación, 1857.</w:t>
      </w:r>
    </w:p>
    <w:p w14:paraId="32FBC9E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MONTOYA ZAMORA, Raúl, Las reglas de la lógica en la valoración de las pruebas en materia electoral federal,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23-54.</w:t>
      </w:r>
    </w:p>
    <w:p w14:paraId="007D99F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NIEVA-FENOLL, Jordi, Carga de la prueba y estándares de prueba. Dos reminiscencias del pasado, </w:t>
      </w:r>
      <w:r>
        <w:rPr>
          <w:rFonts w:ascii="Arial" w:eastAsia="Arial" w:hAnsi="Arial" w:cs="Arial"/>
          <w:i/>
          <w:iCs/>
          <w:sz w:val="24"/>
          <w:szCs w:val="24"/>
        </w:rPr>
        <w:t>Estudios de Derecho</w:t>
      </w:r>
      <w:r>
        <w:rPr>
          <w:rFonts w:ascii="Arial" w:eastAsia="Arial" w:hAnsi="Arial" w:cs="Arial"/>
          <w:sz w:val="24"/>
          <w:szCs w:val="24"/>
        </w:rPr>
        <w:t>, Medellín, vol. 77, núm. 170, 2020.</w:t>
      </w:r>
    </w:p>
    <w:p w14:paraId="6D88FDB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OLAIZ GONZÁLEZ, Jaime, Estudio de la sentencia SUP-JIN-359/2012. Sobre la necesidad de una doctrina sobre invalidez por determinancia en el sistema electoral, </w:t>
      </w:r>
      <w:r>
        <w:rPr>
          <w:rFonts w:ascii="Arial" w:eastAsia="Arial" w:hAnsi="Arial" w:cs="Arial"/>
          <w:i/>
          <w:iCs/>
          <w:sz w:val="24"/>
          <w:szCs w:val="24"/>
        </w:rPr>
        <w:t>Revista Mexicana de Derecho Electoral</w:t>
      </w:r>
      <w:r>
        <w:rPr>
          <w:rFonts w:ascii="Arial" w:eastAsia="Arial" w:hAnsi="Arial" w:cs="Arial"/>
          <w:sz w:val="24"/>
          <w:szCs w:val="24"/>
        </w:rPr>
        <w:t>, núm. 13-14, 2018.</w:t>
      </w:r>
    </w:p>
    <w:p w14:paraId="3B7A0C8E"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PARDO, Michael S., Estándares de prueba y teoría de la prueba, en 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 pp. 99-118.</w:t>
      </w:r>
    </w:p>
    <w:p w14:paraId="544076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RODARTE NAVA, Silvia </w:t>
      </w:r>
      <w:r>
        <w:rPr>
          <w:rFonts w:ascii="Arial" w:eastAsia="Arial" w:hAnsi="Arial" w:cs="Arial"/>
          <w:i/>
          <w:iCs/>
          <w:sz w:val="24"/>
          <w:szCs w:val="24"/>
        </w:rPr>
        <w:t>et al.</w:t>
      </w:r>
      <w:r>
        <w:rPr>
          <w:rFonts w:ascii="Arial" w:eastAsia="Arial" w:hAnsi="Arial" w:cs="Arial"/>
          <w:sz w:val="24"/>
          <w:szCs w:val="24"/>
        </w:rPr>
        <w:t xml:space="preserve">, El problema de la determinancia cuantitativa y una propuesta de solución parcial,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7, 2011, pp. 311-332.</w:t>
      </w:r>
    </w:p>
    <w:p w14:paraId="47FEDC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RYLE, Gilbert, </w:t>
      </w:r>
      <w:r>
        <w:rPr>
          <w:rFonts w:ascii="Arial" w:eastAsia="Arial" w:hAnsi="Arial" w:cs="Arial"/>
          <w:i/>
          <w:iCs/>
          <w:sz w:val="24"/>
          <w:szCs w:val="24"/>
        </w:rPr>
        <w:t xml:space="preserve">The Concept of Mind</w:t>
      </w:r>
      <w:r>
        <w:rPr>
          <w:rFonts w:ascii="Arial" w:eastAsia="Arial" w:hAnsi="Arial" w:cs="Arial"/>
          <w:sz w:val="24"/>
          <w:szCs w:val="24"/>
        </w:rPr>
        <w:t xml:space="preserve">, Harmondsworth, Penguin Books, 1963, reimpresión de 1968.</w:t>
      </w:r>
    </w:p>
    <w:p w14:paraId="176EF72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VÁZQUEZ, Carmen (ed.), </w:t>
      </w:r>
      <w:r>
        <w:rPr>
          <w:rFonts w:ascii="Arial" w:eastAsia="Arial" w:hAnsi="Arial" w:cs="Arial"/>
          <w:i/>
          <w:iCs/>
          <w:sz w:val="24"/>
          <w:szCs w:val="24"/>
        </w:rPr>
        <w:t>Estándares de prueba y prueba científica. Ensayos de epistemología jurídica</w:t>
      </w:r>
      <w:r>
        <w:rPr>
          <w:rFonts w:ascii="Arial" w:eastAsia="Arial" w:hAnsi="Arial" w:cs="Arial"/>
          <w:sz w:val="24"/>
          <w:szCs w:val="24"/>
        </w:rPr>
        <w:t>, Madrid, Marcial Pons, 2013.</w:t>
      </w:r>
    </w:p>
    <w:p w14:paraId="170D22D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WOLDENBERG, José, </w:t>
      </w:r>
      <w:r>
        <w:rPr>
          <w:rFonts w:ascii="Arial" w:eastAsia="Arial" w:hAnsi="Arial" w:cs="Arial"/>
          <w:i/>
          <w:iCs/>
          <w:sz w:val="24"/>
          <w:szCs w:val="24"/>
        </w:rPr>
        <w:t>Historia mínima de la transición democrática en México</w:t>
      </w:r>
      <w:r>
        <w:rPr>
          <w:rFonts w:ascii="Arial" w:eastAsia="Arial" w:hAnsi="Arial" w:cs="Arial"/>
          <w:sz w:val="24"/>
          <w:szCs w:val="24"/>
        </w:rPr>
        <w:t>, México, El Colegio de México, 2012.</w:t>
      </w:r>
    </w:p>
    <w:p w14:paraId="6DFF1D8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ZEFERÍN HERNÁNDEZ, Iván Aarón, </w:t>
      </w:r>
      <w:r>
        <w:rPr>
          <w:rFonts w:ascii="Arial" w:eastAsia="Arial" w:hAnsi="Arial" w:cs="Arial"/>
          <w:i/>
          <w:iCs/>
          <w:sz w:val="24"/>
          <w:szCs w:val="24"/>
        </w:rPr>
        <w:t>La prueba libre y lógica. Sistema penal acusatorio mexicano</w:t>
      </w:r>
      <w:r>
        <w:rPr>
          <w:rFonts w:ascii="Arial" w:eastAsia="Arial" w:hAnsi="Arial" w:cs="Arial"/>
          <w:sz w:val="24"/>
          <w:szCs w:val="24"/>
        </w:rPr>
        <w:t>, México, Instituto de la Judicatura Federal, 2016.</w:t>
      </w:r>
    </w:p>
    <w:p w14:paraId="6F1C8215"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México, vol. 1, núm. 8, 2011, pp. 257-285.</w:t>
      </w:r>
    </w:p>
    <w:p w14:paraId="33B748C1" w14:textId="77777777" w:rsidR="004236C6" w:rsidRPr="004236C6" w:rsidRDefault="004236C6" w:rsidP="004236C6">
      <w:pPr>
        <w:spacing w:line="360" w:lineRule="auto"/>
        <w:rPr>
          <w:rFonts w:ascii="Arial" w:eastAsia="Arial" w:hAnsi="Arial" w:cs="Arial"/>
          <w:sz w:val="24"/>
          <w:szCs w:val="24"/>
        </w:rPr>
      </w:pPr>
    </w:p>
    <w:p w14:paraId="196EE7F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 Legislación</w:t>
      </w:r>
    </w:p>
    <w:p w14:paraId="4EC585A8" w14:textId="77777777" w:rsidR="004236C6" w:rsidRPr="004236C6" w:rsidRDefault="004236C6" w:rsidP="004236C6">
      <w:pPr>
        <w:spacing w:line="360" w:lineRule="auto"/>
        <w:rPr>
          <w:rFonts w:ascii="Arial" w:eastAsia="Arial" w:hAnsi="Arial" w:cs="Arial"/>
          <w:sz w:val="24"/>
          <w:szCs w:val="24"/>
        </w:rPr>
      </w:pPr>
    </w:p>
    <w:p w14:paraId="0AA56E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Código Nacional de Procedimientos Penales, texto vigente, última reforma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28 de noviembre de 2025.</w:t>
      </w:r>
    </w:p>
    <w:p w14:paraId="0781712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Código de Procedimientos Civiles para el Estado de Michoacán de Ocampo, publicado en el Periódico Oficial del Estado el 6 de septiembre de 2008, texto vigente con última reforma publicada el 26 de septiembre de 2022.</w:t>
      </w:r>
    </w:p>
    <w:p w14:paraId="0BDE716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Constitución Política de los Estados Unidos Mexicanos, texto vigente, últimas reformas publicadas en el </w:t>
      </w:r>
      <w:r>
        <w:rPr>
          <w:rFonts w:ascii="Arial" w:eastAsia="Arial" w:hAnsi="Arial" w:cs="Arial"/>
          <w:i/>
          <w:iCs/>
          <w:sz w:val="24"/>
          <w:szCs w:val="24"/>
        </w:rPr>
        <w:t>Diario Oficial de la Federación</w:t>
      </w:r>
      <w:r>
        <w:rPr>
          <w:rFonts w:ascii="Arial" w:eastAsia="Arial" w:hAnsi="Arial" w:cs="Arial"/>
          <w:sz w:val="24"/>
          <w:szCs w:val="24"/>
        </w:rPr>
        <w:t xml:space="preserve"> el 2 de junio de 2026. Se consultaron, en particular, los decretos de reforma publicados el 10 de febrero de 2014, el 15 de septiembre de 2024 y el 2 de junio de 2026.</w:t>
      </w:r>
    </w:p>
    <w:p w14:paraId="6FB0876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Ley General del Sistema de Medios de Impugnación en Materia Electoral, publicada en el </w:t>
      </w:r>
      <w:r>
        <w:rPr>
          <w:rFonts w:ascii="Arial" w:eastAsia="Arial" w:hAnsi="Arial" w:cs="Arial"/>
          <w:i/>
          <w:iCs/>
          <w:sz w:val="24"/>
          <w:szCs w:val="24"/>
        </w:rPr>
        <w:t>Diario Oficial de la Federación</w:t>
      </w:r>
      <w:r>
        <w:rPr>
          <w:rFonts w:ascii="Arial" w:eastAsia="Arial" w:hAnsi="Arial" w:cs="Arial"/>
          <w:sz w:val="24"/>
          <w:szCs w:val="24"/>
        </w:rPr>
        <w:t xml:space="preserve"> el 22 de noviembre de 1996, texto vigente con última reforma publicada el 14 de noviembre de 2025. Se consultaron, en particular, los decretos de reforma publicados el 23 de mayo de 2014 y el 15 de octubre de 2024.</w:t>
      </w:r>
    </w:p>
    <w:p w14:paraId="624678B7" w14:textId="77777777" w:rsidR="004236C6" w:rsidRPr="004236C6" w:rsidRDefault="004236C6" w:rsidP="004236C6">
      <w:pPr>
        <w:spacing w:line="360" w:lineRule="auto"/>
        <w:rPr>
          <w:rFonts w:ascii="Arial" w:eastAsia="Arial" w:hAnsi="Arial" w:cs="Arial"/>
          <w:sz w:val="24"/>
          <w:szCs w:val="24"/>
        </w:rPr>
      </w:pPr>
    </w:p>
    <w:p w14:paraId="4491F4A6"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III. Jurisprudencia y tesis</w:t>
      </w:r>
    </w:p>
    <w:p w14:paraId="2E635AEC" w14:textId="77777777" w:rsidR="004236C6" w:rsidRPr="004236C6" w:rsidRDefault="004236C6" w:rsidP="004236C6">
      <w:pPr>
        <w:spacing w:line="360" w:lineRule="auto"/>
        <w:rPr>
          <w:rFonts w:ascii="Arial" w:eastAsia="Arial" w:hAnsi="Arial" w:cs="Arial"/>
          <w:sz w:val="24"/>
          <w:szCs w:val="24"/>
        </w:rPr>
      </w:pPr>
    </w:p>
    <w:p w14:paraId="34A3E8A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9/98, PRINCIPIO DE CONSERVACIÓN DE LOS ACTOS PÚBLICOS VÁLIDAMENTE CELEBRADOS. SU APLICACIÓN EN LA DETERMINACIÓN DE LA NULIDAD DE CIERTA VOTACIÓN, CÓMPUTO O ELECCIÓN,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2, 1998, pp. 19 y 20.</w:t>
      </w:r>
    </w:p>
    <w:p w14:paraId="0F21FFA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11/2002, PRUEBA TESTIMONIAL. EN MATERIA ELECTORAL SÓLO PUEDE APORTAR INDICIOS,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pp. 58 y 59.</w:t>
      </w:r>
    </w:p>
    <w:p w14:paraId="2658819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38/2002, NOTAS PERIODÍSTICAS. ELEMENTOS PARA DETERMINAR SU FUERZA INDICIARIA,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44.</w:t>
      </w:r>
    </w:p>
    <w:p w14:paraId="2C70E10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39/2002, NULIDAD DE ELECCIÓN O DE LA VOTACIÓN RECIBIDA EN UNA CASILLA. CRITERIOS PARA ESTABLECER CUÁNDO UNA IRREGULARIDAD ES DETERMINANTE PARA SU RESULTADO, </w:t>
      </w:r>
      <w:r>
        <w:rPr>
          <w:rFonts w:ascii="Arial" w:eastAsia="Arial" w:hAnsi="Arial" w:cs="Arial"/>
          <w:i/>
          <w:iCs/>
          <w:sz w:val="24"/>
          <w:szCs w:val="24"/>
        </w:rPr>
        <w:t>Justicia Electoral. Revista del Tribunal Electoral del Poder Judicial de la Federación</w:t>
      </w:r>
      <w:r>
        <w:rPr>
          <w:rFonts w:ascii="Arial" w:eastAsia="Arial" w:hAnsi="Arial" w:cs="Arial"/>
          <w:sz w:val="24"/>
          <w:szCs w:val="24"/>
        </w:rPr>
        <w:t>, suplemento 6, 2003, p. 45.</w:t>
      </w:r>
    </w:p>
    <w:p w14:paraId="01760C4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Jurisprudencia 4/2014, PRUEBAS TÉCNICAS. SON INSUFICIENTES, POR SÍ SOLAS, PARA ACREDITAR DE MANERA FEHACIENTE LOS HECHOS QUE CONTIENEN,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7, núm. 14, 2014, pp. 23 y 24.</w:t>
      </w:r>
    </w:p>
    <w:p w14:paraId="28C2033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 xml:space="preserve">Jurisprudencia 44/2024, NULIDAD DE LA ELECCIÓN. ELEMENTOS O CONDICIONES QUE SE DEBEN ACREDITAR CUANDO SE SOLICITA POR VIOLACIÓN A PRINCIPIOS O PRECEPTOS CONSTITUCIONALES, </w:t>
      </w:r>
      <w:r>
        <w:rPr>
          <w:rFonts w:ascii="Arial" w:eastAsia="Arial" w:hAnsi="Arial" w:cs="Arial"/>
          <w:i/>
          <w:iCs/>
          <w:sz w:val="24"/>
          <w:szCs w:val="24"/>
        </w:rPr>
        <w:t>Gaceta Jurisprudencia y Tesis en materia electoral</w:t>
      </w:r>
      <w:r>
        <w:rPr>
          <w:rFonts w:ascii="Arial" w:eastAsia="Arial" w:hAnsi="Arial" w:cs="Arial"/>
          <w:sz w:val="24"/>
          <w:szCs w:val="24"/>
        </w:rPr>
        <w:t>, Tribunal Electoral del Poder Judicial de la Federación, año 17, núm. 29, 2024, pp. 149-151.</w:t>
      </w:r>
    </w:p>
    <w:p w14:paraId="360245C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XXXI/2004, NULIDAD DE ELECCIÓN. FACTORES CUALITATIVO Y CUANTITATIVO DEL CARÁCTER DETERMINANTE DE LA VIOLACIÓN O IRREGULARIDAD,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725 y 726.</w:t>
      </w:r>
    </w:p>
    <w:p w14:paraId="103AA3E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XXXVII/2004, PRUEBAS INDIRECTAS. SON IDÓNEAS PARA ACREDITAR ACTIVIDADES ILÍCITAS REALIZADAS POR LOS PARTIDOS POLÍTICOS, </w:t>
      </w:r>
      <w:r>
        <w:rPr>
          <w:rFonts w:ascii="Arial" w:eastAsia="Arial" w:hAnsi="Arial" w:cs="Arial"/>
          <w:i/>
          <w:iCs/>
          <w:sz w:val="24"/>
          <w:szCs w:val="24"/>
        </w:rPr>
        <w:t>Jurisprudencia y Tesis Relevantes 1997-2005. Compilación Oficial</w:t>
      </w:r>
      <w:r>
        <w:rPr>
          <w:rFonts w:ascii="Arial" w:eastAsia="Arial" w:hAnsi="Arial" w:cs="Arial"/>
          <w:sz w:val="24"/>
          <w:szCs w:val="24"/>
        </w:rPr>
        <w:t>, Tribunal Electoral del Poder Judicial de la Federación, pp. 833-835.</w:t>
      </w:r>
    </w:p>
    <w:p w14:paraId="34AE2869"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III/2010, NULIDAD DE ELECCIÓN. LAS CONDUCTAS SANCIONADAS A TRAVÉS DE PROCEDIMIENTOS ADMINISTRATIVOS SANCIONADORES SON INSUFICIENTES, POR SÍ MISMAS, PARA ACTUALIZARLA, </w:t>
      </w:r>
      <w:r>
        <w:rPr>
          <w:rFonts w:ascii="Arial" w:eastAsia="Arial" w:hAnsi="Arial" w:cs="Arial"/>
          <w:i/>
          <w:iCs/>
          <w:sz w:val="24"/>
          <w:szCs w:val="24"/>
        </w:rPr>
        <w:t>Gaceta de Jurisprudencia y Tesis en materia electoral</w:t>
      </w:r>
      <w:r>
        <w:rPr>
          <w:rFonts w:ascii="Arial" w:eastAsia="Arial" w:hAnsi="Arial" w:cs="Arial"/>
          <w:sz w:val="24"/>
          <w:szCs w:val="24"/>
        </w:rPr>
        <w:t>, Tribunal Electoral del Poder Judicial de la Federación, año 3, núm. 6, 2010, p. 43.</w:t>
      </w:r>
    </w:p>
    <w:p w14:paraId="1851220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CCLXXXIII/2013 (10a.), </w:t>
      </w:r>
      <w:r>
        <w:rPr>
          <w:rFonts w:ascii="Arial" w:eastAsia="Arial" w:hAnsi="Arial" w:cs="Arial"/>
          <w:i/>
          <w:iCs/>
          <w:sz w:val="24"/>
          <w:szCs w:val="24"/>
        </w:rPr>
        <w:t>Semanario Judicial de la Federación y su Gaceta</w:t>
      </w:r>
      <w:r>
        <w:rPr>
          <w:rFonts w:ascii="Arial" w:eastAsia="Arial" w:hAnsi="Arial" w:cs="Arial"/>
          <w:sz w:val="24"/>
          <w:szCs w:val="24"/>
        </w:rPr>
        <w:t>, Décima Época, libro XXV, octubre de 2013, t. 2, p. 1058, registro digital 2004757.</w:t>
      </w:r>
    </w:p>
    <w:p w14:paraId="7B93573B"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1a. CCXVIII/2015 (10a.), IN DUBIO PRO REO. EL CONCEPTO DE DUDA ASOCIADO A ESTE PRINCIPIO NO DEBE ENTENDERSE COMO LA FALTA DE CONVICCIÓN O LA INDETERMINACIÓN DEL ÁNIMO O PENSAMIENTO DEL JUZGADOR, </w:t>
      </w:r>
      <w:r>
        <w:rPr>
          <w:rFonts w:ascii="Arial" w:eastAsia="Arial" w:hAnsi="Arial" w:cs="Arial"/>
          <w:i/>
          <w:iCs/>
          <w:sz w:val="24"/>
          <w:szCs w:val="24"/>
        </w:rPr>
        <w:t>Gaceta del Semanario Judicial de la Federación</w:t>
      </w:r>
      <w:r>
        <w:rPr>
          <w:rFonts w:ascii="Arial" w:eastAsia="Arial" w:hAnsi="Arial" w:cs="Arial"/>
          <w:sz w:val="24"/>
          <w:szCs w:val="24"/>
        </w:rPr>
        <w:t>, Décima Época, libro 19, junio de 2015, t. I, p. 589, registro digital 2009462.</w:t>
      </w:r>
    </w:p>
    <w:p w14:paraId="5E8679D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Tesis II.1o.P.1 P (11a.), </w:t>
      </w:r>
      <w:r>
        <w:rPr>
          <w:rFonts w:ascii="Arial" w:eastAsia="Arial" w:hAnsi="Arial" w:cs="Arial"/>
          <w:i/>
          <w:iCs/>
          <w:sz w:val="24"/>
          <w:szCs w:val="24"/>
        </w:rPr>
        <w:t>Gaceta del Semanario Judicial de la Federación</w:t>
      </w:r>
      <w:r>
        <w:rPr>
          <w:rFonts w:ascii="Arial" w:eastAsia="Arial" w:hAnsi="Arial" w:cs="Arial"/>
          <w:sz w:val="24"/>
          <w:szCs w:val="24"/>
        </w:rPr>
        <w:t>, Undécima Época, libro 14, junio de 2022, t. VII, p. 6278, registro digital 2024878.</w:t>
      </w:r>
    </w:p>
    <w:p w14:paraId="67FC9C8B" w14:textId="77777777" w:rsidR="004236C6" w:rsidRPr="004236C6" w:rsidRDefault="004236C6" w:rsidP="004236C6">
      <w:pPr>
        <w:spacing w:line="360" w:lineRule="auto"/>
        <w:rPr>
          <w:rFonts w:ascii="Arial" w:eastAsia="Arial" w:hAnsi="Arial" w:cs="Arial"/>
          <w:sz w:val="24"/>
          <w:szCs w:val="24"/>
        </w:rPr>
      </w:pPr>
    </w:p>
    <w:p w14:paraId="610E7B3A" w14:textId="77777777" w:rsidR="004236C6" w:rsidRPr="004236C6" w:rsidRDefault="004236C6" w:rsidP="004236C6">
      <w:pPr>
        <w:spacing w:line="360" w:lineRule="auto"/>
        <w:ind w:left="992" w:hanging="425"/>
        <w:outlineLvl w:val="1"/>
        <w:rPr>
          <w:rFonts w:ascii="Arial" w:eastAsia="Arial" w:hAnsi="Arial" w:cs="Arial"/>
          <w:i/>
          <w:iCs/>
          <w:color w:val="000000"/>
          <w:sz w:val="24"/>
          <w:szCs w:val="24"/>
        </w:rPr>
      </w:pPr>
      <w:r>
        <w:rPr>
          <w:rFonts w:ascii="Arial" w:eastAsia="Arial" w:hAnsi="Arial" w:cs="Arial"/>
          <w:i/>
          <w:iCs/>
          <w:color w:val="000000"/>
          <w:sz w:val="24"/>
          <w:szCs w:val="24"/>
        </w:rPr>
        <w:t>IV. Resoluciones judiciales, votos y proyectos</w:t>
      </w:r>
    </w:p>
    <w:p w14:paraId="039A4E25" w14:textId="77777777" w:rsidR="004236C6" w:rsidRPr="004236C6" w:rsidRDefault="004236C6" w:rsidP="004236C6">
      <w:pPr>
        <w:spacing w:line="360" w:lineRule="auto"/>
        <w:rPr>
          <w:rFonts w:ascii="Arial" w:eastAsia="Arial" w:hAnsi="Arial" w:cs="Arial"/>
          <w:sz w:val="24"/>
          <w:szCs w:val="24"/>
        </w:rPr>
      </w:pPr>
    </w:p>
    <w:p w14:paraId="51B48E66"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Sala Superior del Tribunal Electoral del Poder Judicial de la Federación, SUP-JRC-487/2000 y acumulado SUP-JRC-489/2000, sentencia de 29 de diciembre de 2000,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w:t>
      </w:r>
    </w:p>
    <w:p w14:paraId="16C7B84C"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 xml:space="preserve">Voto particular de los magistrados Eloy Fuentes Cerda y Alfonsina Berta Navarro Hidalgo en el SUP-JRC-487/2000 y acumulado, en Tribunal Electoral del Poder Judicial de la Federación, </w:t>
      </w:r>
      <w:r>
        <w:rPr>
          <w:rFonts w:ascii="Arial" w:eastAsia="Arial" w:hAnsi="Arial" w:cs="Arial"/>
          <w:i/>
          <w:iCs/>
          <w:sz w:val="24"/>
          <w:szCs w:val="24"/>
        </w:rPr>
        <w:t>Ejecución de sentencias en los juicios de revisión constitucional electoral. Caso Tabasco</w:t>
      </w:r>
      <w:r>
        <w:rPr>
          <w:rFonts w:ascii="Arial" w:eastAsia="Arial" w:hAnsi="Arial" w:cs="Arial"/>
          <w:sz w:val="24"/>
          <w:szCs w:val="24"/>
        </w:rPr>
        <w:t>, México, TEPJF, 2001, Colección Sentencias Relevantes, núm. 2, t. II.</w:t>
      </w:r>
    </w:p>
    <w:p w14:paraId="06F5FBE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SUP-JRC-170/2001, sentencia de 6 de septiembre de 2001.</w:t>
      </w:r>
    </w:p>
    <w:p w14:paraId="25CD7A8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SUP-JRC-349/2001 y acumulado, sentencia de 30 de diciembre de 2001.</w:t>
      </w:r>
    </w:p>
    <w:p w14:paraId="56E33E7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SUP-JRC-024/2002, sentencia de 30 de enero de 2002.</w:t>
      </w:r>
    </w:p>
    <w:p w14:paraId="66DFA9B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SUP-JRC-221/2003 y acumulados, sentencia de 29 de octubre de 2003.</w:t>
      </w:r>
    </w:p>
    <w:p w14:paraId="2D7E35C2"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los magistrados Alfonsina Berta Navarro Hidalgo, José Luis de la Peza y Eloy Fuentes Cerda en el SUP-JRC-221/2003 y acumulados.</w:t>
      </w:r>
    </w:p>
    <w:p w14:paraId="5DE1255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SUP-JIN-212/2006, sentencia de 28 de agosto de 2006.</w:t>
      </w:r>
    </w:p>
    <w:p w14:paraId="21639BCF"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SUP-JRC-604/2007, sentencia de 23 de diciembre de 2007.</w:t>
      </w:r>
    </w:p>
    <w:p w14:paraId="055D161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SUP-RAP-33/2010, sentencia de 6 de mayo de 2010.</w:t>
      </w:r>
    </w:p>
    <w:p w14:paraId="5F2430B0"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lastRenderedPageBreak/>
        <w:t>Sala Superior del Tribunal Electoral del Poder Judicial de la Federación, SUP-JRC-273/2010 y acumulados, sentencia de 12 de septiembre de 2010.</w:t>
      </w:r>
    </w:p>
    <w:p w14:paraId="0A6CB7B7"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SUP-CDC-2/2017, sentencia de 7 de febrero de 2018.</w:t>
      </w:r>
    </w:p>
    <w:p w14:paraId="07D0B0EA"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SUP-REC-1388/2018, sentencia de 30 de septiembre de 2018.</w:t>
      </w:r>
    </w:p>
    <w:p w14:paraId="6C1FB4C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razonado del magistrado Reyes Rodríguez Mondragón en el SUP-REC-1388/2018.</w:t>
      </w:r>
    </w:p>
    <w:p w14:paraId="17674A3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Superior del Tribunal Electoral del Poder Judicial de la Federación, SUP-JIN-194/2025 y acumulados, sentencia de 20 de agosto de 2025, magistrado encargado del engrose Felipe Alfredo Fuentes Barrera.</w:t>
      </w:r>
    </w:p>
    <w:p w14:paraId="709675F1"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 la magistrada Janine M. Otálora Malassis en el SUP-JIN-194/2025 y acumulados.</w:t>
      </w:r>
    </w:p>
    <w:p w14:paraId="5737A293"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magistrado Reyes Rodríguez Mondragón en el SUP-JIN-194/2025 y acumulados.</w:t>
      </w:r>
    </w:p>
    <w:p w14:paraId="0C64BD58"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Proyecto de sentencia presentado por el magistrado Reyes Rodríguez Mondragón en el SUP-JIN-194/2025 y acumulados, reproducido en su voto particular.</w:t>
      </w:r>
    </w:p>
    <w:p w14:paraId="0FC08794"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Voto particular del ministro José Ramón Cossío Díaz en el amparo directo 78/2012, Primera Sala de la Suprema Corte de Justicia de la Nación, 21 de agosto de 2013.</w:t>
      </w:r>
    </w:p>
    <w:p w14:paraId="681DEB7D" w14:textId="77777777" w:rsidR="004236C6" w:rsidRPr="004236C6" w:rsidRDefault="004236C6" w:rsidP="004236C6">
      <w:pPr>
        <w:spacing w:after="120" w:line="360" w:lineRule="auto"/>
        <w:ind w:left="709" w:hanging="709"/>
        <w:jc w:val="both"/>
        <w:rPr>
          <w:rFonts w:ascii="Arial" w:eastAsia="Arial" w:hAnsi="Arial" w:cs="Arial"/>
          <w:sz w:val="24"/>
          <w:szCs w:val="24"/>
        </w:rPr>
      </w:pPr>
      <w:r>
        <w:rPr>
          <w:rFonts w:ascii="Arial" w:eastAsia="Arial" w:hAnsi="Arial" w:cs="Arial"/>
          <w:sz w:val="24"/>
          <w:szCs w:val="24"/>
        </w:rPr>
        <w:t>Sala Regional Especializada del Tribunal Electoral del Poder Judicial de la Federación, SRE-PSC-236/2024.</w:t>
      </w:r>
    </w:p>
    <w:p w14:paraId="3047F2BC" w14:textId="311B69AE" w:rsidR="00275E9A" w:rsidRDefault="00275E9A" w:rsidP="004236C6">
      <w:pPr>
        <w:spacing w:line="360" w:lineRule="auto"/>
      </w:pPr>
    </w:p>
    <w:sectPr w:rsidR="00275E9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3EAF3" w14:textId="77777777" w:rsidR="00E354C7" w:rsidRDefault="00E354C7" w:rsidP="0075283F">
      <w:r>
        <w:separator/>
      </w:r>
    </w:p>
  </w:endnote>
  <w:endnote w:type="continuationSeparator" w:id="0">
    <w:p w14:paraId="46D792F2" w14:textId="77777777" w:rsidR="00E354C7" w:rsidRDefault="00E354C7" w:rsidP="00752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7880" w14:textId="77777777" w:rsidR="0075283F" w:rsidRDefault="007528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5135" w14:textId="77777777" w:rsidR="0075283F" w:rsidRDefault="0075283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39DC4" w14:textId="77777777" w:rsidR="0075283F" w:rsidRDefault="007528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DBB5D" w14:textId="77777777" w:rsidR="00E354C7" w:rsidRDefault="00E354C7" w:rsidP="0075283F">
      <w:r>
        <w:separator/>
      </w:r>
    </w:p>
  </w:footnote>
  <w:footnote w:type="continuationSeparator" w:id="0">
    <w:p w14:paraId="1752D584" w14:textId="77777777" w:rsidR="00E354C7" w:rsidRDefault="00E354C7" w:rsidP="0075283F">
      <w:r>
        <w:continuationSeparator/>
      </w:r>
    </w:p>
  </w:footnote>
  <w:footnote w:id="1">
    <w:p w14:paraId="58E57577" w14:textId="77777777" w:rsidR="00816622" w:rsidRDefault="00816622" w:rsidP="00816622">
      <w:pPr>
        <w:jc w:val="both"/>
      </w:pPr>
      <w:r>
        <w:rPr>
          <w:rStyle w:val="Refdenotaalpie"/>
        </w:rPr>
        <w:footnoteRef/>
      </w:r>
      <w:r>
        <w:t xml:space="preserve"> </w:t>
      </w:r>
      <w:proofErr w:type="spellStart"/>
      <w:r>
        <w:t>Mittermaier</w:t>
      </w:r>
      <w:proofErr w:type="spellEnd"/>
      <w:r>
        <w:t xml:space="preserve">, C. J. A., </w:t>
      </w:r>
      <w:r>
        <w:rPr>
          <w:i/>
          <w:iCs/>
        </w:rPr>
        <w:t>Tratado de la prueba en materia criminal</w:t>
      </w:r>
      <w:r>
        <w:t>, 2a. ed., Madrid, Imprenta de la Revista de Legislación, 1857, p. 358.</w:t>
      </w:r>
    </w:p>
  </w:footnote>
  <w:footnote w:id="2">
    <w:p w14:paraId="75D8414D" w14:textId="77777777" w:rsidR="00816622" w:rsidRDefault="00816622" w:rsidP="00816622">
      <w:pPr>
        <w:jc w:val="both"/>
      </w:pPr>
      <w:r>
        <w:rPr>
          <w:rStyle w:val="Refdenotaalpie"/>
        </w:rPr>
        <w:footnoteRef/>
      </w:r>
      <w:r>
        <w:t xml:space="preserve"> </w:t>
      </w:r>
      <w:r>
        <w:rPr>
          <w:i/>
          <w:iCs/>
        </w:rPr>
        <w:t>Ibidem</w:t>
      </w:r>
      <w:r>
        <w:t>, pp. 358 y 359.</w:t>
      </w:r>
    </w:p>
  </w:footnote>
  <w:footnote w:id="3">
    <w:p w14:paraId="044E1678" w14:textId="77777777" w:rsidR="00816622" w:rsidRDefault="00816622" w:rsidP="00816622">
      <w:pPr>
        <w:jc w:val="both"/>
      </w:pPr>
      <w:r>
        <w:rPr>
          <w:rStyle w:val="Refdenotaalpie"/>
        </w:rPr>
        <w:footnoteRef/>
      </w:r>
      <w:r>
        <w:t xml:space="preserve"> </w:t>
      </w:r>
      <w:r>
        <w:rPr>
          <w:i/>
          <w:iCs/>
        </w:rPr>
        <w:t>Ibidem</w:t>
      </w:r>
      <w:r>
        <w:t>, pp. 382 y 383.</w:t>
      </w:r>
    </w:p>
  </w:footnote>
  <w:footnote w:id="4">
    <w:p w14:paraId="42C0B7DC" w14:textId="77777777" w:rsidR="00816622" w:rsidRDefault="00816622" w:rsidP="00816622">
      <w:pPr>
        <w:jc w:val="both"/>
      </w:pPr>
      <w:r>
        <w:rPr>
          <w:rStyle w:val="Refdenotaalpie"/>
        </w:rPr>
        <w:footnoteRef/>
      </w:r>
      <w:r>
        <w:t xml:space="preserve"> </w:t>
      </w:r>
      <w:r>
        <w:rPr>
          <w:i/>
          <w:iCs/>
        </w:rPr>
        <w:t>Ibidem</w:t>
      </w:r>
      <w:r>
        <w:t>, p. 360.</w:t>
      </w:r>
    </w:p>
  </w:footnote>
  <w:footnote w:id="5">
    <w:p w14:paraId="765A4A96" w14:textId="77777777" w:rsidR="00816622" w:rsidRDefault="00816622" w:rsidP="00816622">
      <w:pPr>
        <w:jc w:val="both"/>
      </w:pPr>
      <w:r>
        <w:rPr>
          <w:rStyle w:val="Refdenotaalpie"/>
        </w:rPr>
        <w:footnoteRef/>
      </w:r>
      <w:r>
        <w:t xml:space="preserve"> </w:t>
      </w:r>
      <w:r>
        <w:rPr>
          <w:i/>
          <w:iCs/>
        </w:rPr>
        <w:t>Ibidem</w:t>
      </w:r>
      <w:r>
        <w:t>, p. 361.</w:t>
      </w:r>
    </w:p>
  </w:footnote>
  <w:footnote w:id="6">
    <w:p w14:paraId="00EC4A44" w14:textId="77777777" w:rsidR="00816622" w:rsidRDefault="00816622" w:rsidP="00816622">
      <w:pPr>
        <w:jc w:val="both"/>
      </w:pPr>
      <w:r>
        <w:rPr>
          <w:rStyle w:val="Refdenotaalpie"/>
        </w:rPr>
        <w:footnoteRef/>
      </w:r>
      <w:r>
        <w:t xml:space="preserve"> </w:t>
      </w:r>
      <w:r>
        <w:rPr>
          <w:i/>
          <w:iCs/>
        </w:rPr>
        <w:t>Ibidem</w:t>
      </w:r>
      <w:r>
        <w:t>, pp. 361 y 362.</w:t>
      </w:r>
    </w:p>
  </w:footnote>
  <w:footnote w:id="7">
    <w:p w14:paraId="03E9CA3B" w14:textId="77777777" w:rsidR="00816622" w:rsidRDefault="00816622" w:rsidP="00816622">
      <w:pPr>
        <w:jc w:val="both"/>
      </w:pPr>
      <w:r>
        <w:rPr>
          <w:rStyle w:val="Refdenotaalpie"/>
        </w:rPr>
        <w:footnoteRef/>
      </w:r>
      <w:r>
        <w:t xml:space="preserve"> </w:t>
      </w:r>
      <w:r>
        <w:rPr>
          <w:i/>
          <w:iCs/>
        </w:rPr>
        <w:t>Ibidem</w:t>
      </w:r>
      <w:r>
        <w:t>, pp. 365 y 366.</w:t>
      </w:r>
    </w:p>
  </w:footnote>
  <w:footnote w:id="8">
    <w:p w14:paraId="3AFFDD67" w14:textId="77777777" w:rsidR="00816622" w:rsidRDefault="00816622" w:rsidP="00816622">
      <w:pPr>
        <w:jc w:val="both"/>
      </w:pPr>
      <w:r>
        <w:rPr>
          <w:rStyle w:val="Refdenotaalpie"/>
        </w:rPr>
        <w:footnoteRef/>
      </w:r>
      <w:r>
        <w:t xml:space="preserve"> </w:t>
      </w:r>
      <w:r>
        <w:rPr>
          <w:i/>
          <w:iCs/>
        </w:rPr>
        <w:t>Ibidem</w:t>
      </w:r>
      <w:r>
        <w:t>, p. 382.</w:t>
      </w:r>
    </w:p>
  </w:footnote>
  <w:footnote w:id="9">
    <w:p w14:paraId="04DD7E96" w14:textId="77777777" w:rsidR="00816622" w:rsidRDefault="00816622" w:rsidP="00816622">
      <w:pPr>
        <w:jc w:val="both"/>
      </w:pPr>
      <w:r>
        <w:rPr>
          <w:rStyle w:val="Refdenotaalpie"/>
        </w:rPr>
        <w:footnoteRef/>
      </w:r>
      <w:r>
        <w:t xml:space="preserve"> Carnelutti, Francesco, </w:t>
      </w:r>
      <w:r>
        <w:rPr>
          <w:i/>
          <w:iCs/>
        </w:rPr>
        <w:t>La prueba civil</w:t>
      </w:r>
      <w:r>
        <w:t>, trad. de Niceto Alcalá-Zamora y Castillo, Santiago de Chile, Ediciones Olejnik, 2018, p. 219.</w:t>
      </w:r>
    </w:p>
  </w:footnote>
  <w:footnote w:id="10">
    <w:p w14:paraId="404E03A1" w14:textId="77777777" w:rsidR="00816622" w:rsidRDefault="00816622" w:rsidP="00816622">
      <w:pPr>
        <w:jc w:val="both"/>
      </w:pPr>
      <w:r>
        <w:rPr>
          <w:rStyle w:val="Refdenotaalpie"/>
        </w:rPr>
        <w:footnoteRef/>
      </w:r>
      <w:r>
        <w:t xml:space="preserve"> </w:t>
      </w:r>
      <w:r>
        <w:rPr>
          <w:i/>
          <w:iCs/>
        </w:rPr>
        <w:t>Ibidem</w:t>
      </w:r>
      <w:r>
        <w:t>, p. 127.</w:t>
      </w:r>
    </w:p>
  </w:footnote>
  <w:footnote w:id="11">
    <w:p w14:paraId="0BEE07BD" w14:textId="77777777" w:rsidR="00816622" w:rsidRDefault="00816622" w:rsidP="00816622">
      <w:pPr>
        <w:jc w:val="both"/>
      </w:pPr>
      <w:r>
        <w:rPr>
          <w:rStyle w:val="Refdenotaalpie"/>
        </w:rPr>
        <w:footnoteRef/>
      </w:r>
      <w:r>
        <w:t xml:space="preserve"> Benfeld, Johann, Los orígenes del concepto de sana crítica, </w:t>
      </w:r>
      <w:r>
        <w:rPr>
          <w:i/>
          <w:iCs/>
        </w:rPr>
        <w:t>Revista de Estudios Histórico-Jurídicos</w:t>
      </w:r>
      <w:r>
        <w:t xml:space="preserve">, Valparaíso, núm. XXXV, 2013, pp. 571</w:t>
      </w:r>
      <w:r>
        <w:t xml:space="preserve">, 572 y 577</w:t>
      </w:r>
      <w:r>
        <w:t xml:space="preserve">.</w:t>
      </w:r>
    </w:p>
  </w:footnote>
  <w:footnote w:id="12">
    <w:p w14:paraId="45ABA5BE" w14:textId="77777777" w:rsidR="00816622" w:rsidRDefault="00816622" w:rsidP="00816622">
      <w:pPr>
        <w:jc w:val="both"/>
      </w:pPr>
      <w:r>
        <w:rPr>
          <w:rStyle w:val="Refdenotaalpie"/>
        </w:rPr>
        <w:footnoteRef/>
      </w:r>
      <w:r>
        <w:t xml:space="preserve"> Devis Echandía, Hernando, </w:t>
      </w:r>
      <w:r>
        <w:rPr>
          <w:i/>
          <w:iCs/>
        </w:rPr>
        <w:t>Nociones generales de derecho procesal civil</w:t>
      </w:r>
      <w:r>
        <w:t>, pról. de Jaime Guasp, Madrid, Aguilar, s.f., p. 57.</w:t>
      </w:r>
    </w:p>
  </w:footnote>
  <w:footnote w:id="13">
    <w:p w14:paraId="650239D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360, nota 1.</w:t>
      </w:r>
    </w:p>
  </w:footnote>
  <w:footnote w:id="14">
    <w:p w14:paraId="2171184A" w14:textId="77777777" w:rsidR="00816622" w:rsidRDefault="00816622" w:rsidP="00816622">
      <w:pPr>
        <w:jc w:val="both"/>
      </w:pPr>
      <w:r>
        <w:rPr>
          <w:rStyle w:val="Refdenotaalpie"/>
        </w:rPr>
        <w:footnoteRef/>
      </w:r>
      <w:r>
        <w:t xml:space="preserve"> Cortés Coto, Ronald, La prueba indiciaria, </w:t>
      </w:r>
      <w:r>
        <w:rPr>
          <w:i/>
          <w:iCs/>
        </w:rPr>
        <w:t>Revista Digital de la Maestría en Ciencias Penales</w:t>
      </w:r>
      <w:r>
        <w:t>, San José, Universidad de Costa Rica, núm. 2, 2010, pp. 271 y 272.</w:t>
      </w:r>
    </w:p>
  </w:footnote>
  <w:footnote w:id="15">
    <w:p w14:paraId="0ABD910C" w14:textId="77777777" w:rsidR="00816622" w:rsidRDefault="00816622" w:rsidP="00816622">
      <w:pPr>
        <w:jc w:val="both"/>
      </w:pPr>
      <w:r>
        <w:rPr>
          <w:rStyle w:val="Refdenotaalpie"/>
        </w:rPr>
        <w:footnoteRef/>
      </w:r>
      <w:r>
        <w:t xml:space="preserve"> González Lagier, Daniel, </w:t>
      </w:r>
      <w:r>
        <w:rPr>
          <w:i/>
          <w:iCs/>
        </w:rPr>
        <w:t>Quaestio facti. Ensayos sobre prueba, causalidad y acción</w:t>
      </w:r>
      <w:r>
        <w:t>, Lima-Bogotá, Palestra-Temis, 2005, pp. 55-59.</w:t>
      </w:r>
    </w:p>
  </w:footnote>
  <w:footnote w:id="16">
    <w:p w14:paraId="25723BBF" w14:textId="77777777" w:rsidR="00816622" w:rsidRDefault="00816622" w:rsidP="00816622">
      <w:pPr>
        <w:jc w:val="both"/>
      </w:pPr>
      <w:r>
        <w:rPr>
          <w:rStyle w:val="Refdenotaalpie"/>
        </w:rPr>
        <w:footnoteRef/>
      </w:r>
      <w:r>
        <w:t xml:space="preserve"> </w:t>
      </w:r>
      <w:r>
        <w:rPr>
          <w:i/>
          <w:iCs/>
        </w:rPr>
        <w:t>Ibidem</w:t>
      </w:r>
      <w:r>
        <w:t>, pp. 61 y 62.</w:t>
      </w:r>
    </w:p>
  </w:footnote>
  <w:footnote w:id="17">
    <w:p w14:paraId="2A6AE5AE" w14:textId="77777777" w:rsidR="00816622" w:rsidRDefault="00816622" w:rsidP="00816622">
      <w:pPr>
        <w:jc w:val="both"/>
      </w:pPr>
      <w:r>
        <w:rPr>
          <w:rStyle w:val="Refdenotaalpie"/>
        </w:rPr>
        <w:footnoteRef/>
      </w:r>
      <w:r>
        <w:t xml:space="preserve"> </w:t>
      </w:r>
      <w:r>
        <w:rPr>
          <w:i/>
          <w:iCs/>
        </w:rPr>
        <w:t>Ibidem</w:t>
      </w:r>
      <w:r>
        <w:t>, p. 62.</w:t>
      </w:r>
    </w:p>
  </w:footnote>
  <w:footnote w:id="18">
    <w:p w14:paraId="61FA0F23" w14:textId="77777777" w:rsidR="00816622" w:rsidRDefault="00816622" w:rsidP="00816622">
      <w:pPr>
        <w:jc w:val="both"/>
      </w:pPr>
      <w:r>
        <w:rPr>
          <w:rStyle w:val="Refdenotaalpie"/>
        </w:rPr>
        <w:footnoteRef/>
      </w:r>
      <w:r>
        <w:t xml:space="preserve"> </w:t>
      </w:r>
      <w:r>
        <w:rPr>
          <w:i/>
          <w:iCs/>
        </w:rPr>
        <w:t>Ibidem</w:t>
      </w:r>
      <w:r>
        <w:t>, p. 87.</w:t>
      </w:r>
    </w:p>
  </w:footnote>
  <w:footnote w:id="19">
    <w:p w14:paraId="5123A421" w14:textId="77777777" w:rsidR="00816622" w:rsidRDefault="00816622" w:rsidP="00816622">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pp. 42 y 43.</w:t>
      </w:r>
    </w:p>
  </w:footnote>
  <w:footnote w:id="20">
    <w:p w14:paraId="5F5C6DD6" w14:textId="77777777" w:rsidR="00816622" w:rsidRDefault="00816622" w:rsidP="00816622">
      <w:pPr>
        <w:jc w:val="both"/>
      </w:pPr>
      <w:r>
        <w:rPr>
          <w:rStyle w:val="Refdenotaalpie"/>
        </w:rPr>
        <w:footnoteRef/>
      </w:r>
      <w:r>
        <w:t xml:space="preserve"> Carnelutti, </w:t>
      </w:r>
      <w:r>
        <w:rPr>
          <w:i/>
          <w:iCs/>
        </w:rPr>
        <w:t>La prueba civil</w:t>
      </w:r>
      <w:r>
        <w:t>, cit., p. 220.</w:t>
      </w:r>
    </w:p>
  </w:footnote>
  <w:footnote w:id="21">
    <w:p w14:paraId="77EEA180" w14:textId="77777777" w:rsidR="00816622" w:rsidRDefault="00816622" w:rsidP="00816622">
      <w:pPr>
        <w:jc w:val="both"/>
      </w:pPr>
      <w:r>
        <w:rPr>
          <w:rStyle w:val="Refdenotaalpie"/>
        </w:rPr>
        <w:footnoteRef/>
      </w:r>
      <w:r>
        <w:t xml:space="preserve"> Gascón Abellán, Marina, </w:t>
      </w:r>
      <w:r>
        <w:rPr>
          <w:i/>
          <w:iCs/>
        </w:rPr>
        <w:t>Los hechos en el derecho. Bases argumentales de la prueba</w:t>
      </w:r>
      <w:r>
        <w:t>, 3a. ed., Madrid, Marcial Pons, 2010, p. 79.</w:t>
      </w:r>
    </w:p>
  </w:footnote>
  <w:footnote w:id="22">
    <w:p w14:paraId="18B6A7E2" w14:textId="77777777" w:rsidR="00816622" w:rsidRDefault="00816622" w:rsidP="00816622">
      <w:pPr>
        <w:jc w:val="both"/>
      </w:pPr>
      <w:r>
        <w:rPr>
          <w:rStyle w:val="Refdenotaalpie"/>
        </w:rPr>
        <w:footnoteRef/>
      </w:r>
      <w:r>
        <w:t xml:space="preserve"> González Lagier, </w:t>
      </w:r>
      <w:r>
        <w:rPr>
          <w:i/>
          <w:iCs/>
        </w:rPr>
        <w:t>Quaestio facti</w:t>
      </w:r>
      <w:r>
        <w:t>, cit., pp. 93 y 94.</w:t>
      </w:r>
    </w:p>
  </w:footnote>
  <w:footnote w:id="23">
    <w:p w14:paraId="325350A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44-46.</w:t>
      </w:r>
    </w:p>
  </w:footnote>
  <w:footnote w:id="24">
    <w:p w14:paraId="414A28C7" w14:textId="77777777" w:rsidR="00816622" w:rsidRDefault="00816622" w:rsidP="00816622">
      <w:pPr>
        <w:jc w:val="both"/>
      </w:pPr>
      <w:r>
        <w:rPr>
          <w:rStyle w:val="Refdenotaalpie"/>
        </w:rPr>
        <w:footnoteRef/>
      </w:r>
      <w:r>
        <w:t xml:space="preserve"> Cortés Coto, La prueba indiciaria, cit., pp. 285 y 286.</w:t>
      </w:r>
    </w:p>
  </w:footnote>
  <w:footnote w:id="25">
    <w:p w14:paraId="550B3BC6" w14:textId="77777777" w:rsidR="00816622" w:rsidRDefault="00816622" w:rsidP="00816622">
      <w:pPr>
        <w:jc w:val="both"/>
      </w:pPr>
      <w:r>
        <w:rPr>
          <w:rStyle w:val="Refdenotaalpie"/>
        </w:rPr>
        <w:footnoteRef/>
      </w:r>
      <w:r>
        <w:t xml:space="preserve"> </w:t>
      </w:r>
      <w:r>
        <w:rPr>
          <w:i/>
          <w:iCs/>
        </w:rPr>
        <w:t>Ibidem</w:t>
      </w:r>
      <w:r>
        <w:t>, p. 284.</w:t>
      </w:r>
    </w:p>
  </w:footnote>
  <w:footnote w:id="26">
    <w:p w14:paraId="2B0100D5" w14:textId="77777777" w:rsidR="00816622" w:rsidRDefault="00816622" w:rsidP="00816622">
      <w:pPr>
        <w:jc w:val="both"/>
      </w:pPr>
      <w:r>
        <w:rPr>
          <w:rStyle w:val="Refdenotaalpie"/>
        </w:rPr>
        <w:footnoteRef/>
      </w:r>
      <w:r>
        <w:t xml:space="preserve"> Carnelutti, </w:t>
      </w:r>
      <w:r>
        <w:rPr>
          <w:i/>
          <w:iCs/>
        </w:rPr>
        <w:t>La prueba civil</w:t>
      </w:r>
      <w:r>
        <w:t>, cit., p. 219.</w:t>
      </w:r>
    </w:p>
  </w:footnote>
  <w:footnote w:id="27">
    <w:p w14:paraId="6089C66A"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48, nota 77.</w:t>
      </w:r>
    </w:p>
  </w:footnote>
  <w:footnote w:id="28">
    <w:p w14:paraId="208DC4F3"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29">
    <w:p w14:paraId="79C95C17" w14:textId="77777777" w:rsidR="00816622" w:rsidRDefault="00816622" w:rsidP="00816622">
      <w:pPr>
        <w:jc w:val="both"/>
      </w:pPr>
      <w:r>
        <w:rPr>
          <w:rStyle w:val="Refdenotaalpie"/>
        </w:rPr>
        <w:footnoteRef/>
      </w:r>
      <w:r>
        <w:t xml:space="preserve"> </w:t>
      </w:r>
      <w:r>
        <w:rPr>
          <w:i/>
          <w:iCs/>
        </w:rPr>
        <w:t>Ibidem</w:t>
      </w:r>
      <w:r>
        <w:t>, p. 378.</w:t>
      </w:r>
    </w:p>
  </w:footnote>
  <w:footnote w:id="30">
    <w:p w14:paraId="3CDED8F0" w14:textId="77777777" w:rsidR="00816622" w:rsidRDefault="00816622" w:rsidP="00816622">
      <w:pPr>
        <w:jc w:val="both"/>
      </w:pPr>
      <w:r>
        <w:rPr>
          <w:rStyle w:val="Refdenotaalpie"/>
        </w:rPr>
        <w:footnoteRef/>
      </w:r>
      <w:r>
        <w:t xml:space="preserve"> Citado por Cortés Coto, La prueba indiciaria, cit., p. 280.</w:t>
      </w:r>
    </w:p>
  </w:footnote>
  <w:footnote w:id="31">
    <w:p w14:paraId="4C354F52" w14:textId="77777777" w:rsidR="00816622" w:rsidRDefault="00816622" w:rsidP="00816622">
      <w:pPr>
        <w:jc w:val="both"/>
      </w:pPr>
      <w:r>
        <w:rPr>
          <w:rStyle w:val="Refdenotaalpie"/>
        </w:rPr>
        <w:footnoteRef/>
      </w:r>
      <w:r>
        <w:t xml:space="preserve"> González Lagier, </w:t>
      </w:r>
      <w:r>
        <w:rPr>
          <w:i/>
          <w:iCs/>
        </w:rPr>
        <w:t>Quaestio facti</w:t>
      </w:r>
      <w:r>
        <w:t>, cit., p. 82.</w:t>
      </w:r>
    </w:p>
  </w:footnote>
  <w:footnote w:id="32">
    <w:p w14:paraId="3430D85A" w14:textId="77777777" w:rsidR="00816622" w:rsidRDefault="00816622" w:rsidP="00816622">
      <w:pPr>
        <w:jc w:val="both"/>
      </w:pPr>
      <w:r>
        <w:rPr>
          <w:rStyle w:val="Refdenotaalpie"/>
        </w:rPr>
        <w:footnoteRef/>
      </w:r>
      <w:r>
        <w:t xml:space="preserve"> </w:t>
      </w:r>
      <w:r>
        <w:rPr>
          <w:i/>
          <w:iCs/>
        </w:rPr>
        <w:t>Ibidem</w:t>
      </w:r>
      <w:r>
        <w:t>, pp. 83 y 84.</w:t>
      </w:r>
    </w:p>
  </w:footnote>
  <w:footnote w:id="33">
    <w:p w14:paraId="50E8CD2F" w14:textId="77777777" w:rsidR="00816622" w:rsidRDefault="00816622" w:rsidP="00816622">
      <w:pPr>
        <w:jc w:val="both"/>
      </w:pPr>
      <w:r>
        <w:rPr>
          <w:rStyle w:val="Refdenotaalpie"/>
        </w:rPr>
        <w:footnoteRef/>
      </w:r>
      <w:r>
        <w:t xml:space="preserve"> Ferrer Beltrán, Jordi, </w:t>
      </w:r>
      <w:r>
        <w:rPr>
          <w:i/>
          <w:iCs/>
        </w:rPr>
        <w:t>La valoración racional de la prueba</w:t>
      </w:r>
      <w:r>
        <w:t>, Madrid, Marcial Pons, 2007, p. 76.</w:t>
      </w:r>
    </w:p>
  </w:footnote>
  <w:footnote w:id="34">
    <w:p w14:paraId="0E1471C6"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pp. 365 y 366.</w:t>
      </w:r>
    </w:p>
  </w:footnote>
  <w:footnote w:id="35">
    <w:p w14:paraId="415D6969" w14:textId="77777777" w:rsidR="00816622" w:rsidRDefault="00816622" w:rsidP="00816622">
      <w:pPr>
        <w:jc w:val="both"/>
      </w:pPr>
      <w:r>
        <w:rPr>
          <w:rStyle w:val="Refdenotaalpie"/>
        </w:rPr>
        <w:footnoteRef/>
      </w:r>
      <w:r>
        <w:t xml:space="preserve"> Cortés Coto, La prueba indiciaria, cit., pp. 286 y 287.</w:t>
      </w:r>
    </w:p>
  </w:footnote>
  <w:footnote w:id="36">
    <w:p w14:paraId="37A1A8A1" w14:textId="77777777" w:rsidR="00816622" w:rsidRDefault="00816622" w:rsidP="00816622">
      <w:pPr>
        <w:jc w:val="both"/>
      </w:pPr>
      <w:r>
        <w:rPr>
          <w:rStyle w:val="Refdenotaalpie"/>
        </w:rPr>
        <w:footnoteRef/>
      </w:r>
      <w:r>
        <w:t xml:space="preserve"> González Lagier, </w:t>
      </w:r>
      <w:r>
        <w:rPr>
          <w:i/>
          <w:iCs/>
        </w:rPr>
        <w:t>Quaestio facti</w:t>
      </w:r>
      <w:r>
        <w:t>, cit., p. 79.</w:t>
      </w:r>
    </w:p>
  </w:footnote>
  <w:footnote w:id="37">
    <w:p w14:paraId="4FCEE6E7" w14:textId="77777777" w:rsidR="00816622" w:rsidRDefault="00816622" w:rsidP="00816622">
      <w:pPr>
        <w:jc w:val="both"/>
      </w:pPr>
      <w:r>
        <w:rPr>
          <w:rStyle w:val="Refdenotaalpie"/>
        </w:rPr>
        <w:footnoteRef/>
      </w:r>
      <w:r>
        <w:t xml:space="preserve"> </w:t>
      </w:r>
      <w:r>
        <w:rPr>
          <w:i/>
          <w:iCs/>
        </w:rPr>
        <w:t>Ibidem</w:t>
      </w:r>
      <w:r>
        <w:t>, pp. 64-71.</w:t>
      </w:r>
    </w:p>
  </w:footnote>
  <w:footnote w:id="38">
    <w:p w14:paraId="4F7D1185" w14:textId="77777777" w:rsidR="00816622" w:rsidRDefault="00816622" w:rsidP="00816622">
      <w:pPr>
        <w:jc w:val="both"/>
      </w:pPr>
      <w:r>
        <w:rPr>
          <w:rStyle w:val="Refdenotaalpie"/>
        </w:rPr>
        <w:footnoteRef/>
      </w:r>
      <w:r>
        <w:t xml:space="preserve"> </w:t>
      </w:r>
      <w:r>
        <w:rPr>
          <w:i/>
          <w:iCs/>
        </w:rPr>
        <w:t>Ibidem</w:t>
      </w:r>
      <w:r>
        <w:t>, p. 70.</w:t>
      </w:r>
    </w:p>
  </w:footnote>
  <w:footnote w:id="39">
    <w:p w14:paraId="0C1600D9" w14:textId="77777777" w:rsidR="00816622" w:rsidRDefault="00816622" w:rsidP="00816622">
      <w:pPr>
        <w:jc w:val="both"/>
      </w:pPr>
      <w:r>
        <w:rPr>
          <w:rStyle w:val="Refdenotaalpie"/>
        </w:rPr>
        <w:footnoteRef/>
      </w:r>
      <w:r>
        <w:t xml:space="preserve"> </w:t>
      </w:r>
      <w:r>
        <w:rPr>
          <w:i/>
          <w:iCs/>
        </w:rPr>
        <w:t>Ibidem</w:t>
      </w:r>
      <w:r>
        <w:t>, pp. 80-91.</w:t>
      </w:r>
    </w:p>
  </w:footnote>
  <w:footnote w:id="40">
    <w:p w14:paraId="432B3D07" w14:textId="77777777" w:rsidR="00816622" w:rsidRDefault="00816622" w:rsidP="00816622">
      <w:pPr>
        <w:jc w:val="both"/>
      </w:pPr>
      <w:r>
        <w:rPr>
          <w:rStyle w:val="Refdenotaalpie"/>
        </w:rPr>
        <w:footnoteRef/>
      </w:r>
      <w:r>
        <w:t xml:space="preserve"> </w:t>
      </w:r>
      <w:r>
        <w:rPr>
          <w:i/>
          <w:iCs/>
        </w:rPr>
        <w:t>Ibidem</w:t>
      </w:r>
      <w:r>
        <w:t>, p. 80.</w:t>
      </w:r>
    </w:p>
  </w:footnote>
  <w:footnote w:id="41">
    <w:p w14:paraId="6CD11839" w14:textId="77777777" w:rsidR="00816622" w:rsidRDefault="00816622" w:rsidP="00816622">
      <w:pPr>
        <w:jc w:val="both"/>
      </w:pPr>
      <w:r>
        <w:rPr>
          <w:rStyle w:val="Refdenotaalpie"/>
        </w:rPr>
        <w:footnoteRef/>
      </w:r>
      <w:r>
        <w:t xml:space="preserve"> </w:t>
      </w:r>
      <w:r>
        <w:rPr>
          <w:i/>
          <w:iCs/>
        </w:rPr>
        <w:t>Ibidem</w:t>
      </w:r>
      <w:r>
        <w:t>, pp. 92 y 93.</w:t>
      </w:r>
    </w:p>
  </w:footnote>
  <w:footnote w:id="42">
    <w:p w14:paraId="2C9B2504" w14:textId="77777777" w:rsidR="00816622" w:rsidRDefault="00816622" w:rsidP="00816622">
      <w:pPr>
        <w:jc w:val="both"/>
      </w:pPr>
      <w:r>
        <w:rPr>
          <w:rStyle w:val="Refdenotaalpie"/>
        </w:rPr>
        <w:footnoteRef/>
      </w:r>
      <w:r>
        <w:t xml:space="preserve"> </w:t>
      </w:r>
      <w:r>
        <w:rPr>
          <w:i/>
          <w:iCs/>
        </w:rPr>
        <w:t>Ibidem</w:t>
      </w:r>
      <w:r>
        <w:t>, pp. 86 y 87.</w:t>
      </w:r>
    </w:p>
  </w:footnote>
  <w:footnote w:id="43">
    <w:p w14:paraId="56E7C9EB" w14:textId="77777777" w:rsidR="00816622" w:rsidRDefault="00816622" w:rsidP="00816622">
      <w:pPr>
        <w:jc w:val="both"/>
      </w:pPr>
      <w:r>
        <w:rPr>
          <w:rStyle w:val="Refdenotaalpie"/>
        </w:rPr>
        <w:footnoteRef/>
      </w:r>
      <w:r>
        <w:t xml:space="preserve"> </w:t>
      </w:r>
      <w:r>
        <w:rPr>
          <w:i/>
          <w:iCs/>
        </w:rPr>
        <w:t>Ibidem</w:t>
      </w:r>
      <w:r>
        <w:t xml:space="preserve">, p. 86, nota 35</w:t>
      </w:r>
      <w:r>
        <w:t xml:space="preserve">, y p. 87</w:t>
      </w:r>
      <w:r>
        <w:t xml:space="preserve">.</w:t>
      </w:r>
    </w:p>
  </w:footnote>
  <w:footnote w:id="44">
    <w:p w14:paraId="153A1072"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pp. 49 y 50.</w:t>
      </w:r>
    </w:p>
  </w:footnote>
  <w:footnote w:id="45">
    <w:p w14:paraId="6F95913F" w14:textId="77777777" w:rsidR="00816622" w:rsidRDefault="00816622" w:rsidP="00816622">
      <w:pPr>
        <w:jc w:val="both"/>
      </w:pPr>
      <w:r>
        <w:rPr>
          <w:rStyle w:val="Refdenotaalpie"/>
        </w:rPr>
        <w:footnoteRef/>
      </w:r>
      <w:r>
        <w:t xml:space="preserve"> </w:t>
      </w:r>
      <w:r>
        <w:rPr>
          <w:i/>
          <w:iCs/>
        </w:rPr>
        <w:t>Ibidem</w:t>
      </w:r>
      <w:r>
        <w:t xml:space="preserve">, pp. 38 y 39. Igartua remite a Haack, Susan, </w:t>
      </w:r>
      <w:proofErr w:type="spellStart"/>
      <w:r>
        <w:rPr>
          <w:i/>
          <w:iCs/>
        </w:rPr>
        <w:t>Legalizzare</w:t>
      </w:r>
      <w:proofErr w:type="spellEnd"/>
      <w:r>
        <w:rPr>
          <w:i/>
          <w:iCs/>
        </w:rPr>
        <w:t xml:space="preserve"> </w:t>
      </w:r>
      <w:proofErr w:type="spellStart"/>
      <w:r>
        <w:rPr>
          <w:i/>
          <w:iCs/>
        </w:rPr>
        <w:t>l’epistemologia</w:t>
      </w:r>
      <w:proofErr w:type="spellEnd"/>
      <w:r>
        <w:rPr>
          <w:i/>
          <w:iCs/>
        </w:rPr>
        <w:t xml:space="preserve">. Prova, </w:t>
      </w:r>
      <w:proofErr w:type="spellStart"/>
      <w:r>
        <w:rPr>
          <w:i/>
          <w:iCs/>
        </w:rPr>
        <w:t>probabilità</w:t>
      </w:r>
      <w:proofErr w:type="spellEnd"/>
      <w:r>
        <w:rPr>
          <w:i/>
          <w:iCs/>
        </w:rPr>
        <w:t xml:space="preserve"> e causa nel </w:t>
      </w:r>
      <w:proofErr w:type="spellStart"/>
      <w:r>
        <w:rPr>
          <w:i/>
          <w:iCs/>
        </w:rPr>
        <w:t>diritto</w:t>
      </w:r>
      <w:proofErr w:type="spellEnd"/>
      <w:r>
        <w:t>, Milán, EGEA, 2015, pp. 19-21.</w:t>
      </w:r>
    </w:p>
  </w:footnote>
  <w:footnote w:id="46">
    <w:p w14:paraId="57F201B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 nota 85.</w:t>
      </w:r>
    </w:p>
  </w:footnote>
  <w:footnote w:id="47">
    <w:p w14:paraId="7A37BB0A"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383.</w:t>
      </w:r>
    </w:p>
  </w:footnote>
  <w:footnote w:id="48">
    <w:p w14:paraId="470F635F"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324, nota 4.</w:t>
      </w:r>
    </w:p>
  </w:footnote>
  <w:footnote w:id="49">
    <w:p w14:paraId="34640D5A" w14:textId="77777777" w:rsidR="00816622" w:rsidRDefault="00816622" w:rsidP="00816622">
      <w:pPr>
        <w:jc w:val="both"/>
      </w:pPr>
      <w:r>
        <w:rPr>
          <w:rStyle w:val="Refdenotaalpie"/>
        </w:rPr>
        <w:footnoteRef/>
      </w:r>
      <w:r>
        <w:t xml:space="preserve"> </w:t>
      </w:r>
      <w:r>
        <w:rPr>
          <w:i/>
          <w:iCs/>
        </w:rPr>
        <w:t>Ibidem</w:t>
      </w:r>
      <w:r>
        <w:t>, p. 395.</w:t>
      </w:r>
    </w:p>
  </w:footnote>
  <w:footnote w:id="50">
    <w:p w14:paraId="7D61075D" w14:textId="77777777" w:rsidR="00816622" w:rsidRDefault="00816622" w:rsidP="008166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51">
    <w:p w14:paraId="0E647A8B" w14:textId="77777777" w:rsidR="00816622" w:rsidRDefault="00816622" w:rsidP="00816622">
      <w:pPr>
        <w:jc w:val="both"/>
      </w:pPr>
      <w:r>
        <w:rPr>
          <w:rStyle w:val="Refdenotaalpie"/>
        </w:rPr>
        <w:footnoteRef/>
      </w:r>
      <w:r>
        <w:t xml:space="preserve"> Tesis 1a. CCLXXXIII/2013 (10a.), </w:t>
      </w:r>
      <w:r>
        <w:rPr>
          <w:i/>
          <w:iCs/>
        </w:rPr>
        <w:t>Semanario Judicial de la Federación y su Gaceta</w:t>
      </w:r>
      <w:r>
        <w:t>, Décima Época, libro XXV, octubre de 2013, t. 2, p. 1058, registro digital 2004757.</w:t>
      </w:r>
    </w:p>
  </w:footnote>
  <w:footnote w:id="52">
    <w:p w14:paraId="3FBDCE6F" w14:textId="77777777" w:rsidR="00816622" w:rsidRDefault="00816622" w:rsidP="00816622">
      <w:pPr>
        <w:jc w:val="both"/>
      </w:pPr>
      <w:r>
        <w:rPr>
          <w:rStyle w:val="Refdenotaalpie"/>
        </w:rPr>
        <w:footnoteRef/>
      </w:r>
      <w:r>
        <w:t xml:space="preserve"> Cossío Díaz, José Ramón, voto particular en el amparo directo 78/2012, Primera Sala de la Suprema Corte de Justicia de la Nación, 21 de agosto de 2013.</w:t>
      </w:r>
    </w:p>
  </w:footnote>
  <w:footnote w:id="53">
    <w:p w14:paraId="6FA54B0B" w14:textId="77777777" w:rsidR="00816622" w:rsidRDefault="00816622" w:rsidP="00816622">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54">
    <w:p w14:paraId="333CD337" w14:textId="77777777" w:rsidR="00816622" w:rsidRDefault="00816622" w:rsidP="00816622">
      <w:pPr>
        <w:jc w:val="both"/>
      </w:pPr>
      <w:r>
        <w:rPr>
          <w:rStyle w:val="Refdenotaalpie"/>
        </w:rPr>
        <w:footnoteRef/>
      </w:r>
      <w:r>
        <w:t xml:space="preserve"> Sala Superior del Tribunal Electoral del Poder Judicial de la Federación, SUP-JRC-487/2000 y acumulado SUP-JRC-489/2000, sentencia de 29 de diciembre de 2000, considerando de valoración probatoria, fragmento consultado correspondiente a las pp. 470-510 del expediente digitalizado.</w:t>
      </w:r>
    </w:p>
  </w:footnote>
  <w:footnote w:id="55">
    <w:p w14:paraId="3F7FC650" w14:textId="77777777" w:rsidR="00816622" w:rsidRDefault="00816622" w:rsidP="008166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Entre sus precedentes figura el SUP-JRC-349/2001.</w:t>
      </w:r>
    </w:p>
  </w:footnote>
  <w:footnote w:id="56">
    <w:p w14:paraId="23E7C308" w14:textId="77777777" w:rsidR="00816622" w:rsidRDefault="00816622" w:rsidP="00816622">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7">
    <w:p w14:paraId="0D31C6D4" w14:textId="77777777" w:rsidR="00816622" w:rsidRDefault="00816622" w:rsidP="00816622">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58">
    <w:p w14:paraId="49A559FA" w14:textId="77777777" w:rsidR="00816622" w:rsidRDefault="00816622" w:rsidP="00816622">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59">
    <w:p w14:paraId="6779B70A" w14:textId="77777777" w:rsidR="00816622" w:rsidRDefault="00816622" w:rsidP="00816622">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60">
    <w:p w14:paraId="436FF810" w14:textId="77777777" w:rsidR="00816622" w:rsidRDefault="00816622" w:rsidP="00816622">
      <w:pPr>
        <w:jc w:val="both"/>
      </w:pPr>
      <w:r>
        <w:rPr>
          <w:rStyle w:val="Refdenotaalpie"/>
        </w:rPr>
        <w:footnoteRef/>
      </w:r>
      <w:r>
        <w:t xml:space="preserve"> Sala Superior del Tribunal Electoral del Poder Judicial de la Federación, SUP-JIN-194/2025 y acumulados, sentencia de 20 de agosto de 2025, magistrado encargado del engrose Felipe Alfredo Fuentes Barrera, párrafos 50 a 60, pp. </w:t>
      </w:r>
      <w:r>
        <w:t xml:space="preserve">11-13</w:t>
      </w:r>
      <w:r>
        <w:t xml:space="preserve">.</w:t>
      </w:r>
    </w:p>
  </w:footnote>
  <w:footnote w:id="61">
    <w:p w14:paraId="398C5A33" w14:textId="77777777" w:rsidR="00816622" w:rsidRDefault="00816622" w:rsidP="00816622">
      <w:pPr>
        <w:jc w:val="both"/>
      </w:pPr>
      <w:r>
        <w:rPr>
          <w:rStyle w:val="Refdenotaalpie"/>
        </w:rPr>
        <w:footnoteRef/>
      </w:r>
      <w:r>
        <w:t xml:space="preserve"> </w:t>
      </w:r>
      <w:r>
        <w:rPr>
          <w:i/>
          <w:iCs/>
        </w:rPr>
        <w:t>Ibidem</w:t>
      </w:r>
      <w:r>
        <w:t>, párrafos 90 a 92.</w:t>
      </w:r>
    </w:p>
  </w:footnote>
  <w:footnote w:id="62">
    <w:p w14:paraId="586D2EF1"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37.</w:t>
      </w:r>
    </w:p>
  </w:footnote>
  <w:footnote w:id="63">
    <w:p w14:paraId="6FAEBA46" w14:textId="77777777" w:rsidR="00816622" w:rsidRDefault="00816622" w:rsidP="00816622">
      <w:pPr>
        <w:jc w:val="both"/>
      </w:pPr>
      <w:r>
        <w:rPr>
          <w:rStyle w:val="Refdenotaalpie"/>
        </w:rPr>
        <w:footnoteRef/>
      </w:r>
      <w:r>
        <w:t xml:space="preserve"> </w:t>
      </w:r>
      <w:r>
        <w:rPr>
          <w:i/>
          <w:iCs/>
        </w:rPr>
        <w:t>Ibidem</w:t>
      </w:r>
      <w:r>
        <w:t>, p. 38.</w:t>
      </w:r>
    </w:p>
  </w:footnote>
  <w:footnote w:id="64">
    <w:p w14:paraId="1D2D10C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378.</w:t>
      </w:r>
    </w:p>
  </w:footnote>
  <w:footnote w:id="65">
    <w:p w14:paraId="64E8A9BB" w14:textId="77777777" w:rsidR="00816622" w:rsidRDefault="00816622" w:rsidP="00816622">
      <w:pPr>
        <w:jc w:val="both"/>
      </w:pPr>
      <w:r>
        <w:rPr>
          <w:rStyle w:val="Refdenotaalpie"/>
        </w:rPr>
        <w:footnoteRef/>
      </w:r>
      <w:r>
        <w:t xml:space="preserve"> Ferrer Beltrán, </w:t>
      </w:r>
      <w:r>
        <w:rPr>
          <w:i/>
          <w:iCs/>
        </w:rPr>
        <w:t>La valoración racional de la prueba</w:t>
      </w:r>
      <w:r>
        <w:t>, cit., pp. 75-77.</w:t>
      </w:r>
    </w:p>
  </w:footnote>
  <w:footnote w:id="66">
    <w:p w14:paraId="4CC4612C" w14:textId="77777777" w:rsidR="00816622" w:rsidRDefault="00816622" w:rsidP="00816622">
      <w:pPr>
        <w:jc w:val="both"/>
      </w:pPr>
      <w:r>
        <w:rPr>
          <w:rStyle w:val="Refdenotaalpie"/>
        </w:rPr>
        <w:footnoteRef/>
      </w:r>
      <w:r>
        <w:t xml:space="preserve"> González Lagier, </w:t>
      </w:r>
      <w:r>
        <w:rPr>
          <w:i/>
          <w:iCs/>
        </w:rPr>
        <w:t>Quaestio facti</w:t>
      </w:r>
      <w:r>
        <w:t>, cit., pp. 86-88.</w:t>
      </w:r>
    </w:p>
  </w:footnote>
  <w:footnote w:id="67">
    <w:p w14:paraId="24D0A097" w14:textId="77777777" w:rsidR="00816622" w:rsidRDefault="00816622" w:rsidP="00816622">
      <w:pPr>
        <w:jc w:val="both"/>
      </w:pPr>
      <w:r>
        <w:rPr>
          <w:rStyle w:val="Refdenotaalpie"/>
        </w:rPr>
        <w:footnoteRef/>
      </w:r>
      <w:r>
        <w:t xml:space="preserve"> Tesis II.1o.P.1 P (11a.), cit.</w:t>
      </w:r>
    </w:p>
  </w:footnote>
  <w:footnote w:id="68">
    <w:p w14:paraId="72AD7EE5" w14:textId="77777777" w:rsidR="00816622" w:rsidRDefault="00816622" w:rsidP="00816622">
      <w:pPr>
        <w:jc w:val="both"/>
      </w:pPr>
      <w:r>
        <w:rPr>
          <w:rStyle w:val="Refdenotaalpie"/>
        </w:rPr>
        <w:footnoteRef/>
      </w:r>
      <w:r>
        <w:t xml:space="preserve"> González Lagier, </w:t>
      </w:r>
      <w:r>
        <w:rPr>
          <w:i/>
          <w:iCs/>
        </w:rPr>
        <w:t>Quaestio facti</w:t>
      </w:r>
      <w:r>
        <w:t>, cit., p. 94, nota 44.</w:t>
      </w:r>
    </w:p>
  </w:footnote>
  <w:footnote w:id="69">
    <w:p w14:paraId="04EA0052" w14:textId="77777777" w:rsidR="00816622" w:rsidRDefault="00816622" w:rsidP="00816622">
      <w:pPr>
        <w:jc w:val="both"/>
      </w:pPr>
      <w:r>
        <w:rPr>
          <w:rStyle w:val="Refdenotaalpie"/>
        </w:rPr>
        <w:footnoteRef/>
      </w:r>
      <w:r>
        <w:t xml:space="preserve"> </w:t>
      </w:r>
      <w:proofErr w:type="spellStart"/>
      <w:r>
        <w:t>Mittermaier</w:t>
      </w:r>
      <w:proofErr w:type="spellEnd"/>
      <w:r>
        <w:t xml:space="preserve">, </w:t>
      </w:r>
      <w:r>
        <w:rPr>
          <w:i/>
          <w:iCs/>
        </w:rPr>
        <w:t>Tratado de la prueba en materia criminal</w:t>
      </w:r>
      <w:r>
        <w:t>, cit., p. 377.</w:t>
      </w:r>
    </w:p>
  </w:footnote>
  <w:footnote w:id="70">
    <w:p w14:paraId="201AF746" w14:textId="77777777" w:rsidR="00816622" w:rsidRDefault="00816622" w:rsidP="00816622">
      <w:pPr>
        <w:jc w:val="both"/>
      </w:pPr>
      <w:r>
        <w:rPr>
          <w:rStyle w:val="Refdenotaalpie"/>
        </w:rPr>
        <w:footnoteRef/>
      </w:r>
      <w:r>
        <w:t xml:space="preserve"> </w:t>
      </w:r>
      <w:r>
        <w:rPr>
          <w:i/>
          <w:iCs/>
        </w:rPr>
        <w:t>Ibidem</w:t>
      </w:r>
      <w:r>
        <w:t>, p. 396.</w:t>
      </w:r>
    </w:p>
  </w:footnote>
  <w:footnote w:id="71">
    <w:p w14:paraId="458CF5B9"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39.</w:t>
      </w:r>
    </w:p>
  </w:footnote>
  <w:footnote w:id="72">
    <w:p w14:paraId="4BBB8403" w14:textId="77777777" w:rsidR="00816622" w:rsidRDefault="00816622" w:rsidP="00816622">
      <w:pPr>
        <w:jc w:val="both"/>
      </w:pPr>
      <w:r>
        <w:rPr>
          <w:rStyle w:val="Refdenotaalpie"/>
        </w:rPr>
        <w:footnoteRef/>
      </w:r>
      <w:r>
        <w:t xml:space="preserve"> Ferrer Beltrán, </w:t>
      </w:r>
      <w:r>
        <w:rPr>
          <w:i/>
          <w:iCs/>
        </w:rPr>
        <w:t>La valoración racional de la prueba</w:t>
      </w:r>
      <w:r>
        <w:t>, cit., pp. 41-49.</w:t>
      </w:r>
    </w:p>
  </w:footnote>
  <w:footnote w:id="73">
    <w:p w14:paraId="73C43DB4" w14:textId="77777777" w:rsidR="00816622" w:rsidRDefault="00816622" w:rsidP="00816622">
      <w:pPr>
        <w:jc w:val="both"/>
      </w:pPr>
      <w:r>
        <w:rPr>
          <w:rStyle w:val="Refdenotaalpie"/>
        </w:rPr>
        <w:footnoteRef/>
      </w:r>
      <w:r>
        <w:t xml:space="preserve"> </w:t>
      </w:r>
      <w:r>
        <w:rPr>
          <w:i/>
          <w:iCs/>
        </w:rPr>
        <w:t>Ibidem</w:t>
      </w:r>
      <w:r>
        <w:t>, p. 48.</w:t>
      </w:r>
    </w:p>
  </w:footnote>
  <w:footnote w:id="74">
    <w:p w14:paraId="4A8021B2" w14:textId="77777777" w:rsidR="00816622" w:rsidRDefault="00816622" w:rsidP="00816622">
      <w:pPr>
        <w:jc w:val="both"/>
      </w:pPr>
      <w:r>
        <w:rPr>
          <w:rStyle w:val="Refdenotaalpie"/>
        </w:rPr>
        <w:footnoteRef/>
      </w:r>
      <w:r>
        <w:t xml:space="preserve"> </w:t>
      </w:r>
      <w:r>
        <w:rPr>
          <w:i/>
          <w:iCs/>
        </w:rPr>
        <w:t>Ibidem</w:t>
      </w:r>
      <w:r>
        <w:t>, pp. 47 y 48.</w:t>
      </w:r>
    </w:p>
  </w:footnote>
  <w:footnote w:id="75">
    <w:p w14:paraId="30997485" w14:textId="77777777" w:rsidR="00816622" w:rsidRDefault="00816622" w:rsidP="00816622">
      <w:pPr>
        <w:jc w:val="both"/>
      </w:pPr>
      <w:r>
        <w:rPr>
          <w:rStyle w:val="Refdenotaalpie"/>
        </w:rPr>
        <w:footnoteRef/>
      </w:r>
      <w:r>
        <w:t xml:space="preserve"> Igartua Salaverría, </w:t>
      </w:r>
      <w:r>
        <w:rPr>
          <w:i/>
          <w:iCs/>
        </w:rPr>
        <w:t>Indicios, duda razonable, prueba científica</w:t>
      </w:r>
      <w:r>
        <w:t>, cit., p. 51.</w:t>
      </w:r>
    </w:p>
  </w:footnote>
  <w:footnote w:id="76">
    <w:p w14:paraId="22113A2E" w14:textId="77777777" w:rsidR="00657C4E" w:rsidRDefault="00657C4E" w:rsidP="00657C4E">
      <w:pPr>
        <w:jc w:val="both"/>
      </w:pPr>
      <w:r>
        <w:rPr>
          <w:rStyle w:val="Refdenotaalpie"/>
        </w:rPr>
        <w:footnoteRef/>
      </w:r>
      <w:r>
        <w:t xml:space="preserve"> Ferrer Beltrán, Jordi, </w:t>
      </w:r>
      <w:r>
        <w:rPr>
          <w:i/>
          <w:iCs/>
        </w:rPr>
        <w:t>Prueba sin convicción. Estándares de prueba y debido proceso</w:t>
      </w:r>
      <w:r>
        <w:t>, Madrid, Marcial Pons, 2021, p. 18.</w:t>
      </w:r>
    </w:p>
  </w:footnote>
  <w:footnote w:id="77">
    <w:p w14:paraId="09F1C038" w14:textId="77777777" w:rsidR="00657C4E" w:rsidRDefault="00657C4E" w:rsidP="00657C4E">
      <w:pPr>
        <w:jc w:val="both"/>
      </w:pPr>
      <w:r>
        <w:rPr>
          <w:rStyle w:val="Refdenotaalpie"/>
        </w:rPr>
        <w:footnoteRef/>
      </w:r>
      <w:r>
        <w:t xml:space="preserve"> </w:t>
      </w:r>
      <w:r>
        <w:rPr>
          <w:i/>
          <w:iCs/>
        </w:rPr>
        <w:t>Ibidem</w:t>
      </w:r>
      <w:r>
        <w:t>, p. 19.</w:t>
      </w:r>
    </w:p>
  </w:footnote>
  <w:footnote w:id="78">
    <w:p w14:paraId="1A67DF17" w14:textId="77777777" w:rsidR="00657C4E" w:rsidRDefault="00657C4E" w:rsidP="00657C4E">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79">
    <w:p w14:paraId="1DE6386B" w14:textId="77777777" w:rsidR="00657C4E" w:rsidRDefault="00657C4E" w:rsidP="00657C4E">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130.</w:t>
      </w:r>
    </w:p>
  </w:footnote>
  <w:footnote w:id="80">
    <w:p w14:paraId="240F2A27" w14:textId="77777777" w:rsidR="00657C4E" w:rsidRDefault="00657C4E" w:rsidP="00657C4E">
      <w:pPr>
        <w:jc w:val="both"/>
      </w:pPr>
      <w:r>
        <w:rPr>
          <w:rStyle w:val="Refdenotaalpie"/>
        </w:rPr>
        <w:footnoteRef/>
      </w:r>
      <w:r>
        <w:t xml:space="preserve"> Gascón Abellán, Marina, </w:t>
      </w:r>
      <w:r>
        <w:rPr>
          <w:i/>
          <w:iCs/>
        </w:rPr>
        <w:t>Los hechos en el derecho. Bases argumentales de la prueba</w:t>
      </w:r>
      <w:r>
        <w:t>, 3a. ed., Madrid, Marcial Pons, 2010, p. 32.</w:t>
      </w:r>
    </w:p>
  </w:footnote>
  <w:footnote w:id="81">
    <w:p w14:paraId="74D0E65E" w14:textId="77777777" w:rsidR="00657C4E" w:rsidRDefault="00657C4E" w:rsidP="00657C4E">
      <w:pPr>
        <w:jc w:val="both"/>
      </w:pPr>
      <w:r>
        <w:rPr>
          <w:rStyle w:val="Refdenotaalpie"/>
        </w:rPr>
        <w:footnoteRef/>
      </w:r>
      <w:r>
        <w:t xml:space="preserve"> </w:t>
      </w:r>
      <w:r>
        <w:rPr>
          <w:i/>
          <w:iCs/>
        </w:rPr>
        <w:t>Ibidem</w:t>
      </w:r>
      <w:r>
        <w:t>, p. 34.</w:t>
      </w:r>
    </w:p>
  </w:footnote>
  <w:footnote w:id="82">
    <w:p w14:paraId="0D2299F0" w14:textId="77777777" w:rsidR="00657C4E" w:rsidRDefault="00657C4E" w:rsidP="00657C4E">
      <w:pPr>
        <w:jc w:val="both"/>
      </w:pPr>
      <w:r>
        <w:rPr>
          <w:rStyle w:val="Refdenotaalpie"/>
        </w:rPr>
        <w:footnoteRef/>
      </w:r>
      <w:r>
        <w:t xml:space="preserve"> </w:t>
      </w:r>
      <w:r>
        <w:rPr>
          <w:i/>
          <w:iCs/>
        </w:rPr>
        <w:t>Ibidem</w:t>
      </w:r>
      <w:r>
        <w:t>, pp. 141 y 142.</w:t>
      </w:r>
    </w:p>
  </w:footnote>
  <w:footnote w:id="83">
    <w:p w14:paraId="03785459" w14:textId="77777777" w:rsidR="00657C4E" w:rsidRDefault="00657C4E" w:rsidP="00657C4E">
      <w:pPr>
        <w:jc w:val="both"/>
      </w:pPr>
      <w:r>
        <w:rPr>
          <w:rStyle w:val="Refdenotaalpie"/>
        </w:rPr>
        <w:footnoteRef/>
      </w:r>
      <w:r>
        <w:t xml:space="preserve"> González Lagier, Daniel, </w:t>
      </w:r>
      <w:r>
        <w:rPr>
          <w:i/>
          <w:iCs/>
        </w:rPr>
        <w:t>Quaestio facti. Ensayos sobre prueba, causalidad y acción</w:t>
      </w:r>
      <w:r>
        <w:t>, Lima-Bogotá, Palestra-Temis, 2005, pp. 75 y 76.</w:t>
      </w:r>
    </w:p>
  </w:footnote>
  <w:footnote w:id="84">
    <w:p w14:paraId="3A488ABD" w14:textId="77777777" w:rsidR="00657C4E" w:rsidRDefault="00657C4E" w:rsidP="00657C4E">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33.</w:t>
      </w:r>
    </w:p>
  </w:footnote>
  <w:footnote w:id="85">
    <w:p w14:paraId="0BFF352D" w14:textId="77777777" w:rsidR="00657C4E" w:rsidRDefault="00657C4E" w:rsidP="00657C4E">
      <w:pPr>
        <w:jc w:val="both"/>
      </w:pPr>
      <w:r>
        <w:rPr>
          <w:rStyle w:val="Refdenotaalpie"/>
        </w:rPr>
        <w:footnoteRef/>
      </w:r>
      <w:r>
        <w:t xml:space="preserve"> </w:t>
      </w:r>
      <w:r>
        <w:rPr>
          <w:i/>
          <w:iCs/>
        </w:rPr>
        <w:t>Ibidem</w:t>
      </w:r>
      <w:r>
        <w:t>, p. 34.</w:t>
      </w:r>
    </w:p>
  </w:footnote>
  <w:footnote w:id="86">
    <w:p w14:paraId="58A7C1E2"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56.</w:t>
      </w:r>
    </w:p>
  </w:footnote>
  <w:footnote w:id="87">
    <w:p w14:paraId="36C5E055" w14:textId="77777777" w:rsidR="00657C4E" w:rsidRDefault="00657C4E" w:rsidP="00657C4E">
      <w:pPr>
        <w:jc w:val="both"/>
      </w:pPr>
      <w:r>
        <w:rPr>
          <w:rStyle w:val="Refdenotaalpie"/>
        </w:rPr>
        <w:footnoteRef/>
      </w:r>
      <w:r>
        <w:t xml:space="preserve"> </w:t>
      </w:r>
      <w:r>
        <w:rPr>
          <w:i/>
          <w:iCs/>
        </w:rPr>
        <w:t>Ibidem</w:t>
      </w:r>
      <w:r>
        <w:t>, p. 132.</w:t>
      </w:r>
    </w:p>
  </w:footnote>
  <w:footnote w:id="88">
    <w:p w14:paraId="603BDF90" w14:textId="77777777" w:rsidR="00657C4E" w:rsidRDefault="00657C4E" w:rsidP="00657C4E">
      <w:pPr>
        <w:jc w:val="both"/>
      </w:pPr>
      <w:r>
        <w:rPr>
          <w:rStyle w:val="Refdenotaalpie"/>
        </w:rPr>
        <w:footnoteRef/>
      </w:r>
      <w:r>
        <w:t xml:space="preserve"> </w:t>
      </w:r>
      <w:r>
        <w:rPr>
          <w:i/>
          <w:iCs/>
        </w:rPr>
        <w:t>Ibidem</w:t>
      </w:r>
      <w:r>
        <w:t>, p. 133.</w:t>
      </w:r>
    </w:p>
  </w:footnote>
  <w:footnote w:id="89">
    <w:p w14:paraId="73FC8A79" w14:textId="77777777" w:rsidR="00657C4E" w:rsidRDefault="00657C4E" w:rsidP="00657C4E">
      <w:pPr>
        <w:jc w:val="both"/>
      </w:pPr>
      <w:r>
        <w:rPr>
          <w:rStyle w:val="Refdenotaalpie"/>
        </w:rPr>
        <w:footnoteRef/>
      </w:r>
      <w:r>
        <w:t xml:space="preserve"> Ferrer Beltrán, </w:t>
      </w:r>
      <w:r>
        <w:rPr>
          <w:i/>
          <w:iCs/>
        </w:rPr>
        <w:t>Prueba sin convicción</w:t>
      </w:r>
      <w:r>
        <w:t>, cit., p. 172.</w:t>
      </w:r>
    </w:p>
  </w:footnote>
  <w:footnote w:id="90">
    <w:p w14:paraId="3A594B21" w14:textId="77777777" w:rsidR="00657C4E" w:rsidRDefault="00657C4E" w:rsidP="00657C4E">
      <w:pPr>
        <w:jc w:val="both"/>
      </w:pPr>
      <w:r>
        <w:rPr>
          <w:rStyle w:val="Refdenotaalpie"/>
        </w:rPr>
        <w:footnoteRef/>
      </w:r>
      <w:r>
        <w:t xml:space="preserve"> </w:t>
      </w:r>
      <w:r>
        <w:rPr>
          <w:i/>
          <w:iCs/>
        </w:rPr>
        <w:t>Ibidem</w:t>
      </w:r>
      <w:r>
        <w:t>, p. 173.</w:t>
      </w:r>
    </w:p>
  </w:footnote>
  <w:footnote w:id="91">
    <w:p w14:paraId="0EA3FE8B"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92">
    <w:p w14:paraId="4468CDE6" w14:textId="77777777" w:rsidR="00657C4E" w:rsidRDefault="00657C4E" w:rsidP="00657C4E">
      <w:pPr>
        <w:jc w:val="both"/>
      </w:pPr>
      <w:r>
        <w:rPr>
          <w:rStyle w:val="Refdenotaalpie"/>
        </w:rPr>
        <w:footnoteRef/>
      </w:r>
      <w:r>
        <w:t xml:space="preserve"> </w:t>
      </w:r>
      <w:r>
        <w:rPr>
          <w:i/>
          <w:iCs/>
        </w:rPr>
        <w:t>Ibidem</w:t>
      </w:r>
      <w:r>
        <w:t>, pp. 20 y 21.</w:t>
      </w:r>
    </w:p>
  </w:footnote>
  <w:footnote w:id="93">
    <w:p w14:paraId="03AFBB43" w14:textId="77777777" w:rsidR="00657C4E" w:rsidRDefault="00657C4E" w:rsidP="00657C4E">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24.</w:t>
      </w:r>
    </w:p>
  </w:footnote>
  <w:footnote w:id="94">
    <w:p w14:paraId="07AFB07E" w14:textId="77777777" w:rsidR="00657C4E" w:rsidRDefault="00657C4E" w:rsidP="00657C4E">
      <w:pPr>
        <w:jc w:val="both"/>
      </w:pPr>
      <w:r>
        <w:rPr>
          <w:rStyle w:val="Refdenotaalpie"/>
        </w:rPr>
        <w:footnoteRef/>
      </w:r>
      <w:r>
        <w:t xml:space="preserve"> </w:t>
      </w:r>
      <w:r>
        <w:rPr>
          <w:i/>
          <w:iCs/>
        </w:rPr>
        <w:t>Ibidem</w:t>
      </w:r>
      <w:r>
        <w:t>, pp. 24-26.</w:t>
      </w:r>
    </w:p>
  </w:footnote>
  <w:footnote w:id="95">
    <w:p w14:paraId="7A127942"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6">
    <w:p w14:paraId="31C2CE9D" w14:textId="77777777" w:rsidR="00657C4E" w:rsidRDefault="00657C4E" w:rsidP="00657C4E">
      <w:pPr>
        <w:jc w:val="both"/>
      </w:pPr>
      <w:r>
        <w:rPr>
          <w:rStyle w:val="Refdenotaalpie"/>
        </w:rPr>
        <w:footnoteRef/>
      </w:r>
      <w:r>
        <w:t xml:space="preserve"> Ferrer Beltrán, La prueba es libertad, pero no tanto, cit., p. 26.</w:t>
      </w:r>
    </w:p>
  </w:footnote>
  <w:footnote w:id="97">
    <w:p w14:paraId="197D3DC5" w14:textId="77777777" w:rsidR="00657C4E" w:rsidRDefault="00657C4E" w:rsidP="00657C4E">
      <w:pPr>
        <w:jc w:val="both"/>
      </w:pPr>
      <w:r>
        <w:rPr>
          <w:rStyle w:val="Refdenotaalpie"/>
        </w:rPr>
        <w:footnoteRef/>
      </w:r>
      <w:r>
        <w:t xml:space="preserve"> Ferrer Beltrán, </w:t>
      </w:r>
      <w:r>
        <w:rPr>
          <w:i/>
          <w:iCs/>
        </w:rPr>
        <w:t>Prueba sin convicción</w:t>
      </w:r>
      <w:r>
        <w:t>, cit., p. 23.</w:t>
      </w:r>
    </w:p>
  </w:footnote>
  <w:footnote w:id="98">
    <w:p w14:paraId="74B77525" w14:textId="77777777" w:rsidR="00657C4E" w:rsidRDefault="00657C4E" w:rsidP="00657C4E">
      <w:pPr>
        <w:jc w:val="both"/>
      </w:pPr>
      <w:r>
        <w:rPr>
          <w:rStyle w:val="Refdenotaalpie"/>
        </w:rPr>
        <w:footnoteRef/>
      </w:r>
      <w:r>
        <w:t xml:space="preserve"> Ferrer Beltrán, Jordi, </w:t>
      </w:r>
      <w:r>
        <w:rPr>
          <w:i/>
          <w:iCs/>
        </w:rPr>
        <w:t>La valoración racional de la prueba</w:t>
      </w:r>
      <w:r>
        <w:t>, Madrid, Marcial Pons, 2007, p. 48.</w:t>
      </w:r>
    </w:p>
  </w:footnote>
  <w:footnote w:id="99">
    <w:p w14:paraId="3D1610B1" w14:textId="77777777" w:rsidR="00657C4E" w:rsidRDefault="00657C4E" w:rsidP="00657C4E">
      <w:pPr>
        <w:jc w:val="both"/>
      </w:pPr>
      <w:r>
        <w:rPr>
          <w:rStyle w:val="Refdenotaalpie"/>
        </w:rPr>
        <w:footnoteRef/>
      </w:r>
      <w:r>
        <w:t xml:space="preserve"> Ferrer Beltrán, </w:t>
      </w:r>
      <w:r>
        <w:rPr>
          <w:i/>
          <w:iCs/>
        </w:rPr>
        <w:t>Prueba sin convicción</w:t>
      </w:r>
      <w:r>
        <w:t>, cit., p. 23, nota 15.</w:t>
      </w:r>
    </w:p>
  </w:footnote>
  <w:footnote w:id="100">
    <w:p w14:paraId="128B20B5" w14:textId="77777777" w:rsidR="00657C4E" w:rsidRDefault="00657C4E" w:rsidP="00657C4E">
      <w:pPr>
        <w:jc w:val="both"/>
      </w:pPr>
      <w:r>
        <w:rPr>
          <w:rStyle w:val="Refdenotaalpie"/>
        </w:rPr>
        <w:footnoteRef/>
      </w:r>
      <w:r>
        <w:t xml:space="preserve"> Tesis II.1o.P.1 P (11a.), </w:t>
      </w:r>
      <w:r>
        <w:rPr>
          <w:i/>
          <w:iCs/>
        </w:rPr>
        <w:t>Gaceta del Semanario Judicial de la Federación</w:t>
      </w:r>
      <w:r>
        <w:t>, Undécima Época, libro 14, junio de 2022, t. VII, p. 6278, registro digital 2024878.</w:t>
      </w:r>
    </w:p>
  </w:footnote>
  <w:footnote w:id="101">
    <w:p w14:paraId="7E728163" w14:textId="77777777" w:rsidR="00657C4E" w:rsidRDefault="00657C4E" w:rsidP="00657C4E">
      <w:pPr>
        <w:jc w:val="both"/>
      </w:pPr>
      <w:r>
        <w:rPr>
          <w:rStyle w:val="Refdenotaalpie"/>
        </w:rPr>
        <w:footnoteRef/>
      </w:r>
      <w:r>
        <w:t xml:space="preserve"> Vázquez, Carmen, A modo de presentación, en Vázquez, Carmen (ed.), </w:t>
      </w:r>
      <w:r>
        <w:rPr>
          <w:i/>
          <w:iCs/>
        </w:rPr>
        <w:t>Estándares de prueba y prueba científica</w:t>
      </w:r>
      <w:r>
        <w:t>, cit., p. 14.</w:t>
      </w:r>
    </w:p>
  </w:footnote>
  <w:footnote w:id="102">
    <w:p w14:paraId="09DAB7AB" w14:textId="77777777" w:rsidR="00657C4E" w:rsidRDefault="00657C4E" w:rsidP="00657C4E">
      <w:pPr>
        <w:jc w:val="both"/>
      </w:pPr>
      <w:r>
        <w:rPr>
          <w:rStyle w:val="Refdenotaalpie"/>
        </w:rPr>
        <w:footnoteRef/>
      </w:r>
      <w:r>
        <w:t xml:space="preserve"> Ferrer Beltrán, </w:t>
      </w:r>
      <w:r>
        <w:rPr>
          <w:i/>
          <w:iCs/>
        </w:rPr>
        <w:t>Prueba sin convicción</w:t>
      </w:r>
      <w:r>
        <w:t>, cit., pp. 23 y 24.</w:t>
      </w:r>
    </w:p>
  </w:footnote>
  <w:footnote w:id="103">
    <w:p w14:paraId="26C4C29C" w14:textId="77777777" w:rsidR="00657C4E" w:rsidRDefault="00657C4E" w:rsidP="00657C4E">
      <w:pPr>
        <w:jc w:val="both"/>
      </w:pPr>
      <w:r>
        <w:rPr>
          <w:rStyle w:val="Refdenotaalpie"/>
        </w:rPr>
        <w:footnoteRef/>
      </w:r>
      <w:r>
        <w:t xml:space="preserve"> </w:t>
      </w:r>
      <w:r>
        <w:rPr>
          <w:i/>
          <w:iCs/>
        </w:rPr>
        <w:t>Ibidem</w:t>
      </w:r>
      <w:r>
        <w:t>, p. 149.</w:t>
      </w:r>
    </w:p>
  </w:footnote>
  <w:footnote w:id="104">
    <w:p w14:paraId="656AA9F2" w14:textId="77777777" w:rsidR="00657C4E" w:rsidRDefault="00657C4E" w:rsidP="00657C4E">
      <w:pPr>
        <w:jc w:val="both"/>
      </w:pPr>
      <w:r>
        <w:rPr>
          <w:rStyle w:val="Refdenotaalpie"/>
        </w:rPr>
        <w:footnoteRef/>
      </w:r>
      <w:r>
        <w:t xml:space="preserve"> </w:t>
      </w:r>
      <w:r>
        <w:rPr>
          <w:i/>
          <w:iCs/>
        </w:rPr>
        <w:t>Ibidem</w:t>
      </w:r>
      <w:r>
        <w:t>, p. 115.</w:t>
      </w:r>
    </w:p>
  </w:footnote>
  <w:footnote w:id="105">
    <w:p w14:paraId="4806897F" w14:textId="77777777" w:rsidR="00657C4E" w:rsidRDefault="00657C4E" w:rsidP="00657C4E">
      <w:pPr>
        <w:jc w:val="both"/>
      </w:pPr>
      <w:r>
        <w:rPr>
          <w:rStyle w:val="Refdenotaalpie"/>
        </w:rPr>
        <w:footnoteRef/>
      </w:r>
      <w:r>
        <w:t xml:space="preserve"> Laudan, </w:t>
      </w:r>
      <w:r>
        <w:rPr>
          <w:i/>
          <w:iCs/>
        </w:rPr>
        <w:t>Truth, Error, and Criminal Law</w:t>
      </w:r>
      <w:r>
        <w:t>, cit., pp. 29 y 30.</w:t>
      </w:r>
    </w:p>
  </w:footnote>
  <w:footnote w:id="106">
    <w:p w14:paraId="3DD5AC25" w14:textId="77777777" w:rsidR="00657C4E" w:rsidRDefault="00657C4E" w:rsidP="00657C4E">
      <w:pPr>
        <w:jc w:val="both"/>
      </w:pPr>
      <w:r>
        <w:rPr>
          <w:rStyle w:val="Refdenotaalpie"/>
        </w:rPr>
        <w:footnoteRef/>
      </w:r>
      <w:r>
        <w:t xml:space="preserve"> Ferrer Beltrán, </w:t>
      </w:r>
      <w:r>
        <w:rPr>
          <w:i/>
          <w:iCs/>
        </w:rPr>
        <w:t>Prueba sin convicción</w:t>
      </w:r>
      <w:r>
        <w:t>, cit., pp. 116-122.</w:t>
      </w:r>
    </w:p>
  </w:footnote>
  <w:footnote w:id="107">
    <w:p w14:paraId="4939ED92" w14:textId="77777777" w:rsidR="00657C4E" w:rsidRDefault="00657C4E" w:rsidP="00657C4E">
      <w:pPr>
        <w:jc w:val="both"/>
      </w:pPr>
      <w:r>
        <w:rPr>
          <w:rStyle w:val="Refdenotaalpie"/>
        </w:rPr>
        <w:footnoteRef/>
      </w:r>
      <w:r>
        <w:t xml:space="preserve"> </w:t>
      </w:r>
      <w:r>
        <w:rPr>
          <w:i/>
          <w:iCs/>
        </w:rPr>
        <w:t>Ibidem</w:t>
      </w:r>
      <w:r>
        <w:t>, pp. 121 y 122.</w:t>
      </w:r>
    </w:p>
  </w:footnote>
  <w:footnote w:id="108">
    <w:p w14:paraId="4E5BC39E" w14:textId="77777777" w:rsidR="00657C4E" w:rsidRDefault="00657C4E" w:rsidP="00657C4E">
      <w:pPr>
        <w:jc w:val="both"/>
      </w:pPr>
      <w:r>
        <w:rPr>
          <w:rStyle w:val="Refdenotaalpie"/>
        </w:rPr>
        <w:footnoteRef/>
      </w:r>
      <w:r>
        <w:t xml:space="preserve"> Laudan, Larry, La elemental aritmética epistémica del derecho II. Los inapropiados recursos de la teoría moral para abordar el derecho penal, en Vázquez, Carmen (ed.), </w:t>
      </w:r>
      <w:r>
        <w:rPr>
          <w:i/>
          <w:iCs/>
        </w:rPr>
        <w:t>Estándares de prueba y prueba científica</w:t>
      </w:r>
      <w:r>
        <w:t>, cit., pp. 121 y 122.</w:t>
      </w:r>
    </w:p>
  </w:footnote>
  <w:footnote w:id="109">
    <w:p w14:paraId="316C6C7A" w14:textId="77777777" w:rsidR="00657C4E" w:rsidRDefault="00657C4E" w:rsidP="00657C4E">
      <w:pPr>
        <w:jc w:val="both"/>
      </w:pPr>
      <w:r>
        <w:rPr>
          <w:rStyle w:val="Refdenotaalpie"/>
        </w:rPr>
        <w:footnoteRef/>
      </w:r>
      <w:r>
        <w:t xml:space="preserve"> </w:t>
      </w:r>
      <w:r>
        <w:rPr>
          <w:i/>
          <w:iCs/>
        </w:rPr>
        <w:t>Ibidem</w:t>
      </w:r>
      <w:r>
        <w:t>, pp. 122 y 123.</w:t>
      </w:r>
    </w:p>
  </w:footnote>
  <w:footnote w:id="110">
    <w:p w14:paraId="278A4343" w14:textId="77777777" w:rsidR="00657C4E" w:rsidRDefault="00657C4E" w:rsidP="00657C4E">
      <w:pPr>
        <w:jc w:val="both"/>
      </w:pPr>
      <w:r>
        <w:rPr>
          <w:rStyle w:val="Refdenotaalpie"/>
        </w:rPr>
        <w:footnoteRef/>
      </w:r>
      <w:r>
        <w:t xml:space="preserve"> Ferrer Beltrán, </w:t>
      </w:r>
      <w:r>
        <w:rPr>
          <w:i/>
          <w:iCs/>
        </w:rPr>
        <w:t>Prueba sin convicción</w:t>
      </w:r>
      <w:r>
        <w:t>, cit., p. 109.</w:t>
      </w:r>
    </w:p>
  </w:footnote>
  <w:footnote w:id="111">
    <w:p w14:paraId="7E432AFE" w14:textId="77777777" w:rsidR="00657C4E" w:rsidRDefault="00657C4E" w:rsidP="00657C4E">
      <w:pPr>
        <w:jc w:val="both"/>
      </w:pPr>
      <w:r>
        <w:rPr>
          <w:rStyle w:val="Refdenotaalpie"/>
        </w:rPr>
        <w:footnoteRef/>
      </w:r>
      <w:r>
        <w:t xml:space="preserve"> </w:t>
      </w:r>
      <w:r>
        <w:rPr>
          <w:i/>
          <w:iCs/>
        </w:rPr>
        <w:t>Ibidem</w:t>
      </w:r>
      <w:r>
        <w:t>, p. 115.</w:t>
      </w:r>
    </w:p>
  </w:footnote>
  <w:footnote w:id="112">
    <w:p w14:paraId="71D54151" w14:textId="77777777" w:rsidR="00657C4E" w:rsidRDefault="00657C4E" w:rsidP="00657C4E">
      <w:pPr>
        <w:jc w:val="both"/>
      </w:pPr>
      <w:r>
        <w:rPr>
          <w:rStyle w:val="Refdenotaalpie"/>
        </w:rPr>
        <w:footnoteRef/>
      </w:r>
      <w:r>
        <w:t xml:space="preserve"> </w:t>
      </w:r>
      <w:r>
        <w:rPr>
          <w:i/>
          <w:iCs/>
        </w:rPr>
        <w:t>Ibidem</w:t>
      </w:r>
      <w:r>
        <w:t>, pp. 109 y 110.</w:t>
      </w:r>
    </w:p>
  </w:footnote>
  <w:footnote w:id="113">
    <w:p w14:paraId="1D37A1C3" w14:textId="77777777" w:rsidR="00657C4E" w:rsidRDefault="00657C4E" w:rsidP="00657C4E">
      <w:pPr>
        <w:jc w:val="both"/>
      </w:pPr>
      <w:r>
        <w:rPr>
          <w:rStyle w:val="Refdenotaalpie"/>
        </w:rPr>
        <w:footnoteRef/>
      </w:r>
      <w:r>
        <w:t xml:space="preserve"> </w:t>
      </w:r>
      <w:r>
        <w:rPr>
          <w:i/>
          <w:iCs/>
        </w:rPr>
        <w:t>Ibidem</w:t>
      </w:r>
      <w:r>
        <w:t>, pp. 112-114.</w:t>
      </w:r>
    </w:p>
  </w:footnote>
  <w:footnote w:id="114">
    <w:p w14:paraId="7A456784"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118.</w:t>
      </w:r>
    </w:p>
  </w:footnote>
  <w:footnote w:id="115">
    <w:p w14:paraId="53A11D33" w14:textId="77777777" w:rsidR="00657C4E" w:rsidRDefault="00657C4E" w:rsidP="00657C4E">
      <w:pPr>
        <w:jc w:val="both"/>
      </w:pPr>
      <w:r>
        <w:rPr>
          <w:rStyle w:val="Refdenotaalpie"/>
        </w:rPr>
        <w:footnoteRef/>
      </w:r>
      <w:r>
        <w:t xml:space="preserve"> </w:t>
      </w:r>
      <w:r>
        <w:rPr>
          <w:i/>
          <w:iCs/>
        </w:rPr>
        <w:t>Ibidem</w:t>
      </w:r>
      <w:r>
        <w:t>, p. 133.</w:t>
      </w:r>
    </w:p>
  </w:footnote>
  <w:footnote w:id="116">
    <w:p w14:paraId="66EA1D3E" w14:textId="77777777" w:rsidR="00657C4E" w:rsidRDefault="00657C4E" w:rsidP="00657C4E">
      <w:pPr>
        <w:jc w:val="both"/>
      </w:pPr>
      <w:r>
        <w:rPr>
          <w:rStyle w:val="Refdenotaalpie"/>
        </w:rPr>
        <w:footnoteRef/>
      </w:r>
      <w:r>
        <w:t xml:space="preserve"> </w:t>
      </w:r>
      <w:r>
        <w:rPr>
          <w:i/>
          <w:iCs/>
        </w:rPr>
        <w:t>Ibidem</w:t>
      </w:r>
      <w:r>
        <w:t>, p. 134.</w:t>
      </w:r>
    </w:p>
  </w:footnote>
  <w:footnote w:id="117">
    <w:p w14:paraId="3E70CD0F" w14:textId="77777777" w:rsidR="00657C4E" w:rsidRDefault="00657C4E" w:rsidP="00657C4E">
      <w:pPr>
        <w:jc w:val="both"/>
      </w:pPr>
      <w:r>
        <w:rPr>
          <w:rStyle w:val="Refdenotaalpie"/>
        </w:rPr>
        <w:footnoteRef/>
      </w:r>
      <w:r>
        <w:t xml:space="preserve"> Ferrer Beltrán, </w:t>
      </w:r>
      <w:r>
        <w:rPr>
          <w:i/>
          <w:iCs/>
        </w:rPr>
        <w:t>Prueba sin convicción</w:t>
      </w:r>
      <w:r>
        <w:t>, cit., p. 26.</w:t>
      </w:r>
    </w:p>
  </w:footnote>
  <w:footnote w:id="118">
    <w:p w14:paraId="087783C2" w14:textId="77777777" w:rsidR="00657C4E" w:rsidRDefault="00657C4E" w:rsidP="00657C4E">
      <w:pPr>
        <w:jc w:val="both"/>
      </w:pPr>
      <w:r>
        <w:rPr>
          <w:rStyle w:val="Refdenotaalpie"/>
        </w:rPr>
        <w:footnoteRef/>
      </w:r>
      <w:r>
        <w:t xml:space="preserve"> </w:t>
      </w:r>
      <w:r>
        <w:rPr>
          <w:i/>
          <w:iCs/>
        </w:rPr>
        <w:t>Ibidem</w:t>
      </w:r>
      <w:r>
        <w:t>, p. 110.</w:t>
      </w:r>
    </w:p>
  </w:footnote>
  <w:footnote w:id="119">
    <w:p w14:paraId="6C064BA4" w14:textId="77777777" w:rsidR="00657C4E" w:rsidRDefault="00657C4E" w:rsidP="00657C4E">
      <w:pPr>
        <w:jc w:val="both"/>
      </w:pPr>
      <w:r>
        <w:rPr>
          <w:rStyle w:val="Refdenotaalpie"/>
        </w:rPr>
        <w:footnoteRef/>
      </w:r>
      <w:r>
        <w:t xml:space="preserve"> Vázquez, A modo de presentación, cit., p. 14.</w:t>
      </w:r>
    </w:p>
  </w:footnote>
  <w:footnote w:id="120">
    <w:p w14:paraId="4890CC30" w14:textId="77777777" w:rsidR="00657C4E" w:rsidRDefault="00657C4E" w:rsidP="00657C4E">
      <w:pPr>
        <w:jc w:val="both"/>
      </w:pPr>
      <w:r>
        <w:rPr>
          <w:rStyle w:val="Refdenotaalpie"/>
        </w:rPr>
        <w:footnoteRef/>
      </w:r>
      <w:r>
        <w:t xml:space="preserve"> Ferrer Beltrán, </w:t>
      </w:r>
      <w:r>
        <w:rPr>
          <w:i/>
          <w:iCs/>
        </w:rPr>
        <w:t>Prueba sin convicción</w:t>
      </w:r>
      <w:r>
        <w:t>, cit., pp. 110 y 111.</w:t>
      </w:r>
    </w:p>
  </w:footnote>
  <w:footnote w:id="121">
    <w:p w14:paraId="75F61FC8" w14:textId="77777777" w:rsidR="00657C4E" w:rsidRDefault="00657C4E" w:rsidP="00657C4E">
      <w:pPr>
        <w:jc w:val="both"/>
      </w:pPr>
      <w:r>
        <w:rPr>
          <w:rStyle w:val="Refdenotaalpie"/>
        </w:rPr>
        <w:footnoteRef/>
      </w:r>
      <w:r>
        <w:t xml:space="preserve"> Ley General del Sistema de Medios de Impugnación en Materia Electoral, artículo 15, párrafo 2.</w:t>
      </w:r>
    </w:p>
  </w:footnote>
  <w:footnote w:id="122">
    <w:p w14:paraId="7E2E2D65" w14:textId="77777777" w:rsidR="00657C4E" w:rsidRDefault="00657C4E" w:rsidP="00657C4E">
      <w:pPr>
        <w:jc w:val="both"/>
      </w:pPr>
      <w:r>
        <w:rPr>
          <w:rStyle w:val="Refdenotaalpie"/>
        </w:rPr>
        <w:footnoteRef/>
      </w:r>
      <w:r>
        <w:t xml:space="preserve"> Ferrer Beltrán, </w:t>
      </w:r>
      <w:r>
        <w:rPr>
          <w:i/>
          <w:iCs/>
        </w:rPr>
        <w:t>Prueba sin convicción</w:t>
      </w:r>
      <w:r>
        <w:t>, cit., p. 19.</w:t>
      </w:r>
    </w:p>
  </w:footnote>
  <w:footnote w:id="123">
    <w:p w14:paraId="4C9071B4" w14:textId="77777777" w:rsidR="00657C4E" w:rsidRDefault="00657C4E" w:rsidP="00657C4E">
      <w:pPr>
        <w:jc w:val="both"/>
      </w:pPr>
      <w:r>
        <w:rPr>
          <w:rStyle w:val="Refdenotaalpie"/>
        </w:rPr>
        <w:footnoteRef/>
      </w:r>
      <w:r>
        <w:t xml:space="preserve"> </w:t>
      </w:r>
      <w:r>
        <w:rPr>
          <w:i/>
          <w:iCs/>
        </w:rPr>
        <w:t>Ibidem</w:t>
      </w:r>
      <w:r>
        <w:t>, p. 142, nota 95.</w:t>
      </w:r>
    </w:p>
  </w:footnote>
  <w:footnote w:id="124">
    <w:p w14:paraId="5C66E386" w14:textId="77777777" w:rsidR="00657C4E" w:rsidRDefault="00657C4E" w:rsidP="00657C4E">
      <w:pPr>
        <w:jc w:val="both"/>
      </w:pPr>
      <w:r>
        <w:rPr>
          <w:rStyle w:val="Refdenotaalpie"/>
        </w:rPr>
        <w:footnoteRef/>
      </w:r>
      <w:r>
        <w:t xml:space="preserve"> Laudan, </w:t>
      </w:r>
      <w:r>
        <w:rPr>
          <w:i/>
          <w:iCs/>
        </w:rPr>
        <w:t>Truth, Error, and Criminal Law</w:t>
      </w:r>
      <w:r>
        <w:t>, cit., p. 30.</w:t>
      </w:r>
    </w:p>
  </w:footnote>
  <w:footnote w:id="125">
    <w:p w14:paraId="7233836A"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128.</w:t>
      </w:r>
    </w:p>
  </w:footnote>
  <w:footnote w:id="126">
    <w:p w14:paraId="3D455D63" w14:textId="77777777" w:rsidR="00657C4E" w:rsidRDefault="00657C4E" w:rsidP="00657C4E">
      <w:pPr>
        <w:jc w:val="both"/>
      </w:pPr>
      <w:r>
        <w:rPr>
          <w:rStyle w:val="Refdenotaalpie"/>
        </w:rPr>
        <w:footnoteRef/>
      </w:r>
      <w:r>
        <w:t xml:space="preserve"> Sala Superior del Tribunal Electoral del Poder Judicial de la Federación, SUP-REC-1388/2018, sentencia de 30 de septiembre de 2018, </w:t>
      </w:r>
      <w:r>
        <w:t xml:space="preserve">pp. 48 y 49</w:t>
      </w:r>
      <w:r>
        <w:t xml:space="preserve">.</w:t>
      </w:r>
    </w:p>
  </w:footnote>
  <w:footnote w:id="127">
    <w:p w14:paraId="291C7DC0" w14:textId="77777777" w:rsidR="00657C4E" w:rsidRDefault="00657C4E" w:rsidP="00657C4E">
      <w:pPr>
        <w:jc w:val="both"/>
      </w:pPr>
      <w:r>
        <w:rPr>
          <w:rStyle w:val="Refdenotaalpie"/>
        </w:rPr>
        <w:footnoteRef/>
      </w:r>
      <w:r>
        <w:t xml:space="preserve"> </w:t>
      </w:r>
      <w:r>
        <w:rPr>
          <w:i/>
          <w:iCs/>
        </w:rPr>
        <w:t>Ibidem</w:t>
      </w:r>
      <w:r>
        <w:t>, p. 46.</w:t>
      </w:r>
    </w:p>
  </w:footnote>
  <w:footnote w:id="128">
    <w:p w14:paraId="4510FFF9" w14:textId="77777777" w:rsidR="00657C4E" w:rsidRDefault="00657C4E" w:rsidP="00657C4E">
      <w:pPr>
        <w:jc w:val="both"/>
      </w:pPr>
      <w:r>
        <w:rPr>
          <w:rStyle w:val="Refdenotaalpie"/>
        </w:rPr>
        <w:footnoteRef/>
      </w:r>
      <w:r>
        <w:t xml:space="preserve"> </w:t>
      </w:r>
      <w:r>
        <w:rPr>
          <w:i/>
          <w:iCs/>
        </w:rPr>
        <w:t>Ibidem</w:t>
      </w:r>
      <w:r>
        <w:t>, p. 41.</w:t>
      </w:r>
    </w:p>
  </w:footnote>
  <w:footnote w:id="129">
    <w:p w14:paraId="3838C967" w14:textId="77777777" w:rsidR="00657C4E" w:rsidRDefault="00657C4E" w:rsidP="00657C4E">
      <w:pPr>
        <w:jc w:val="both"/>
      </w:pPr>
      <w:r>
        <w:rPr>
          <w:rStyle w:val="Refdenotaalpie"/>
        </w:rPr>
        <w:footnoteRef/>
      </w:r>
      <w:r>
        <w:t xml:space="preserve"> Rodríguez Mondragón, Reyes, voto razonado en el SUP-REC-1388/2018, p. 75.</w:t>
      </w:r>
    </w:p>
  </w:footnote>
  <w:footnote w:id="130">
    <w:p w14:paraId="75933501" w14:textId="77777777" w:rsidR="00657C4E" w:rsidRDefault="00657C4E" w:rsidP="00657C4E">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131">
    <w:p w14:paraId="2B65573C" w14:textId="77777777" w:rsidR="00657C4E" w:rsidRDefault="00657C4E" w:rsidP="00657C4E">
      <w:pPr>
        <w:jc w:val="both"/>
      </w:pPr>
      <w:r>
        <w:rPr>
          <w:rStyle w:val="Refdenotaalpie"/>
        </w:rPr>
        <w:footnoteRef/>
      </w:r>
      <w:r>
        <w:t xml:space="preserve"> González Lagier, </w:t>
      </w:r>
      <w:r>
        <w:rPr>
          <w:i/>
          <w:iCs/>
        </w:rPr>
        <w:t>Quaestio facti</w:t>
      </w:r>
      <w:r>
        <w:t>, cit., p. 79.</w:t>
      </w:r>
    </w:p>
  </w:footnote>
  <w:footnote w:id="132">
    <w:p w14:paraId="69D0539D" w14:textId="77777777" w:rsidR="00657C4E" w:rsidRDefault="00657C4E" w:rsidP="00657C4E">
      <w:pPr>
        <w:jc w:val="both"/>
      </w:pPr>
      <w:r>
        <w:rPr>
          <w:rStyle w:val="Refdenotaalpie"/>
        </w:rPr>
        <w:footnoteRef/>
      </w:r>
      <w:r>
        <w:t xml:space="preserve"> Ferrer Beltrán, </w:t>
      </w:r>
      <w:r>
        <w:rPr>
          <w:i/>
          <w:iCs/>
        </w:rPr>
        <w:t>Prueba sin convicción</w:t>
      </w:r>
      <w:r>
        <w:t>, cit., p. 110.</w:t>
      </w:r>
    </w:p>
  </w:footnote>
  <w:footnote w:id="133">
    <w:p w14:paraId="78249E6D" w14:textId="77777777" w:rsidR="00657C4E" w:rsidRDefault="00657C4E" w:rsidP="00657C4E">
      <w:pPr>
        <w:jc w:val="both"/>
      </w:pPr>
      <w:r>
        <w:rPr>
          <w:rStyle w:val="Refdenotaalpie"/>
        </w:rPr>
        <w:footnoteRef/>
      </w:r>
      <w:r>
        <w:t xml:space="preserve"> Ferrer Beltrán, </w:t>
      </w:r>
      <w:r>
        <w:rPr>
          <w:i/>
          <w:iCs/>
        </w:rPr>
        <w:t>Prueba sin convicción</w:t>
      </w:r>
      <w:r>
        <w:t>, cit., pp. 24 y 25.</w:t>
      </w:r>
    </w:p>
  </w:footnote>
  <w:footnote w:id="134">
    <w:p w14:paraId="2FDEA71F" w14:textId="77777777" w:rsidR="00657C4E" w:rsidRDefault="00657C4E" w:rsidP="00657C4E">
      <w:pPr>
        <w:jc w:val="both"/>
      </w:pPr>
      <w:r>
        <w:rPr>
          <w:rStyle w:val="Refdenotaalpie"/>
        </w:rPr>
        <w:footnoteRef/>
      </w:r>
      <w:r>
        <w:t xml:space="preserve"> Ferrer Beltrán, </w:t>
      </w:r>
      <w:r>
        <w:rPr>
          <w:i/>
          <w:iCs/>
        </w:rPr>
        <w:t>Prueba sin convicción</w:t>
      </w:r>
      <w:r>
        <w:t>, cit., pp. 176-179.</w:t>
      </w:r>
    </w:p>
  </w:footnote>
  <w:footnote w:id="135">
    <w:p w14:paraId="0BBE1CEB" w14:textId="77777777" w:rsidR="00657C4E" w:rsidRDefault="00657C4E" w:rsidP="00657C4E">
      <w:pPr>
        <w:jc w:val="both"/>
      </w:pPr>
      <w:r>
        <w:rPr>
          <w:rStyle w:val="Refdenotaalpie"/>
        </w:rPr>
        <w:footnoteRef/>
      </w:r>
      <w:r>
        <w:t xml:space="preserve"> </w:t>
      </w:r>
      <w:r>
        <w:rPr>
          <w:i/>
          <w:iCs/>
        </w:rPr>
        <w:t>Ibidem</w:t>
      </w:r>
      <w:r>
        <w:t>, p. 192.</w:t>
      </w:r>
    </w:p>
  </w:footnote>
  <w:footnote w:id="136">
    <w:p w14:paraId="17680FE2" w14:textId="77777777" w:rsidR="00657C4E" w:rsidRDefault="00657C4E" w:rsidP="00657C4E">
      <w:pPr>
        <w:jc w:val="both"/>
      </w:pPr>
      <w:r>
        <w:rPr>
          <w:rStyle w:val="Refdenotaalpie"/>
        </w:rPr>
        <w:footnoteRef/>
      </w:r>
      <w:r>
        <w:t xml:space="preserve"> </w:t>
      </w:r>
      <w:r>
        <w:rPr>
          <w:i/>
          <w:iCs/>
        </w:rPr>
        <w:t>Ibidem</w:t>
      </w:r>
      <w:r>
        <w:t>, p. 193.</w:t>
      </w:r>
    </w:p>
  </w:footnote>
  <w:footnote w:id="137">
    <w:p w14:paraId="0E360089" w14:textId="77777777" w:rsidR="00657C4E" w:rsidRDefault="00657C4E" w:rsidP="00657C4E">
      <w:pPr>
        <w:jc w:val="both"/>
      </w:pPr>
      <w:r>
        <w:rPr>
          <w:rStyle w:val="Refdenotaalpie"/>
        </w:rPr>
        <w:footnoteRef/>
      </w:r>
      <w:r>
        <w:t xml:space="preserve"> Constitución Política de los Estados Unidos Mexicanos, artículo 16, párrafo primero, texto consultado con últimas reformas publicadas en el </w:t>
      </w:r>
      <w:r>
        <w:rPr>
          <w:i/>
          <w:iCs/>
        </w:rPr>
        <w:t>Diario Oficial de la Federación</w:t>
      </w:r>
      <w:r>
        <w:t xml:space="preserve"> el 2 de junio de 2026.</w:t>
      </w:r>
    </w:p>
  </w:footnote>
  <w:footnote w:id="138">
    <w:p w14:paraId="48BF3A6C" w14:textId="77777777" w:rsidR="00657C4E" w:rsidRDefault="00657C4E" w:rsidP="00657C4E">
      <w:pPr>
        <w:jc w:val="both"/>
      </w:pPr>
      <w:r>
        <w:rPr>
          <w:rStyle w:val="Refdenotaalpie"/>
        </w:rPr>
        <w:footnoteRef/>
      </w:r>
      <w:r>
        <w:t xml:space="preserve"> Laudan, </w:t>
      </w:r>
      <w:r>
        <w:rPr>
          <w:i/>
          <w:iCs/>
        </w:rPr>
        <w:t>Truth, Error, and Criminal Law</w:t>
      </w:r>
      <w:r>
        <w:t>, cit., p. 51.</w:t>
      </w:r>
    </w:p>
  </w:footnote>
  <w:footnote w:id="139">
    <w:p w14:paraId="6B3112FB" w14:textId="77777777" w:rsidR="00657C4E" w:rsidRDefault="00657C4E" w:rsidP="00657C4E">
      <w:pPr>
        <w:jc w:val="both"/>
      </w:pPr>
      <w:r>
        <w:rPr>
          <w:rStyle w:val="Refdenotaalpie"/>
        </w:rPr>
        <w:footnoteRef/>
      </w:r>
      <w:r>
        <w:t xml:space="preserve"> </w:t>
      </w:r>
      <w:r>
        <w:rPr>
          <w:i/>
          <w:iCs/>
        </w:rPr>
        <w:t>Ibidem</w:t>
      </w:r>
      <w:r>
        <w:t>, p. 52.</w:t>
      </w:r>
    </w:p>
  </w:footnote>
  <w:footnote w:id="140">
    <w:p w14:paraId="54B2078A" w14:textId="77777777" w:rsidR="00657C4E" w:rsidRDefault="00657C4E" w:rsidP="00657C4E">
      <w:pPr>
        <w:jc w:val="both"/>
      </w:pPr>
      <w:r>
        <w:rPr>
          <w:rStyle w:val="Refdenotaalpie"/>
        </w:rPr>
        <w:footnoteRef/>
      </w:r>
      <w:r>
        <w:t xml:space="preserve"> </w:t>
      </w:r>
      <w:r>
        <w:rPr>
          <w:i/>
          <w:iCs/>
        </w:rPr>
        <w:t>Ibidem</w:t>
      </w:r>
      <w:r>
        <w:t>, p. 53.</w:t>
      </w:r>
    </w:p>
  </w:footnote>
  <w:footnote w:id="141">
    <w:p w14:paraId="4CD829C0" w14:textId="77777777" w:rsidR="00657C4E" w:rsidRDefault="00657C4E" w:rsidP="00657C4E">
      <w:pPr>
        <w:jc w:val="both"/>
      </w:pPr>
      <w:r>
        <w:rPr>
          <w:rStyle w:val="Refdenotaalpie"/>
        </w:rPr>
        <w:footnoteRef/>
      </w:r>
      <w:r>
        <w:t xml:space="preserve"> </w:t>
      </w:r>
      <w:r>
        <w:rPr>
          <w:i/>
          <w:iCs/>
        </w:rPr>
        <w:t>Ibidem</w:t>
      </w:r>
      <w:r>
        <w:t>, p. 80.</w:t>
      </w:r>
    </w:p>
  </w:footnote>
  <w:footnote w:id="142">
    <w:p w14:paraId="1BC684D1" w14:textId="77777777" w:rsidR="00657C4E" w:rsidRDefault="00657C4E" w:rsidP="00657C4E">
      <w:pPr>
        <w:jc w:val="both"/>
      </w:pPr>
      <w:r>
        <w:rPr>
          <w:rStyle w:val="Refdenotaalpie"/>
        </w:rPr>
        <w:footnoteRef/>
      </w:r>
      <w:r>
        <w:t xml:space="preserve"> </w:t>
      </w:r>
      <w:r>
        <w:rPr>
          <w:i/>
          <w:iCs/>
        </w:rPr>
        <w:t>Ibidem</w:t>
      </w:r>
      <w:r>
        <w:t>, p. 81.</w:t>
      </w:r>
    </w:p>
  </w:footnote>
  <w:footnote w:id="143">
    <w:p w14:paraId="29E20624" w14:textId="77777777" w:rsidR="00657C4E" w:rsidRDefault="00657C4E" w:rsidP="00657C4E">
      <w:pPr>
        <w:jc w:val="both"/>
      </w:pPr>
      <w:r>
        <w:rPr>
          <w:rStyle w:val="Refdenotaalpie"/>
        </w:rPr>
        <w:footnoteRef/>
      </w:r>
      <w:r>
        <w:t xml:space="preserve"> </w:t>
      </w:r>
      <w:r>
        <w:rPr>
          <w:i/>
          <w:iCs/>
        </w:rPr>
        <w:t>Ibidem</w:t>
      </w:r>
      <w:r>
        <w:t>, p. 82.</w:t>
      </w:r>
    </w:p>
  </w:footnote>
  <w:footnote w:id="144">
    <w:p w14:paraId="5F12601A" w14:textId="77777777" w:rsidR="00657C4E" w:rsidRDefault="00657C4E" w:rsidP="00657C4E">
      <w:pPr>
        <w:jc w:val="both"/>
      </w:pPr>
      <w:r>
        <w:rPr>
          <w:rStyle w:val="Refdenotaalpie"/>
        </w:rPr>
        <w:footnoteRef/>
      </w:r>
      <w:r>
        <w:t xml:space="preserve"> González Lagier, </w:t>
      </w:r>
      <w:r>
        <w:rPr>
          <w:i/>
          <w:iCs/>
        </w:rPr>
        <w:t>Quaestio facti</w:t>
      </w:r>
      <w:r>
        <w:t>, cit., pp. 76-78.</w:t>
      </w:r>
    </w:p>
  </w:footnote>
  <w:footnote w:id="145">
    <w:p w14:paraId="5EFDBB28" w14:textId="77777777" w:rsidR="00657C4E" w:rsidRDefault="00657C4E" w:rsidP="00657C4E">
      <w:pPr>
        <w:jc w:val="both"/>
      </w:pPr>
      <w:r>
        <w:rPr>
          <w:rStyle w:val="Refdenotaalpie"/>
        </w:rPr>
        <w:footnoteRef/>
      </w:r>
      <w:r>
        <w:t xml:space="preserve"> Ferrer Beltrán, </w:t>
      </w:r>
      <w:r>
        <w:rPr>
          <w:i/>
          <w:iCs/>
        </w:rPr>
        <w:t>Prueba sin convicción</w:t>
      </w:r>
      <w:r>
        <w:t>, cit., p. 177, nota 18.</w:t>
      </w:r>
    </w:p>
  </w:footnote>
  <w:footnote w:id="146">
    <w:p w14:paraId="4701D515" w14:textId="77777777" w:rsidR="00657C4E" w:rsidRDefault="00657C4E" w:rsidP="00657C4E">
      <w:pPr>
        <w:jc w:val="both"/>
      </w:pPr>
      <w:r>
        <w:rPr>
          <w:rStyle w:val="Refdenotaalpie"/>
        </w:rPr>
        <w:footnoteRef/>
      </w:r>
      <w:r>
        <w:t xml:space="preserve"> Constitución Política de los Estados Unidos Mexicanos, artículo 20, apartado A, fracción VIII, y apartado B, fracción I.</w:t>
      </w:r>
    </w:p>
  </w:footnote>
  <w:footnote w:id="147">
    <w:p w14:paraId="2C586185" w14:textId="77777777" w:rsidR="00657C4E" w:rsidRDefault="00657C4E" w:rsidP="00657C4E">
      <w:pPr>
        <w:jc w:val="both"/>
      </w:pPr>
      <w:r>
        <w:rPr>
          <w:rStyle w:val="Refdenotaalpie"/>
        </w:rPr>
        <w:footnoteRef/>
      </w:r>
      <w:r>
        <w:t xml:space="preserve"> Código Nacional de Procedimientos Penales, artículos 359 y 402.</w:t>
      </w:r>
    </w:p>
  </w:footnote>
  <w:footnote w:id="148">
    <w:p w14:paraId="55A1EB74" w14:textId="77777777" w:rsidR="00657C4E" w:rsidRDefault="00657C4E" w:rsidP="00657C4E">
      <w:pPr>
        <w:jc w:val="both"/>
      </w:pPr>
      <w:r>
        <w:rPr>
          <w:rStyle w:val="Refdenotaalpie"/>
        </w:rPr>
        <w:footnoteRef/>
      </w:r>
      <w:r>
        <w:t xml:space="preserve"> Ferrer Beltrán, </w:t>
      </w:r>
      <w:r>
        <w:rPr>
          <w:i/>
          <w:iCs/>
        </w:rPr>
        <w:t>Prueba sin convicción</w:t>
      </w:r>
      <w:r>
        <w:t>, cit., p. 30.</w:t>
      </w:r>
    </w:p>
  </w:footnote>
  <w:footnote w:id="149">
    <w:p w14:paraId="3FD2AD90" w14:textId="77777777" w:rsidR="00657C4E" w:rsidRDefault="00657C4E" w:rsidP="00657C4E">
      <w:pPr>
        <w:jc w:val="both"/>
      </w:pPr>
      <w:r>
        <w:rPr>
          <w:rStyle w:val="Refdenotaalpie"/>
        </w:rPr>
        <w:footnoteRef/>
      </w:r>
      <w:r>
        <w:t xml:space="preserve"> Nieva-</w:t>
      </w:r>
      <w:proofErr w:type="spellStart"/>
      <w:r>
        <w:t>Fenoll</w:t>
      </w:r>
      <w:proofErr w:type="spellEnd"/>
      <w:r>
        <w:t>, Carga de la prueba y estándares de prueba, cit., p. 131, nota 54.</w:t>
      </w:r>
    </w:p>
  </w:footnote>
  <w:footnote w:id="150">
    <w:p w14:paraId="105940C9" w14:textId="77777777" w:rsidR="00657C4E" w:rsidRDefault="00657C4E" w:rsidP="00657C4E">
      <w:pPr>
        <w:jc w:val="both"/>
      </w:pPr>
      <w:r>
        <w:rPr>
          <w:rStyle w:val="Refdenotaalpie"/>
        </w:rPr>
        <w:footnoteRef/>
      </w:r>
      <w:r>
        <w:t xml:space="preserve"> Martínez-Garza, Julio César, La duda razonable como estándar de prueba en el proceso penal. Fundamentos, alcances y límites, </w:t>
      </w:r>
      <w:r>
        <w:rPr>
          <w:i/>
          <w:iCs/>
        </w:rPr>
        <w:t>Revista Penal México</w:t>
      </w:r>
      <w:r>
        <w:t>, núm. 27, julio-diciembre de 2025, p. 97, donde cita la tesis P./J. 8/2023 (11a.), registro digital 2027822.</w:t>
      </w:r>
    </w:p>
  </w:footnote>
  <w:footnote w:id="151">
    <w:p w14:paraId="4B171FD5" w14:textId="77777777" w:rsidR="00657C4E" w:rsidRDefault="00657C4E" w:rsidP="00657C4E">
      <w:pPr>
        <w:jc w:val="both"/>
      </w:pPr>
      <w:r>
        <w:rPr>
          <w:rStyle w:val="Refdenotaalpie"/>
        </w:rPr>
        <w:footnoteRef/>
      </w:r>
      <w:r>
        <w:t xml:space="preserve"> </w:t>
      </w:r>
      <w:r>
        <w:rPr>
          <w:i/>
          <w:iCs/>
        </w:rPr>
        <w:t>Ibidem</w:t>
      </w:r>
      <w:r>
        <w:t>, p. 98.</w:t>
      </w:r>
    </w:p>
  </w:footnote>
  <w:footnote w:id="152">
    <w:p w14:paraId="512D0CCA" w14:textId="77777777" w:rsidR="00657C4E" w:rsidRDefault="00657C4E" w:rsidP="00657C4E">
      <w:pPr>
        <w:jc w:val="both"/>
      </w:pPr>
      <w:r>
        <w:rPr>
          <w:rStyle w:val="Refdenotaalpie"/>
        </w:rPr>
        <w:footnoteRef/>
      </w:r>
      <w:r>
        <w:t xml:space="preserve"> </w:t>
      </w:r>
      <w:r>
        <w:rPr>
          <w:i/>
          <w:iCs/>
        </w:rPr>
        <w:t>Ibidem</w:t>
      </w:r>
      <w:r>
        <w:t xml:space="preserve">, p. </w:t>
      </w:r>
      <w:r>
        <w:t xml:space="preserve">98</w:t>
      </w:r>
      <w:r>
        <w:t xml:space="preserve">.</w:t>
      </w:r>
    </w:p>
  </w:footnote>
  <w:footnote w:id="153">
    <w:p w14:paraId="48507620" w14:textId="77777777" w:rsidR="00657C4E" w:rsidRDefault="00657C4E" w:rsidP="00657C4E">
      <w:pPr>
        <w:jc w:val="both"/>
      </w:pPr>
      <w:r>
        <w:rPr>
          <w:rStyle w:val="Refdenotaalpie"/>
        </w:rPr>
        <w:footnoteRef/>
      </w:r>
      <w:r>
        <w:t xml:space="preserve"> Constitución Política de los Estados Unidos Mexicanos, artículo 41, base VI.</w:t>
      </w:r>
    </w:p>
  </w:footnote>
  <w:footnote w:id="154">
    <w:p w14:paraId="51D0942C" w14:textId="77777777" w:rsidR="00657C4E" w:rsidRDefault="00657C4E" w:rsidP="00657C4E">
      <w:pPr>
        <w:jc w:val="both"/>
      </w:pPr>
      <w:r>
        <w:rPr>
          <w:rStyle w:val="Refdenotaalpie"/>
        </w:rPr>
        <w:footnoteRef/>
      </w:r>
      <w:r>
        <w:t xml:space="preserve"> Ley General del Sistema de Medios de Impugnación en Materia Electoral, artículos 75, párrafo 1, inciso k), 77 Ter, párrafo 2, 78, párrafo 1, y 78 bis, párrafo 2.</w:t>
      </w:r>
    </w:p>
  </w:footnote>
  <w:footnote w:id="155">
    <w:p w14:paraId="49D14110" w14:textId="77777777" w:rsidR="00657C4E" w:rsidRDefault="00657C4E" w:rsidP="00657C4E">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156">
    <w:p w14:paraId="7BB9DDEC" w14:textId="77777777" w:rsidR="00657C4E" w:rsidRDefault="00657C4E" w:rsidP="00657C4E">
      <w:pPr>
        <w:jc w:val="both"/>
      </w:pPr>
      <w:r>
        <w:rPr>
          <w:rStyle w:val="Refdenotaalpie"/>
        </w:rPr>
        <w:footnoteRef/>
      </w:r>
      <w:r>
        <w:t xml:space="preserve"> Sala Superior del Tribunal Electoral del Poder Judicial de la Federación, SUP-JIN-194/2025 y acumulados, sentencia de 20 de agosto de 2025, párrafo 39, p. </w:t>
      </w:r>
      <w:r>
        <w:t xml:space="preserve">8</w:t>
      </w:r>
      <w:r>
        <w:t xml:space="preserve">.</w:t>
      </w:r>
    </w:p>
  </w:footnote>
  <w:footnote w:id="157">
    <w:p w14:paraId="2483A225" w14:textId="77777777" w:rsidR="00657C4E" w:rsidRDefault="00657C4E" w:rsidP="00657C4E">
      <w:pPr>
        <w:jc w:val="both"/>
      </w:pPr>
      <w:r>
        <w:rPr>
          <w:rStyle w:val="Refdenotaalpie"/>
        </w:rPr>
        <w:footnoteRef/>
      </w:r>
      <w:r>
        <w:t xml:space="preserve"> </w:t>
      </w:r>
      <w:r>
        <w:rPr>
          <w:i/>
          <w:iCs/>
        </w:rPr>
        <w:t>Ibidem</w:t>
      </w:r>
      <w:r>
        <w:t xml:space="preserve">, párrafo 45, p. </w:t>
      </w:r>
      <w:r>
        <w:t xml:space="preserve">9</w:t>
      </w:r>
      <w:r>
        <w:t xml:space="preserve">.</w:t>
      </w:r>
    </w:p>
  </w:footnote>
  <w:footnote w:id="158">
    <w:p w14:paraId="68F01F35" w14:textId="77777777" w:rsidR="00657C4E" w:rsidRDefault="00657C4E" w:rsidP="00657C4E">
      <w:pPr>
        <w:jc w:val="both"/>
      </w:pPr>
      <w:r>
        <w:rPr>
          <w:rStyle w:val="Refdenotaalpie"/>
        </w:rPr>
        <w:footnoteRef/>
      </w:r>
      <w:r>
        <w:t xml:space="preserve"> </w:t>
      </w:r>
      <w:r>
        <w:rPr>
          <w:i/>
          <w:iCs/>
        </w:rPr>
        <w:t>Ibidem</w:t>
      </w:r>
      <w:r>
        <w:t xml:space="preserve">, párrafo 50, p. </w:t>
      </w:r>
      <w:r>
        <w:t xml:space="preserve">11</w:t>
      </w:r>
      <w:r>
        <w:t xml:space="preserve">.</w:t>
      </w:r>
    </w:p>
  </w:footnote>
  <w:footnote w:id="159">
    <w:p w14:paraId="5EEA362E" w14:textId="77777777" w:rsidR="00657C4E" w:rsidRDefault="00657C4E" w:rsidP="00657C4E">
      <w:pPr>
        <w:jc w:val="both"/>
      </w:pPr>
      <w:r>
        <w:rPr>
          <w:rStyle w:val="Refdenotaalpie"/>
        </w:rPr>
        <w:footnoteRef/>
      </w:r>
      <w:r>
        <w:t xml:space="preserve"> Sala Superior del Tribunal Electoral del Poder Judicial de la Federación, SUP-REC-1388/2018, cit., p. 46.</w:t>
      </w:r>
    </w:p>
  </w:footnote>
  <w:footnote w:id="160">
    <w:p w14:paraId="5A2D5B33"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1">
    <w:p w14:paraId="1910A13A" w14:textId="77777777" w:rsidR="00657C4E" w:rsidRDefault="00657C4E" w:rsidP="00657C4E">
      <w:pPr>
        <w:jc w:val="both"/>
      </w:pPr>
      <w:r>
        <w:rPr>
          <w:rStyle w:val="Refdenotaalpie"/>
        </w:rPr>
        <w:footnoteRef/>
      </w:r>
      <w:r>
        <w:t xml:space="preserve"> Ferrer Beltrán, </w:t>
      </w:r>
      <w:r>
        <w:rPr>
          <w:i/>
          <w:iCs/>
        </w:rPr>
        <w:t>Prueba sin convicción</w:t>
      </w:r>
      <w:r>
        <w:t>, cit., p. 28.</w:t>
      </w:r>
    </w:p>
  </w:footnote>
  <w:footnote w:id="162">
    <w:p w14:paraId="2E05DE8D" w14:textId="77777777" w:rsidR="00657C4E" w:rsidRDefault="00657C4E" w:rsidP="00657C4E">
      <w:pPr>
        <w:jc w:val="both"/>
      </w:pPr>
      <w:r>
        <w:rPr>
          <w:rStyle w:val="Refdenotaalpie"/>
        </w:rPr>
        <w:footnoteRef/>
      </w:r>
      <w:r>
        <w:t xml:space="preserve"> </w:t>
      </w:r>
      <w:r>
        <w:rPr>
          <w:i/>
          <w:iCs/>
        </w:rPr>
        <w:t>Ibidem</w:t>
      </w:r>
      <w:r>
        <w:t>, p. 114.</w:t>
      </w:r>
    </w:p>
  </w:footnote>
  <w:footnote w:id="163">
    <w:p w14:paraId="32378EB5" w14:textId="77777777" w:rsidR="00657C4E" w:rsidRDefault="00657C4E" w:rsidP="00657C4E">
      <w:pPr>
        <w:jc w:val="both"/>
      </w:pPr>
      <w:r>
        <w:rPr>
          <w:rStyle w:val="Refdenotaalpie"/>
        </w:rPr>
        <w:footnoteRef/>
      </w:r>
      <w:r>
        <w:t xml:space="preserve"> </w:t>
      </w:r>
      <w:r>
        <w:rPr>
          <w:i/>
          <w:iCs/>
        </w:rPr>
        <w:t>Ibidem</w:t>
      </w:r>
      <w:r>
        <w:t>, p. 192, nota 66.</w:t>
      </w:r>
    </w:p>
  </w:footnote>
  <w:footnote w:id="164">
    <w:p w14:paraId="186A742C" w14:textId="77777777" w:rsidR="00657C4E" w:rsidRDefault="00657C4E" w:rsidP="00657C4E">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165">
    <w:p w14:paraId="46F77B39" w14:textId="77777777" w:rsidR="00657C4E" w:rsidRDefault="00657C4E" w:rsidP="00657C4E">
      <w:pPr>
        <w:jc w:val="both"/>
      </w:pPr>
      <w:r>
        <w:rPr>
          <w:rStyle w:val="Refdenotaalpie"/>
        </w:rPr>
        <w:footnoteRef/>
      </w:r>
      <w:r>
        <w:t xml:space="preserve"> Ferrer Beltrán, </w:t>
      </w:r>
      <w:r>
        <w:rPr>
          <w:i/>
          <w:iCs/>
        </w:rPr>
        <w:t>Prueba sin convicción</w:t>
      </w:r>
      <w:r>
        <w:t>, cit., p. 114.</w:t>
      </w:r>
    </w:p>
  </w:footnote>
  <w:footnote w:id="166">
    <w:p w14:paraId="1F3F1F3D" w14:textId="77777777" w:rsidR="00657C4E" w:rsidRDefault="00657C4E" w:rsidP="00657C4E">
      <w:pPr>
        <w:jc w:val="both"/>
      </w:pPr>
      <w:r>
        <w:rPr>
          <w:rStyle w:val="Refdenotaalpie"/>
        </w:rPr>
        <w:footnoteRef/>
      </w:r>
      <w:r>
        <w:t xml:space="preserve"> Ferrer Beltrán, </w:t>
      </w:r>
      <w:r>
        <w:rPr>
          <w:i/>
          <w:iCs/>
        </w:rPr>
        <w:t>Prueba sin convicción</w:t>
      </w:r>
      <w:r>
        <w:t>, cit., p. 29.</w:t>
      </w:r>
    </w:p>
  </w:footnote>
  <w:footnote w:id="167">
    <w:p w14:paraId="539E1F5B" w14:textId="77777777" w:rsidR="00657C4E" w:rsidRDefault="00657C4E" w:rsidP="00657C4E">
      <w:pPr>
        <w:jc w:val="both"/>
      </w:pPr>
      <w:r>
        <w:rPr>
          <w:rStyle w:val="Refdenotaalpie"/>
        </w:rPr>
        <w:footnoteRef/>
      </w:r>
      <w:r>
        <w:t xml:space="preserve"> </w:t>
      </w:r>
      <w:r>
        <w:rPr>
          <w:i/>
          <w:iCs/>
        </w:rPr>
        <w:t>Ibidem</w:t>
      </w:r>
      <w:r>
        <w:t>, pp. 29 y 30.</w:t>
      </w:r>
    </w:p>
  </w:footnote>
  <w:footnote w:id="168">
    <w:p w14:paraId="0F11BF93" w14:textId="77777777" w:rsidR="00E22D4B" w:rsidRDefault="00E22D4B" w:rsidP="00E22D4B">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169">
    <w:p w14:paraId="36EF2034" w14:textId="77777777" w:rsidR="00E22D4B" w:rsidRDefault="00E22D4B" w:rsidP="00E22D4B">
      <w:pPr>
        <w:jc w:val="both"/>
      </w:pPr>
      <w:r>
        <w:rPr>
          <w:rStyle w:val="Refdenotaalpie"/>
        </w:rPr>
        <w:footnoteRef/>
      </w:r>
      <w:r>
        <w:t xml:space="preserve"> </w:t>
      </w:r>
      <w:r>
        <w:rPr>
          <w:i/>
          <w:iCs/>
        </w:rPr>
        <w:t>Ibidem</w:t>
      </w:r>
      <w:r>
        <w:t>, p. 29.</w:t>
      </w:r>
    </w:p>
  </w:footnote>
  <w:footnote w:id="170">
    <w:p w14:paraId="0EB32E68" w14:textId="77777777" w:rsidR="00E22D4B" w:rsidRDefault="00E22D4B" w:rsidP="00E22D4B">
      <w:pPr>
        <w:jc w:val="both"/>
      </w:pPr>
      <w:r>
        <w:rPr>
          <w:rStyle w:val="Refdenotaalpie"/>
        </w:rPr>
        <w:footnoteRef/>
      </w:r>
      <w:r>
        <w:t xml:space="preserve"> </w:t>
      </w:r>
      <w:r>
        <w:rPr>
          <w:i/>
          <w:iCs/>
        </w:rPr>
        <w:t>Ibidem</w:t>
      </w:r>
      <w:r>
        <w:t>, p. 29, nota 1.</w:t>
      </w:r>
    </w:p>
  </w:footnote>
  <w:footnote w:id="171">
    <w:p w14:paraId="0B07F226" w14:textId="77777777" w:rsidR="00E22D4B" w:rsidRDefault="00E22D4B" w:rsidP="00E22D4B">
      <w:pPr>
        <w:jc w:val="both"/>
      </w:pPr>
      <w:r>
        <w:rPr>
          <w:rStyle w:val="Refdenotaalpie"/>
        </w:rPr>
        <w:footnoteRef/>
      </w:r>
      <w:r>
        <w:t xml:space="preserve"> </w:t>
      </w:r>
      <w:r>
        <w:rPr>
          <w:i/>
          <w:iCs/>
        </w:rPr>
        <w:t>Ibidem</w:t>
      </w:r>
      <w:r>
        <w:t>, p. 29.</w:t>
      </w:r>
    </w:p>
  </w:footnote>
  <w:footnote w:id="172">
    <w:p w14:paraId="4AE14F48" w14:textId="77777777" w:rsidR="00E22D4B" w:rsidRDefault="00E22D4B" w:rsidP="00E22D4B">
      <w:pPr>
        <w:jc w:val="both"/>
      </w:pPr>
      <w:r>
        <w:rPr>
          <w:rStyle w:val="Refdenotaalpie"/>
        </w:rPr>
        <w:footnoteRef/>
      </w:r>
      <w:r>
        <w:t xml:space="preserve"> </w:t>
      </w:r>
      <w:r>
        <w:rPr>
          <w:i/>
          <w:iCs/>
        </w:rPr>
        <w:t>Ibidem</w:t>
      </w:r>
      <w:r>
        <w:t>, pp. 29 y 30.</w:t>
      </w:r>
    </w:p>
  </w:footnote>
  <w:footnote w:id="173">
    <w:p w14:paraId="40AB4ED4" w14:textId="77777777" w:rsidR="00E22D4B" w:rsidRDefault="00E22D4B" w:rsidP="00E22D4B">
      <w:pPr>
        <w:jc w:val="both"/>
      </w:pPr>
      <w:r>
        <w:rPr>
          <w:rStyle w:val="Refdenotaalpie"/>
        </w:rPr>
        <w:footnoteRef/>
      </w:r>
      <w:r>
        <w:t xml:space="preserve"> Constitución Política de los Estados Unidos Mexicanos, artículo 20, apartado A, fracción VIII, texto consultado con últimas reformas publicadas en el </w:t>
      </w:r>
      <w:r>
        <w:rPr>
          <w:i/>
          <w:iCs/>
        </w:rPr>
        <w:t>Diario Oficial de la Federación</w:t>
      </w:r>
      <w:r>
        <w:t xml:space="preserve"> el 2 de junio de 2026.</w:t>
      </w:r>
    </w:p>
  </w:footnote>
  <w:footnote w:id="174">
    <w:p w14:paraId="06FBF469" w14:textId="77777777" w:rsidR="00E22D4B" w:rsidRDefault="00E22D4B" w:rsidP="00E22D4B">
      <w:pPr>
        <w:jc w:val="both"/>
      </w:pPr>
      <w:r>
        <w:rPr>
          <w:rStyle w:val="Refdenotaalpie"/>
        </w:rPr>
        <w:footnoteRef/>
      </w:r>
      <w:r>
        <w:t xml:space="preserve"> Código Nacional de Procedimientos Penales, artículo 402, texto consultado con última reforma publicada en el </w:t>
      </w:r>
      <w:r>
        <w:rPr>
          <w:i/>
          <w:iCs/>
        </w:rPr>
        <w:t>Diario Oficial de la Federación</w:t>
      </w:r>
      <w:r>
        <w:t xml:space="preserve"> el 28 de noviembre de 2025.</w:t>
      </w:r>
    </w:p>
  </w:footnote>
  <w:footnote w:id="175">
    <w:p w14:paraId="0ADC0803" w14:textId="77777777" w:rsidR="00E22D4B" w:rsidRDefault="00E22D4B" w:rsidP="00E22D4B">
      <w:pPr>
        <w:jc w:val="both"/>
      </w:pPr>
      <w:r>
        <w:rPr>
          <w:rStyle w:val="Refdenotaalpie"/>
        </w:rPr>
        <w:footnoteRef/>
      </w:r>
      <w:r>
        <w:t xml:space="preserve"> Ferrer Beltrán, </w:t>
      </w:r>
      <w:r>
        <w:rPr>
          <w:i/>
          <w:iCs/>
        </w:rPr>
        <w:t>Prueba sin convicción</w:t>
      </w:r>
      <w:r>
        <w:t>, cit., p. 32.</w:t>
      </w:r>
    </w:p>
  </w:footnote>
  <w:footnote w:id="176">
    <w:p w14:paraId="362C007B" w14:textId="77777777" w:rsidR="00E22D4B" w:rsidRDefault="00E22D4B" w:rsidP="00E22D4B">
      <w:pPr>
        <w:jc w:val="both"/>
      </w:pPr>
      <w:r>
        <w:rPr>
          <w:rStyle w:val="Refdenotaalpie"/>
        </w:rPr>
        <w:footnoteRef/>
      </w:r>
      <w:r>
        <w:t xml:space="preserve"> </w:t>
      </w:r>
      <w:r>
        <w:rPr>
          <w:i/>
          <w:iCs/>
        </w:rPr>
        <w:t>Ibidem</w:t>
      </w:r>
      <w:r>
        <w:t>, p. 33.</w:t>
      </w:r>
    </w:p>
  </w:footnote>
  <w:footnote w:id="177">
    <w:p w14:paraId="511B3AA9" w14:textId="77777777" w:rsidR="00E22D4B" w:rsidRDefault="00E22D4B" w:rsidP="00E22D4B">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pp. 51-53.</w:t>
      </w:r>
    </w:p>
  </w:footnote>
  <w:footnote w:id="178">
    <w:p w14:paraId="1CA64647" w14:textId="77777777" w:rsidR="00E22D4B" w:rsidRDefault="00E22D4B" w:rsidP="00E22D4B">
      <w:pPr>
        <w:jc w:val="both"/>
      </w:pPr>
      <w:r>
        <w:rPr>
          <w:rStyle w:val="Refdenotaalpie"/>
        </w:rPr>
        <w:footnoteRef/>
      </w:r>
      <w:r>
        <w:t xml:space="preserve"> Ferrer Beltrán, </w:t>
      </w:r>
      <w:r>
        <w:rPr>
          <w:i/>
          <w:iCs/>
        </w:rPr>
        <w:t>Prueba sin convicción</w:t>
      </w:r>
      <w:r>
        <w:t>, cit., p. 31, nota 4, donde cita la sentencia de 26 de noviembre de 2014 dictada en el amparo directo en revisión 3457/2013 y la tesis 1a. CCXVIII/2015, registro digital 2009462.</w:t>
      </w:r>
    </w:p>
  </w:footnote>
  <w:footnote w:id="179">
    <w:p w14:paraId="31E2E650" w14:textId="77777777" w:rsidR="00E22D4B" w:rsidRDefault="00E22D4B" w:rsidP="00E22D4B">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180">
    <w:p w14:paraId="68AA60B4" w14:textId="77777777" w:rsidR="00E22D4B" w:rsidRDefault="00E22D4B" w:rsidP="00E22D4B">
      <w:pPr>
        <w:jc w:val="both"/>
      </w:pPr>
      <w:r>
        <w:rPr>
          <w:rStyle w:val="Refdenotaalpie"/>
        </w:rPr>
        <w:footnoteRef/>
      </w:r>
      <w:r>
        <w:t xml:space="preserve"> Ferrer Beltrán, </w:t>
      </w:r>
      <w:r>
        <w:rPr>
          <w:i/>
          <w:iCs/>
        </w:rPr>
        <w:t>Prueba sin convicción</w:t>
      </w:r>
      <w:r>
        <w:t>, cit., pp. 33 y 34.</w:t>
      </w:r>
    </w:p>
  </w:footnote>
  <w:footnote w:id="181">
    <w:p w14:paraId="6B4CCAD4" w14:textId="77777777" w:rsidR="00E22D4B" w:rsidRDefault="00E22D4B" w:rsidP="00E22D4B">
      <w:pPr>
        <w:jc w:val="both"/>
      </w:pPr>
      <w:r>
        <w:rPr>
          <w:rStyle w:val="Refdenotaalpie"/>
        </w:rPr>
        <w:footnoteRef/>
      </w:r>
      <w:r>
        <w:t xml:space="preserve"> </w:t>
      </w:r>
      <w:r>
        <w:rPr>
          <w:i/>
          <w:iCs/>
        </w:rPr>
        <w:t>Ibidem</w:t>
      </w:r>
      <w:r>
        <w:t>, p. 34.</w:t>
      </w:r>
    </w:p>
  </w:footnote>
  <w:footnote w:id="182">
    <w:p w14:paraId="7C0E275D" w14:textId="77777777" w:rsidR="00E22D4B" w:rsidRDefault="00E22D4B" w:rsidP="00E22D4B">
      <w:pPr>
        <w:jc w:val="both"/>
      </w:pPr>
      <w:r>
        <w:rPr>
          <w:rStyle w:val="Refdenotaalpie"/>
        </w:rPr>
        <w:footnoteRef/>
      </w:r>
      <w:r>
        <w:t xml:space="preserve"> </w:t>
      </w:r>
      <w:r>
        <w:rPr>
          <w:i/>
          <w:iCs/>
        </w:rPr>
        <w:t>Ibidem</w:t>
      </w:r>
      <w:r>
        <w:t>, p. 35.</w:t>
      </w:r>
    </w:p>
  </w:footnote>
  <w:footnote w:id="183">
    <w:p w14:paraId="460920D5" w14:textId="77777777" w:rsidR="00E22D4B" w:rsidRDefault="00E22D4B" w:rsidP="00E22D4B">
      <w:pPr>
        <w:jc w:val="both"/>
      </w:pPr>
      <w:r>
        <w:rPr>
          <w:rStyle w:val="Refdenotaalpie"/>
        </w:rPr>
        <w:footnoteRef/>
      </w:r>
      <w:r>
        <w:t xml:space="preserve"> </w:t>
      </w:r>
      <w:r>
        <w:rPr>
          <w:i/>
          <w:iCs/>
        </w:rPr>
        <w:t>Ibidem</w:t>
      </w:r>
      <w:r>
        <w:t xml:space="preserve">, p. 35, donde cita </w:t>
      </w:r>
      <w:r>
        <w:rPr>
          <w:i/>
          <w:iCs/>
        </w:rPr>
        <w:t xml:space="preserve">Khawaja v. </w:t>
      </w:r>
      <w:proofErr w:type="spellStart"/>
      <w:r>
        <w:rPr>
          <w:i/>
          <w:iCs/>
        </w:rPr>
        <w:t>Secretary</w:t>
      </w:r>
      <w:proofErr w:type="spellEnd"/>
      <w:r>
        <w:rPr>
          <w:i/>
          <w:iCs/>
        </w:rPr>
        <w:t xml:space="preserve"> of State </w:t>
      </w:r>
      <w:proofErr w:type="spellStart"/>
      <w:r>
        <w:rPr>
          <w:i/>
          <w:iCs/>
        </w:rPr>
        <w:t>for</w:t>
      </w:r>
      <w:proofErr w:type="spellEnd"/>
      <w:r>
        <w:rPr>
          <w:i/>
          <w:iCs/>
        </w:rPr>
        <w:t xml:space="preserve"> </w:t>
      </w:r>
      <w:proofErr w:type="spellStart"/>
      <w:r>
        <w:rPr>
          <w:i/>
          <w:iCs/>
        </w:rPr>
        <w:t>the</w:t>
      </w:r>
      <w:proofErr w:type="spellEnd"/>
      <w:r>
        <w:rPr>
          <w:i/>
          <w:iCs/>
        </w:rPr>
        <w:t xml:space="preserve"> Home Office</w:t>
      </w:r>
      <w:r>
        <w:t xml:space="preserve"> [1984] AC 74, HL, a través de Roberts y Zuckerman.</w:t>
      </w:r>
    </w:p>
  </w:footnote>
  <w:footnote w:id="184">
    <w:p w14:paraId="673D6391" w14:textId="77777777" w:rsidR="00E22D4B" w:rsidRDefault="00E22D4B" w:rsidP="00E22D4B">
      <w:pPr>
        <w:jc w:val="both"/>
      </w:pPr>
      <w:r>
        <w:rPr>
          <w:rStyle w:val="Refdenotaalpie"/>
        </w:rPr>
        <w:footnoteRef/>
      </w:r>
      <w:r>
        <w:t xml:space="preserve"> </w:t>
      </w:r>
      <w:r>
        <w:rPr>
          <w:i/>
          <w:iCs/>
        </w:rPr>
        <w:t>Ibidem</w:t>
      </w:r>
      <w:r>
        <w:t>, p. 34, nota 15, donde remite a Posner.</w:t>
      </w:r>
    </w:p>
  </w:footnote>
  <w:footnote w:id="185">
    <w:p w14:paraId="3921A9DD" w14:textId="77777777" w:rsidR="00E22D4B" w:rsidRDefault="00E22D4B" w:rsidP="00E22D4B">
      <w:pPr>
        <w:jc w:val="both"/>
      </w:pPr>
      <w:r>
        <w:rPr>
          <w:rStyle w:val="Refdenotaalpie"/>
        </w:rPr>
        <w:footnoteRef/>
      </w:r>
      <w:r>
        <w:t xml:space="preserve"> </w:t>
      </w:r>
      <w:r>
        <w:rPr>
          <w:i/>
          <w:iCs/>
        </w:rPr>
        <w:t>Ibidem</w:t>
      </w:r>
      <w:r>
        <w:t>, p. 35.</w:t>
      </w:r>
    </w:p>
  </w:footnote>
  <w:footnote w:id="186">
    <w:p w14:paraId="5B7E443F" w14:textId="77777777" w:rsidR="00E22D4B" w:rsidRDefault="00E22D4B" w:rsidP="00E22D4B">
      <w:pPr>
        <w:jc w:val="both"/>
      </w:pPr>
      <w:r>
        <w:rPr>
          <w:rStyle w:val="Refdenotaalpie"/>
        </w:rPr>
        <w:footnoteRef/>
      </w:r>
      <w:r>
        <w:t xml:space="preserve"> </w:t>
      </w:r>
      <w:r>
        <w:rPr>
          <w:i/>
          <w:iCs/>
        </w:rPr>
        <w:t>Ibidem</w:t>
      </w:r>
      <w:r>
        <w:t>, pp. 35-43.</w:t>
      </w:r>
    </w:p>
  </w:footnote>
  <w:footnote w:id="187">
    <w:p w14:paraId="160D113C" w14:textId="77777777" w:rsidR="00E22D4B" w:rsidRDefault="00E22D4B" w:rsidP="00E22D4B">
      <w:pPr>
        <w:jc w:val="both"/>
      </w:pPr>
      <w:r>
        <w:rPr>
          <w:rStyle w:val="Refdenotaalpie"/>
        </w:rPr>
        <w:footnoteRef/>
      </w:r>
      <w:r>
        <w:t xml:space="preserve"> </w:t>
      </w:r>
      <w:r>
        <w:rPr>
          <w:i/>
          <w:iCs/>
        </w:rPr>
        <w:t>Ibidem</w:t>
      </w:r>
      <w:r>
        <w:t>, pp. 38 y 39.</w:t>
      </w:r>
    </w:p>
  </w:footnote>
  <w:footnote w:id="188">
    <w:p w14:paraId="0E5AF74D" w14:textId="77777777" w:rsidR="00E22D4B" w:rsidRDefault="00E22D4B" w:rsidP="00E22D4B">
      <w:pPr>
        <w:jc w:val="both"/>
      </w:pPr>
      <w:r>
        <w:rPr>
          <w:rStyle w:val="Refdenotaalpie"/>
        </w:rPr>
        <w:footnoteRef/>
      </w:r>
      <w:r>
        <w:t xml:space="preserve"> </w:t>
      </w:r>
      <w:r>
        <w:rPr>
          <w:i/>
          <w:iCs/>
        </w:rPr>
        <w:t>Ibidem</w:t>
      </w:r>
      <w:r>
        <w:t>, p. 40.</w:t>
      </w:r>
    </w:p>
  </w:footnote>
  <w:footnote w:id="189">
    <w:p w14:paraId="52CE09E8" w14:textId="77777777" w:rsidR="00E22D4B" w:rsidRDefault="00E22D4B" w:rsidP="00E22D4B">
      <w:pPr>
        <w:jc w:val="both"/>
      </w:pPr>
      <w:r>
        <w:rPr>
          <w:rStyle w:val="Refdenotaalpie"/>
        </w:rPr>
        <w:footnoteRef/>
      </w:r>
      <w:r>
        <w:t xml:space="preserve"> </w:t>
      </w:r>
      <w:r>
        <w:rPr>
          <w:i/>
          <w:iCs/>
        </w:rPr>
        <w:t>Ibidem</w:t>
      </w:r>
      <w:r>
        <w:t>, pp. 40-43.</w:t>
      </w:r>
    </w:p>
  </w:footnote>
  <w:footnote w:id="190">
    <w:p w14:paraId="455EE751" w14:textId="77777777" w:rsidR="00E22D4B" w:rsidRDefault="00E22D4B" w:rsidP="00E22D4B">
      <w:pPr>
        <w:jc w:val="both"/>
      </w:pPr>
      <w:r>
        <w:rPr>
          <w:rStyle w:val="Refdenotaalpie"/>
        </w:rPr>
        <w:footnoteRef/>
      </w:r>
      <w:r>
        <w:t xml:space="preserve"> </w:t>
      </w:r>
      <w:r>
        <w:rPr>
          <w:i/>
          <w:iCs/>
        </w:rPr>
        <w:t>Ibidem</w:t>
      </w:r>
      <w:r>
        <w:t>, p. 43.</w:t>
      </w:r>
    </w:p>
  </w:footnote>
  <w:footnote w:id="191">
    <w:p w14:paraId="64DCE6B0" w14:textId="77777777" w:rsidR="00E22D4B" w:rsidRDefault="00E22D4B" w:rsidP="00E22D4B">
      <w:pPr>
        <w:jc w:val="both"/>
      </w:pPr>
      <w:r>
        <w:rPr>
          <w:rStyle w:val="Refdenotaalpie"/>
        </w:rPr>
        <w:footnoteRef/>
      </w:r>
      <w:r>
        <w:t xml:space="preserve"> </w:t>
      </w:r>
      <w:r>
        <w:rPr>
          <w:i/>
          <w:iCs/>
        </w:rPr>
        <w:t>Ibidem</w:t>
      </w:r>
      <w:r>
        <w:t>, p. 44.</w:t>
      </w:r>
    </w:p>
  </w:footnote>
  <w:footnote w:id="192">
    <w:p w14:paraId="098AED18" w14:textId="77777777" w:rsidR="00E22D4B" w:rsidRDefault="00E22D4B" w:rsidP="00E22D4B">
      <w:pPr>
        <w:jc w:val="both"/>
      </w:pPr>
      <w:r>
        <w:rPr>
          <w:rStyle w:val="Refdenotaalpie"/>
        </w:rPr>
        <w:footnoteRef/>
      </w:r>
      <w:r>
        <w:t xml:space="preserve"> </w:t>
      </w:r>
      <w:r>
        <w:rPr>
          <w:i/>
          <w:iCs/>
        </w:rPr>
        <w:t>Ibidem</w:t>
      </w:r>
      <w:r>
        <w:t>, pp. 44-53.</w:t>
      </w:r>
    </w:p>
  </w:footnote>
  <w:footnote w:id="193">
    <w:p w14:paraId="31B66E90" w14:textId="77777777" w:rsidR="00E22D4B" w:rsidRDefault="00E22D4B" w:rsidP="00E22D4B">
      <w:pPr>
        <w:jc w:val="both"/>
      </w:pPr>
      <w:r>
        <w:rPr>
          <w:rStyle w:val="Refdenotaalpie"/>
        </w:rPr>
        <w:footnoteRef/>
      </w:r>
      <w:r>
        <w:t xml:space="preserve"> </w:t>
      </w:r>
      <w:r>
        <w:rPr>
          <w:i/>
          <w:iCs/>
        </w:rPr>
        <w:t>Ibidem</w:t>
      </w:r>
      <w:r>
        <w:t>, p. 53.</w:t>
      </w:r>
    </w:p>
  </w:footnote>
  <w:footnote w:id="194">
    <w:p w14:paraId="3EBC50AC" w14:textId="77777777" w:rsidR="00E22D4B" w:rsidRDefault="00E22D4B" w:rsidP="00E22D4B">
      <w:pPr>
        <w:jc w:val="both"/>
      </w:pPr>
      <w:r>
        <w:rPr>
          <w:rStyle w:val="Refdenotaalpie"/>
        </w:rPr>
        <w:footnoteRef/>
      </w:r>
      <w:r>
        <w:t xml:space="preserve"> </w:t>
      </w:r>
      <w:r>
        <w:rPr>
          <w:i/>
          <w:iCs/>
        </w:rPr>
        <w:t>Ibidem</w:t>
      </w:r>
      <w:r>
        <w:t>, p. 65.</w:t>
      </w:r>
    </w:p>
  </w:footnote>
  <w:footnote w:id="195">
    <w:p w14:paraId="596F9F77" w14:textId="77777777" w:rsidR="00E22D4B" w:rsidRDefault="00E22D4B" w:rsidP="00E22D4B">
      <w:pPr>
        <w:jc w:val="both"/>
      </w:pPr>
      <w:r>
        <w:rPr>
          <w:rStyle w:val="Refdenotaalpie"/>
        </w:rPr>
        <w:footnoteRef/>
      </w:r>
      <w:r>
        <w:t xml:space="preserve"> </w:t>
      </w:r>
      <w:r>
        <w:rPr>
          <w:i/>
          <w:iCs/>
        </w:rPr>
        <w:t>Ibidem</w:t>
      </w:r>
      <w:r>
        <w:t xml:space="preserve">, p. 65, nota 113, donde cita </w:t>
      </w:r>
      <w:proofErr w:type="spellStart"/>
      <w:r>
        <w:rPr>
          <w:i/>
          <w:iCs/>
        </w:rPr>
        <w:t>Santosky</w:t>
      </w:r>
      <w:proofErr w:type="spellEnd"/>
      <w:r>
        <w:rPr>
          <w:i/>
          <w:iCs/>
        </w:rPr>
        <w:t xml:space="preserve"> v. Kramer</w:t>
      </w:r>
      <w:r>
        <w:t>, 455 U.S., p. 757 (1982).</w:t>
      </w:r>
    </w:p>
  </w:footnote>
  <w:footnote w:id="196">
    <w:p w14:paraId="2A456EED" w14:textId="77777777" w:rsidR="00E22D4B" w:rsidRDefault="00E22D4B" w:rsidP="00E22D4B">
      <w:pPr>
        <w:jc w:val="both"/>
      </w:pPr>
      <w:r>
        <w:rPr>
          <w:rStyle w:val="Refdenotaalpie"/>
        </w:rPr>
        <w:footnoteRef/>
      </w:r>
      <w:r>
        <w:t xml:space="preserve"> Ferrer Beltrán, </w:t>
      </w:r>
      <w:r>
        <w:rPr>
          <w:i/>
          <w:iCs/>
        </w:rPr>
        <w:t>Prueba sin convicción</w:t>
      </w:r>
      <w:r>
        <w:t>, cit., p. 29.</w:t>
      </w:r>
    </w:p>
  </w:footnote>
  <w:footnote w:id="197">
    <w:p w14:paraId="44BD33A5" w14:textId="77777777" w:rsidR="00E22D4B" w:rsidRDefault="00E22D4B" w:rsidP="00E22D4B">
      <w:pPr>
        <w:jc w:val="both"/>
      </w:pPr>
      <w:r>
        <w:rPr>
          <w:rStyle w:val="Refdenotaalpie"/>
        </w:rPr>
        <w:footnoteRef/>
      </w:r>
      <w:r>
        <w:t xml:space="preserve"> </w:t>
      </w:r>
      <w:r>
        <w:rPr>
          <w:i/>
          <w:iCs/>
        </w:rPr>
        <w:t>Ibidem</w:t>
      </w:r>
      <w:r>
        <w:t>, p. 65.</w:t>
      </w:r>
    </w:p>
  </w:footnote>
  <w:footnote w:id="198">
    <w:p w14:paraId="2973079A" w14:textId="77777777" w:rsidR="00E22D4B" w:rsidRDefault="00E22D4B" w:rsidP="00E22D4B">
      <w:pPr>
        <w:jc w:val="both"/>
      </w:pPr>
      <w:r>
        <w:rPr>
          <w:rStyle w:val="Refdenotaalpie"/>
        </w:rPr>
        <w:footnoteRef/>
      </w:r>
      <w:r>
        <w:t xml:space="preserve"> </w:t>
      </w:r>
      <w:r>
        <w:rPr>
          <w:i/>
          <w:iCs/>
        </w:rPr>
        <w:t>Ibidem</w:t>
      </w:r>
      <w:r>
        <w:t>, pp. 71-73.</w:t>
      </w:r>
    </w:p>
  </w:footnote>
  <w:footnote w:id="199">
    <w:p w14:paraId="3CF75D70" w14:textId="77777777" w:rsidR="00E22D4B" w:rsidRDefault="00E22D4B" w:rsidP="00E22D4B">
      <w:pPr>
        <w:jc w:val="both"/>
      </w:pPr>
      <w:r>
        <w:rPr>
          <w:rStyle w:val="Refdenotaalpie"/>
        </w:rPr>
        <w:footnoteRef/>
      </w:r>
      <w:r>
        <w:t xml:space="preserve"> </w:t>
      </w:r>
      <w:r>
        <w:rPr>
          <w:i/>
          <w:iCs/>
        </w:rPr>
        <w:t>Ibidem</w:t>
      </w:r>
      <w:r>
        <w:t>, p. 73.</w:t>
      </w:r>
    </w:p>
  </w:footnote>
  <w:footnote w:id="200">
    <w:p w14:paraId="78C857E4" w14:textId="77777777" w:rsidR="00E22D4B" w:rsidRDefault="00E22D4B" w:rsidP="00E22D4B">
      <w:pPr>
        <w:jc w:val="both"/>
      </w:pPr>
      <w:r>
        <w:rPr>
          <w:rStyle w:val="Refdenotaalpie"/>
        </w:rPr>
        <w:footnoteRef/>
      </w:r>
      <w:r>
        <w:t xml:space="preserve"> </w:t>
      </w:r>
      <w:r>
        <w:rPr>
          <w:i/>
          <w:iCs/>
        </w:rPr>
        <w:t>Ibidem</w:t>
      </w:r>
      <w:r>
        <w:t>, pp. 74 y 75.</w:t>
      </w:r>
    </w:p>
  </w:footnote>
  <w:footnote w:id="201">
    <w:p w14:paraId="38E0CD99" w14:textId="77777777" w:rsidR="00E22D4B" w:rsidRDefault="00E22D4B" w:rsidP="00E22D4B">
      <w:pPr>
        <w:jc w:val="both"/>
      </w:pPr>
      <w:r>
        <w:rPr>
          <w:rStyle w:val="Refdenotaalpie"/>
        </w:rPr>
        <w:footnoteRef/>
      </w:r>
      <w:r>
        <w:t xml:space="preserve"> Haack, Susan, El probabilismo jurídico. Una disensión epistemológica, en Vázquez, Carmen (ed.), </w:t>
      </w:r>
      <w:r>
        <w:rPr>
          <w:i/>
          <w:iCs/>
        </w:rPr>
        <w:t>Estándares de prueba y prueba científica. Ensayos de epistemología jurídica</w:t>
      </w:r>
      <w:r>
        <w:t>, Madrid, Marcial Pons, 2013, p. 66.</w:t>
      </w:r>
    </w:p>
  </w:footnote>
  <w:footnote w:id="202">
    <w:p w14:paraId="233C4585" w14:textId="77777777" w:rsidR="00E22D4B" w:rsidRDefault="00E22D4B" w:rsidP="00E22D4B">
      <w:pPr>
        <w:jc w:val="both"/>
      </w:pPr>
      <w:r>
        <w:rPr>
          <w:rStyle w:val="Refdenotaalpie"/>
        </w:rPr>
        <w:footnoteRef/>
      </w:r>
      <w:r>
        <w:t xml:space="preserve"> </w:t>
      </w:r>
      <w:r>
        <w:rPr>
          <w:i/>
          <w:iCs/>
        </w:rPr>
        <w:t>Ibidem</w:t>
      </w:r>
      <w:r>
        <w:t>, p. 78.</w:t>
      </w:r>
    </w:p>
  </w:footnote>
  <w:footnote w:id="203">
    <w:p w14:paraId="5A43B81C" w14:textId="77777777" w:rsidR="00E22D4B" w:rsidRDefault="00E22D4B" w:rsidP="00E22D4B">
      <w:pPr>
        <w:jc w:val="both"/>
      </w:pPr>
      <w:r>
        <w:rPr>
          <w:rStyle w:val="Refdenotaalpie"/>
        </w:rPr>
        <w:footnoteRef/>
      </w:r>
      <w:r>
        <w:t xml:space="preserve"> Ferrer Beltrán, </w:t>
      </w:r>
      <w:r>
        <w:rPr>
          <w:i/>
          <w:iCs/>
        </w:rPr>
        <w:t>Prueba sin convicción</w:t>
      </w:r>
      <w:r>
        <w:t>, cit., pp. 89 y 90.</w:t>
      </w:r>
    </w:p>
  </w:footnote>
  <w:footnote w:id="204">
    <w:p w14:paraId="72FAFE3C" w14:textId="77777777" w:rsidR="00E22D4B" w:rsidRDefault="00E22D4B" w:rsidP="00E22D4B">
      <w:pPr>
        <w:jc w:val="both"/>
      </w:pPr>
      <w:r>
        <w:rPr>
          <w:rStyle w:val="Refdenotaalpie"/>
        </w:rPr>
        <w:footnoteRef/>
      </w:r>
      <w:r>
        <w:t xml:space="preserve"> </w:t>
      </w:r>
      <w:r>
        <w:rPr>
          <w:i/>
          <w:iCs/>
        </w:rPr>
        <w:t>Ibidem</w:t>
      </w:r>
      <w:r>
        <w:t>, p. 91.</w:t>
      </w:r>
    </w:p>
  </w:footnote>
  <w:footnote w:id="205">
    <w:p w14:paraId="21F82B80" w14:textId="77777777" w:rsidR="00E22D4B" w:rsidRDefault="00E22D4B" w:rsidP="00E22D4B">
      <w:pPr>
        <w:jc w:val="both"/>
      </w:pPr>
      <w:r>
        <w:rPr>
          <w:rStyle w:val="Refdenotaalpie"/>
        </w:rPr>
        <w:footnoteRef/>
      </w:r>
      <w:r>
        <w:t xml:space="preserve"> Haack, El probabilismo jurídico, cit., pp. 81 y 82.</w:t>
      </w:r>
    </w:p>
  </w:footnote>
  <w:footnote w:id="206">
    <w:p w14:paraId="48A98FF6" w14:textId="77777777" w:rsidR="00E22D4B" w:rsidRDefault="00E22D4B" w:rsidP="00E22D4B">
      <w:pPr>
        <w:jc w:val="both"/>
      </w:pPr>
      <w:r>
        <w:rPr>
          <w:rStyle w:val="Refdenotaalpie"/>
        </w:rPr>
        <w:footnoteRef/>
      </w:r>
      <w:r>
        <w:t xml:space="preserve"> </w:t>
      </w:r>
      <w:r>
        <w:rPr>
          <w:i/>
          <w:iCs/>
        </w:rPr>
        <w:t>Ibidem</w:t>
      </w:r>
      <w:r>
        <w:t xml:space="preserve">, pp. 78 y </w:t>
      </w:r>
      <w:r>
        <w:t xml:space="preserve">82</w:t>
      </w:r>
      <w:r>
        <w:t xml:space="preserve">.</w:t>
      </w:r>
    </w:p>
  </w:footnote>
  <w:footnote w:id="207">
    <w:p w14:paraId="2C04AEA1" w14:textId="77777777" w:rsidR="00E22D4B" w:rsidRDefault="00E22D4B" w:rsidP="00E22D4B">
      <w:pPr>
        <w:jc w:val="both"/>
      </w:pPr>
      <w:r>
        <w:rPr>
          <w:rStyle w:val="Refdenotaalpie"/>
        </w:rPr>
        <w:footnoteRef/>
      </w:r>
      <w:r>
        <w:t xml:space="preserve"> </w:t>
      </w:r>
      <w:r>
        <w:rPr>
          <w:i/>
          <w:iCs/>
        </w:rPr>
        <w:t>Ibidem</w:t>
      </w:r>
      <w:r>
        <w:t>, p. 82.</w:t>
      </w:r>
    </w:p>
  </w:footnote>
  <w:footnote w:id="208">
    <w:p w14:paraId="4AAC1D4C" w14:textId="77777777" w:rsidR="00E22D4B" w:rsidRDefault="00E22D4B" w:rsidP="00E22D4B">
      <w:pPr>
        <w:jc w:val="both"/>
      </w:pPr>
      <w:r>
        <w:rPr>
          <w:rStyle w:val="Refdenotaalpie"/>
        </w:rPr>
        <w:footnoteRef/>
      </w:r>
      <w:r>
        <w:t xml:space="preserve"> Ferrer Beltrán, </w:t>
      </w:r>
      <w:r>
        <w:rPr>
          <w:i/>
          <w:iCs/>
        </w:rPr>
        <w:t>Prueba sin convicción</w:t>
      </w:r>
      <w:r>
        <w:t>, cit., pp. 92-99.</w:t>
      </w:r>
    </w:p>
  </w:footnote>
  <w:footnote w:id="209">
    <w:p w14:paraId="47ECB909" w14:textId="77777777" w:rsidR="00E22D4B" w:rsidRDefault="00E22D4B" w:rsidP="00E22D4B">
      <w:pPr>
        <w:jc w:val="both"/>
      </w:pPr>
      <w:r>
        <w:rPr>
          <w:rStyle w:val="Refdenotaalpie"/>
        </w:rPr>
        <w:footnoteRef/>
      </w:r>
      <w:r>
        <w:t xml:space="preserve"> </w:t>
      </w:r>
      <w:r>
        <w:rPr>
          <w:i/>
          <w:iCs/>
        </w:rPr>
        <w:t>Ibidem</w:t>
      </w:r>
      <w:r>
        <w:t>, p. 100.</w:t>
      </w:r>
    </w:p>
  </w:footnote>
  <w:footnote w:id="210">
    <w:p w14:paraId="5F837299" w14:textId="77777777" w:rsidR="00E22D4B" w:rsidRDefault="00E22D4B" w:rsidP="00E22D4B">
      <w:pPr>
        <w:jc w:val="both"/>
      </w:pPr>
      <w:r>
        <w:rPr>
          <w:rStyle w:val="Refdenotaalpie"/>
        </w:rPr>
        <w:footnoteRef/>
      </w:r>
      <w:r>
        <w:t xml:space="preserve"> Igartua Salaverría, Juan, </w:t>
      </w:r>
      <w:r>
        <w:rPr>
          <w:i/>
          <w:iCs/>
        </w:rPr>
        <w:t>Indicios, duda razonable, prueba científica. Perspectivas sobre la prueba en el proceso penal</w:t>
      </w:r>
      <w:r>
        <w:t>, Valencia, Tirant lo Blanch, 2021, p. 48, nota 77.</w:t>
      </w:r>
    </w:p>
  </w:footnote>
  <w:footnote w:id="211">
    <w:p w14:paraId="50D039BD" w14:textId="77777777" w:rsidR="00E22D4B" w:rsidRDefault="00E22D4B" w:rsidP="00E22D4B">
      <w:pPr>
        <w:jc w:val="both"/>
      </w:pPr>
      <w:r>
        <w:rPr>
          <w:rStyle w:val="Refdenotaalpie"/>
        </w:rPr>
        <w:footnoteRef/>
      </w:r>
      <w:r>
        <w:t xml:space="preserve"> Ferrer Beltrán, </w:t>
      </w:r>
      <w:r>
        <w:rPr>
          <w:i/>
          <w:iCs/>
        </w:rPr>
        <w:t>Prueba sin convicción</w:t>
      </w:r>
      <w:r>
        <w:t>, cit., pp. 100-102.</w:t>
      </w:r>
    </w:p>
  </w:footnote>
  <w:footnote w:id="212">
    <w:p w14:paraId="5F43DF8D" w14:textId="77777777" w:rsidR="00E22D4B" w:rsidRDefault="00E22D4B" w:rsidP="00E22D4B">
      <w:pPr>
        <w:jc w:val="both"/>
      </w:pPr>
      <w:r>
        <w:rPr>
          <w:rStyle w:val="Refdenotaalpie"/>
        </w:rPr>
        <w:footnoteRef/>
      </w:r>
      <w:r>
        <w:t xml:space="preserve"> </w:t>
      </w:r>
      <w:r>
        <w:rPr>
          <w:i/>
          <w:iCs/>
        </w:rPr>
        <w:t>Ibidem</w:t>
      </w:r>
      <w:r>
        <w:t>, p. 102.</w:t>
      </w:r>
    </w:p>
  </w:footnote>
  <w:footnote w:id="213">
    <w:p w14:paraId="49E40089" w14:textId="77777777" w:rsidR="00E22D4B" w:rsidRDefault="00E22D4B" w:rsidP="00E22D4B">
      <w:pPr>
        <w:jc w:val="both"/>
      </w:pPr>
      <w:r>
        <w:rPr>
          <w:rStyle w:val="Refdenotaalpie"/>
        </w:rPr>
        <w:footnoteRef/>
      </w:r>
      <w:r>
        <w:t xml:space="preserve"> </w:t>
      </w:r>
      <w:r>
        <w:rPr>
          <w:i/>
          <w:iCs/>
        </w:rPr>
        <w:t>Ibidem</w:t>
      </w:r>
      <w:r>
        <w:t>, p. 103.</w:t>
      </w:r>
    </w:p>
  </w:footnote>
  <w:footnote w:id="214">
    <w:p w14:paraId="4AF55937" w14:textId="77777777" w:rsidR="00E22D4B" w:rsidRDefault="00E22D4B" w:rsidP="00E22D4B">
      <w:pPr>
        <w:jc w:val="both"/>
      </w:pPr>
      <w:r>
        <w:rPr>
          <w:rStyle w:val="Refdenotaalpie"/>
        </w:rPr>
        <w:footnoteRef/>
      </w:r>
      <w:r>
        <w:t xml:space="preserve"> </w:t>
      </w:r>
      <w:r>
        <w:rPr>
          <w:i/>
          <w:iCs/>
        </w:rPr>
        <w:t>Ibidem</w:t>
      </w:r>
      <w:r>
        <w:t>, p. 102, nota 233.</w:t>
      </w:r>
    </w:p>
  </w:footnote>
  <w:footnote w:id="215">
    <w:p w14:paraId="416C7DD4" w14:textId="77777777" w:rsidR="00E22D4B" w:rsidRDefault="00E22D4B" w:rsidP="00E22D4B">
      <w:pPr>
        <w:jc w:val="both"/>
      </w:pPr>
      <w:r>
        <w:rPr>
          <w:rStyle w:val="Refdenotaalpie"/>
        </w:rPr>
        <w:footnoteRef/>
      </w:r>
      <w:r>
        <w:t xml:space="preserve"> Ley General del Sistema de Medios de Impugnación en Materia Electoral, artículo 16, párrafo 4.</w:t>
      </w:r>
    </w:p>
  </w:footnote>
  <w:footnote w:id="216">
    <w:p w14:paraId="7A24089A" w14:textId="77777777" w:rsidR="00E22D4B" w:rsidRDefault="00E22D4B" w:rsidP="00E22D4B">
      <w:pPr>
        <w:jc w:val="both"/>
      </w:pPr>
      <w:r>
        <w:rPr>
          <w:rStyle w:val="Refdenotaalpie"/>
        </w:rPr>
        <w:footnoteRef/>
      </w:r>
      <w:r>
        <w:t xml:space="preserve"> Ferrer Beltrán, </w:t>
      </w:r>
      <w:r>
        <w:rPr>
          <w:i/>
          <w:iCs/>
        </w:rPr>
        <w:t>Prueba sin convicción</w:t>
      </w:r>
      <w:r>
        <w:t>, cit., pp. 103-105.</w:t>
      </w:r>
    </w:p>
  </w:footnote>
  <w:footnote w:id="217">
    <w:p w14:paraId="536AECF0" w14:textId="77777777" w:rsidR="00E22D4B" w:rsidRDefault="00E22D4B" w:rsidP="00E22D4B">
      <w:pPr>
        <w:jc w:val="both"/>
      </w:pPr>
      <w:r>
        <w:rPr>
          <w:rStyle w:val="Refdenotaalpie"/>
        </w:rPr>
        <w:footnoteRef/>
      </w:r>
      <w:r>
        <w:t xml:space="preserve"> Ferrer Beltrán, </w:t>
      </w:r>
      <w:r>
        <w:rPr>
          <w:i/>
          <w:iCs/>
        </w:rPr>
        <w:t>Prueba sin convicción</w:t>
      </w:r>
      <w:r>
        <w:t>, cit., p. 115.</w:t>
      </w:r>
    </w:p>
  </w:footnote>
  <w:footnote w:id="218">
    <w:p w14:paraId="481089BB" w14:textId="77777777" w:rsidR="00E22D4B" w:rsidRDefault="00E22D4B" w:rsidP="00E22D4B">
      <w:pPr>
        <w:jc w:val="both"/>
      </w:pPr>
      <w:r>
        <w:rPr>
          <w:rStyle w:val="Refdenotaalpie"/>
        </w:rPr>
        <w:footnoteRef/>
      </w:r>
      <w:r>
        <w:t xml:space="preserve"> </w:t>
      </w:r>
      <w:r>
        <w:rPr>
          <w:i/>
          <w:iCs/>
        </w:rPr>
        <w:t>Ibidem</w:t>
      </w:r>
      <w:r>
        <w:t>, pp. 153 y 154.</w:t>
      </w:r>
    </w:p>
  </w:footnote>
  <w:footnote w:id="219">
    <w:p w14:paraId="3D809CE8" w14:textId="77777777" w:rsidR="00E22D4B" w:rsidRDefault="00E22D4B" w:rsidP="00E22D4B">
      <w:pPr>
        <w:jc w:val="both"/>
      </w:pPr>
      <w:r>
        <w:rPr>
          <w:rStyle w:val="Refdenotaalpie"/>
        </w:rPr>
        <w:footnoteRef/>
      </w:r>
      <w:r>
        <w:t xml:space="preserve"> Laudan, Larry, La elemental aritmética epistémica del derecho II. Los inapropiados recursos de la teoría moral para abordar el derecho penal, en Vázquez (ed.), </w:t>
      </w:r>
      <w:r>
        <w:rPr>
          <w:i/>
          <w:iCs/>
        </w:rPr>
        <w:t>Estándares de prueba y prueba científica</w:t>
      </w:r>
      <w:r>
        <w:t>, cit., pp. 121-123.</w:t>
      </w:r>
    </w:p>
  </w:footnote>
  <w:footnote w:id="220">
    <w:p w14:paraId="0A103F2F" w14:textId="77777777" w:rsidR="00E22D4B" w:rsidRDefault="00E22D4B" w:rsidP="00E22D4B">
      <w:pPr>
        <w:jc w:val="both"/>
      </w:pPr>
      <w:r>
        <w:rPr>
          <w:rStyle w:val="Refdenotaalpie"/>
        </w:rPr>
        <w:footnoteRef/>
      </w:r>
      <w:r>
        <w:t xml:space="preserve"> Ferrer Beltrán, </w:t>
      </w:r>
      <w:r>
        <w:rPr>
          <w:i/>
          <w:iCs/>
        </w:rPr>
        <w:t>Prueba sin convicción</w:t>
      </w:r>
      <w:r>
        <w:t>, cit., p. 115, nota 15, donde cita como ejemplo a Laudan.</w:t>
      </w:r>
    </w:p>
  </w:footnote>
  <w:footnote w:id="221">
    <w:p w14:paraId="2C54ABD1" w14:textId="77777777" w:rsidR="00E22D4B" w:rsidRDefault="00E22D4B" w:rsidP="00E22D4B">
      <w:pPr>
        <w:jc w:val="both"/>
      </w:pPr>
      <w:r>
        <w:rPr>
          <w:rStyle w:val="Refdenotaalpie"/>
        </w:rPr>
        <w:footnoteRef/>
      </w:r>
      <w:r>
        <w:t xml:space="preserve"> </w:t>
      </w:r>
      <w:r>
        <w:rPr>
          <w:i/>
          <w:iCs/>
        </w:rPr>
        <w:t>Ibidem</w:t>
      </w:r>
      <w:r>
        <w:t>, p. 138.</w:t>
      </w:r>
    </w:p>
  </w:footnote>
  <w:footnote w:id="222">
    <w:p w14:paraId="47503E2D" w14:textId="77777777" w:rsidR="00E22D4B" w:rsidRDefault="00E22D4B" w:rsidP="00E22D4B">
      <w:pPr>
        <w:jc w:val="both"/>
      </w:pPr>
      <w:r>
        <w:rPr>
          <w:rStyle w:val="Refdenotaalpie"/>
        </w:rPr>
        <w:footnoteRef/>
      </w:r>
      <w:r>
        <w:t xml:space="preserve"> Ferrer Beltrán, </w:t>
      </w:r>
      <w:r>
        <w:rPr>
          <w:i/>
          <w:iCs/>
        </w:rPr>
        <w:t>Prueba sin convicción</w:t>
      </w:r>
      <w:r>
        <w:t>, cit., p. 150.</w:t>
      </w:r>
    </w:p>
  </w:footnote>
  <w:footnote w:id="223">
    <w:p w14:paraId="6C6E2899" w14:textId="77777777" w:rsidR="00E22D4B" w:rsidRDefault="00E22D4B" w:rsidP="00E22D4B">
      <w:pPr>
        <w:jc w:val="both"/>
      </w:pPr>
      <w:r>
        <w:rPr>
          <w:rStyle w:val="Refdenotaalpie"/>
        </w:rPr>
        <w:footnoteRef/>
      </w:r>
      <w:r>
        <w:t xml:space="preserve"> </w:t>
      </w:r>
      <w:r>
        <w:rPr>
          <w:i/>
          <w:iCs/>
        </w:rPr>
        <w:t>Ibidem</w:t>
      </w:r>
      <w:r>
        <w:t>, p. 151.</w:t>
      </w:r>
    </w:p>
  </w:footnote>
  <w:footnote w:id="224">
    <w:p w14:paraId="59187722" w14:textId="77777777" w:rsidR="00E22D4B" w:rsidRDefault="00E22D4B" w:rsidP="00E22D4B">
      <w:pPr>
        <w:jc w:val="both"/>
      </w:pPr>
      <w:r>
        <w:rPr>
          <w:rStyle w:val="Refdenotaalpie"/>
        </w:rPr>
        <w:footnoteRef/>
      </w:r>
      <w:r>
        <w:t xml:space="preserve"> </w:t>
      </w:r>
      <w:r>
        <w:rPr>
          <w:i/>
          <w:iCs/>
        </w:rPr>
        <w:t>Ibidem</w:t>
      </w:r>
      <w:r>
        <w:t>, p. 152.</w:t>
      </w:r>
    </w:p>
  </w:footnote>
  <w:footnote w:id="225">
    <w:p w14:paraId="1A9F2F71" w14:textId="77777777" w:rsidR="00E22D4B" w:rsidRDefault="00E22D4B" w:rsidP="00E22D4B">
      <w:pPr>
        <w:jc w:val="both"/>
      </w:pPr>
      <w:r>
        <w:rPr>
          <w:rStyle w:val="Refdenotaalpie"/>
        </w:rPr>
        <w:footnoteRef/>
      </w:r>
      <w:r>
        <w:t xml:space="preserve"> </w:t>
      </w:r>
      <w:r>
        <w:rPr>
          <w:i/>
          <w:iCs/>
        </w:rPr>
        <w:t>Ibidem</w:t>
      </w:r>
      <w:r>
        <w:t>, pp. 154-170.</w:t>
      </w:r>
    </w:p>
  </w:footnote>
  <w:footnote w:id="226">
    <w:p w14:paraId="67EBBE97" w14:textId="77777777" w:rsidR="00E22D4B" w:rsidRDefault="00E22D4B" w:rsidP="00E22D4B">
      <w:pPr>
        <w:jc w:val="both"/>
      </w:pPr>
      <w:r>
        <w:rPr>
          <w:rStyle w:val="Refdenotaalpie"/>
        </w:rPr>
        <w:footnoteRef/>
      </w:r>
      <w:r>
        <w:t xml:space="preserve"> </w:t>
      </w:r>
      <w:r>
        <w:rPr>
          <w:i/>
          <w:iCs/>
        </w:rPr>
        <w:t>Ibidem</w:t>
      </w:r>
      <w:r>
        <w:t>, pp. 154-156.</w:t>
      </w:r>
    </w:p>
  </w:footnote>
  <w:footnote w:id="227">
    <w:p w14:paraId="59FB9E11" w14:textId="77777777" w:rsidR="00E22D4B" w:rsidRDefault="00E22D4B" w:rsidP="00E22D4B">
      <w:pPr>
        <w:jc w:val="both"/>
      </w:pPr>
      <w:r>
        <w:rPr>
          <w:rStyle w:val="Refdenotaalpie"/>
        </w:rPr>
        <w:footnoteRef/>
      </w:r>
      <w:r>
        <w:t xml:space="preserve"> </w:t>
      </w:r>
      <w:r>
        <w:rPr>
          <w:i/>
          <w:iCs/>
        </w:rPr>
        <w:t>Ibidem</w:t>
      </w:r>
      <w:r>
        <w:t>, p. 164.</w:t>
      </w:r>
    </w:p>
  </w:footnote>
  <w:footnote w:id="228">
    <w:p w14:paraId="24EBCBA4" w14:textId="77777777" w:rsidR="00E22D4B" w:rsidRDefault="00E22D4B" w:rsidP="00E22D4B">
      <w:pPr>
        <w:jc w:val="both"/>
      </w:pPr>
      <w:r>
        <w:rPr>
          <w:rStyle w:val="Refdenotaalpie"/>
        </w:rPr>
        <w:footnoteRef/>
      </w:r>
      <w:r>
        <w:t xml:space="preserve"> </w:t>
      </w:r>
      <w:r>
        <w:rPr>
          <w:i/>
          <w:iCs/>
        </w:rPr>
        <w:t>Ibidem</w:t>
      </w:r>
      <w:r>
        <w:t>, p. 166.</w:t>
      </w:r>
    </w:p>
  </w:footnote>
  <w:footnote w:id="229">
    <w:p w14:paraId="04F027C7" w14:textId="77777777" w:rsidR="00E22D4B" w:rsidRDefault="00E22D4B" w:rsidP="00E22D4B">
      <w:pPr>
        <w:jc w:val="both"/>
      </w:pPr>
      <w:r>
        <w:rPr>
          <w:rStyle w:val="Refdenotaalpie"/>
        </w:rPr>
        <w:footnoteRef/>
      </w:r>
      <w:r>
        <w:t xml:space="preserve"> </w:t>
      </w:r>
      <w:r>
        <w:rPr>
          <w:i/>
          <w:iCs/>
        </w:rPr>
        <w:t>Ibidem</w:t>
      </w:r>
      <w:r>
        <w:t>, pp. 168 y 169.</w:t>
      </w:r>
    </w:p>
  </w:footnote>
  <w:footnote w:id="230">
    <w:p w14:paraId="0C329E91" w14:textId="77777777" w:rsidR="00E22D4B" w:rsidRDefault="00E22D4B" w:rsidP="00E22D4B">
      <w:pPr>
        <w:jc w:val="both"/>
      </w:pPr>
      <w:r>
        <w:rPr>
          <w:rStyle w:val="Refdenotaalpie"/>
        </w:rPr>
        <w:footnoteRef/>
      </w:r>
      <w:r>
        <w:t xml:space="preserve"> Constitución Política de los Estados Unidos Mexicanos, artículo 41, base VI, incisos a) a d), el último adicionado mediante reforma publicada en el </w:t>
      </w:r>
      <w:r>
        <w:rPr>
          <w:i/>
          <w:iCs/>
        </w:rPr>
        <w:t>Diario Oficial de la Federación</w:t>
      </w:r>
      <w:r>
        <w:t xml:space="preserve"> el 2 de junio de 2026, y Ley General del Sistema de Medios de Impugnación en Materia Electoral, artículo 78 bis, párrafo 2.</w:t>
      </w:r>
    </w:p>
  </w:footnote>
  <w:footnote w:id="231">
    <w:p w14:paraId="0CF9C6AB" w14:textId="77777777" w:rsidR="00E22D4B" w:rsidRDefault="00E22D4B" w:rsidP="00E22D4B">
      <w:pPr>
        <w:jc w:val="both"/>
      </w:pPr>
      <w:r>
        <w:rPr>
          <w:rStyle w:val="Refdenotaalpie"/>
        </w:rPr>
        <w:footnoteRef/>
      </w:r>
      <w:r>
        <w:t xml:space="preserve"> Sala Superior del Tribunal Electoral del Poder Judicial de la Federación, SUP-REC-1388/2018, sentencia de 30 de septiembre de 2018, p. 46.</w:t>
      </w:r>
    </w:p>
  </w:footnote>
  <w:footnote w:id="232">
    <w:p w14:paraId="6547451E" w14:textId="77777777" w:rsidR="00E22D4B" w:rsidRDefault="00E22D4B" w:rsidP="00E22D4B">
      <w:pPr>
        <w:jc w:val="both"/>
      </w:pPr>
      <w:r>
        <w:rPr>
          <w:rStyle w:val="Refdenotaalpie"/>
        </w:rPr>
        <w:footnoteRef/>
      </w:r>
      <w:r>
        <w:t xml:space="preserve"> Ferrer Beltrán, </w:t>
      </w:r>
      <w:r>
        <w:rPr>
          <w:i/>
          <w:iCs/>
        </w:rPr>
        <w:t>Prueba sin convicción</w:t>
      </w:r>
      <w:r>
        <w:t>, cit., pp. 209 y 210.</w:t>
      </w:r>
    </w:p>
  </w:footnote>
  <w:footnote w:id="233">
    <w:p w14:paraId="7A33762C" w14:textId="77777777" w:rsidR="00E22D4B" w:rsidRDefault="00E22D4B" w:rsidP="00E22D4B">
      <w:pPr>
        <w:jc w:val="both"/>
      </w:pPr>
      <w:r>
        <w:rPr>
          <w:rStyle w:val="Refdenotaalpie"/>
        </w:rPr>
        <w:footnoteRef/>
      </w:r>
      <w:r>
        <w:t xml:space="preserve"> </w:t>
      </w:r>
      <w:r>
        <w:rPr>
          <w:i/>
          <w:iCs/>
        </w:rPr>
        <w:t>Ibidem</w:t>
      </w:r>
      <w:r>
        <w:t>, p. 210.</w:t>
      </w:r>
    </w:p>
  </w:footnote>
  <w:footnote w:id="234">
    <w:p w14:paraId="234973DE" w14:textId="77777777" w:rsidR="00E22D4B" w:rsidRDefault="00E22D4B" w:rsidP="00E22D4B">
      <w:pPr>
        <w:jc w:val="both"/>
      </w:pPr>
      <w:r>
        <w:rPr>
          <w:rStyle w:val="Refdenotaalpie"/>
        </w:rPr>
        <w:footnoteRef/>
      </w:r>
      <w:r>
        <w:t xml:space="preserve"> </w:t>
      </w:r>
      <w:r>
        <w:rPr>
          <w:i/>
          <w:iCs/>
        </w:rPr>
        <w:t>Ibidem</w:t>
      </w:r>
      <w:r>
        <w:t>, p. 215.</w:t>
      </w:r>
    </w:p>
  </w:footnote>
  <w:footnote w:id="235">
    <w:p w14:paraId="53EEC51E" w14:textId="77777777" w:rsidR="00E22D4B" w:rsidRDefault="00E22D4B" w:rsidP="00E22D4B">
      <w:pPr>
        <w:jc w:val="both"/>
      </w:pPr>
      <w:r>
        <w:rPr>
          <w:rStyle w:val="Refdenotaalpie"/>
        </w:rPr>
        <w:footnoteRef/>
      </w:r>
      <w:r>
        <w:t xml:space="preserve"> </w:t>
      </w:r>
      <w:r>
        <w:rPr>
          <w:i/>
          <w:iCs/>
        </w:rPr>
        <w:t>Ibidem</w:t>
      </w:r>
      <w:r>
        <w:t>, p. 211.</w:t>
      </w:r>
    </w:p>
  </w:footnote>
  <w:footnote w:id="236">
    <w:p w14:paraId="0A0CF5F4" w14:textId="77777777" w:rsidR="00E22D4B" w:rsidRDefault="00E22D4B" w:rsidP="00E22D4B">
      <w:pPr>
        <w:jc w:val="both"/>
      </w:pPr>
      <w:r>
        <w:rPr>
          <w:rStyle w:val="Refdenotaalpie"/>
        </w:rPr>
        <w:footnoteRef/>
      </w:r>
      <w:r>
        <w:t xml:space="preserve"> </w:t>
      </w:r>
      <w:r>
        <w:rPr>
          <w:i/>
          <w:iCs/>
        </w:rPr>
        <w:t>Ibidem</w:t>
      </w:r>
      <w:r>
        <w:t>, pp. 214 y 215, donde transcribe la sentencia del amparo directo en revisión 3457/2013 y menciona como precedentes el amparo directo en revisión 715/2010, los amparos en revisión 466/2011 y 349/2012 y los amparos directos 78/2012 y 21/2012.</w:t>
      </w:r>
    </w:p>
  </w:footnote>
  <w:footnote w:id="237">
    <w:p w14:paraId="2E445441" w14:textId="77777777" w:rsidR="00E22D4B" w:rsidRDefault="00E22D4B" w:rsidP="00E22D4B">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pp. 55 y 56.</w:t>
      </w:r>
    </w:p>
  </w:footnote>
  <w:footnote w:id="238">
    <w:p w14:paraId="0E610773" w14:textId="77777777" w:rsidR="00E22D4B" w:rsidRDefault="00E22D4B" w:rsidP="00E22D4B">
      <w:pPr>
        <w:jc w:val="both"/>
      </w:pPr>
      <w:r>
        <w:rPr>
          <w:rStyle w:val="Refdenotaalpie"/>
        </w:rPr>
        <w:footnoteRef/>
      </w:r>
      <w:r>
        <w:t xml:space="preserve"> </w:t>
      </w:r>
      <w:r>
        <w:rPr>
          <w:i/>
          <w:iCs/>
        </w:rPr>
        <w:t>Ibidem</w:t>
      </w:r>
      <w:r>
        <w:t>, pp. 56 y 57.</w:t>
      </w:r>
    </w:p>
  </w:footnote>
  <w:footnote w:id="239">
    <w:p w14:paraId="3B678558" w14:textId="77777777" w:rsidR="00E22D4B" w:rsidRDefault="00E22D4B" w:rsidP="00E22D4B">
      <w:pPr>
        <w:jc w:val="both"/>
      </w:pPr>
      <w:r>
        <w:rPr>
          <w:rStyle w:val="Refdenotaalpie"/>
        </w:rPr>
        <w:footnoteRef/>
      </w:r>
      <w:r>
        <w:t xml:space="preserve"> Ferrer Beltrán, </w:t>
      </w:r>
      <w:r>
        <w:rPr>
          <w:i/>
          <w:iCs/>
        </w:rPr>
        <w:t>Prueba sin convicción</w:t>
      </w:r>
      <w:r>
        <w:t>, cit., p. 211.</w:t>
      </w:r>
    </w:p>
  </w:footnote>
  <w:footnote w:id="240">
    <w:p w14:paraId="0D734E26" w14:textId="77777777" w:rsidR="00E22D4B" w:rsidRDefault="00E22D4B" w:rsidP="00E22D4B">
      <w:pPr>
        <w:jc w:val="both"/>
      </w:pPr>
      <w:r>
        <w:rPr>
          <w:rStyle w:val="Refdenotaalpie"/>
        </w:rPr>
        <w:footnoteRef/>
      </w:r>
      <w:r>
        <w:t xml:space="preserve"> Allen, Los estándares de prueba y los límites del análisis jurídico, cit., pp. 53 y 54.</w:t>
      </w:r>
    </w:p>
  </w:footnote>
  <w:footnote w:id="241">
    <w:p w14:paraId="1B89BEBB" w14:textId="77777777" w:rsidR="00E22D4B" w:rsidRDefault="00E22D4B" w:rsidP="00E22D4B">
      <w:pPr>
        <w:jc w:val="both"/>
      </w:pPr>
      <w:r>
        <w:rPr>
          <w:rStyle w:val="Refdenotaalpie"/>
        </w:rPr>
        <w:footnoteRef/>
      </w:r>
      <w:r>
        <w:t xml:space="preserve"> Ferrer Beltrán, </w:t>
      </w:r>
      <w:r>
        <w:rPr>
          <w:i/>
          <w:iCs/>
        </w:rPr>
        <w:t>Prueba sin convicción</w:t>
      </w:r>
      <w:r>
        <w:t>, cit., p. 44.</w:t>
      </w:r>
    </w:p>
  </w:footnote>
  <w:footnote w:id="242">
    <w:p w14:paraId="0E66C4E2" w14:textId="77777777" w:rsidR="00E22D4B" w:rsidRDefault="00E22D4B" w:rsidP="00E22D4B">
      <w:pPr>
        <w:jc w:val="both"/>
      </w:pPr>
      <w:r>
        <w:rPr>
          <w:rStyle w:val="Refdenotaalpie"/>
        </w:rPr>
        <w:footnoteRef/>
      </w:r>
      <w:r>
        <w:t xml:space="preserve"> Nieva-</w:t>
      </w:r>
      <w:proofErr w:type="spellStart"/>
      <w:r>
        <w:t>Fenoll</w:t>
      </w:r>
      <w:proofErr w:type="spellEnd"/>
      <w:r>
        <w:t xml:space="preserve">, Jordi, Carga de la prueba y estándares de prueba. Dos reminiscencias del pasado, </w:t>
      </w:r>
      <w:r>
        <w:rPr>
          <w:i/>
          <w:iCs/>
        </w:rPr>
        <w:t>Estudios de Derecho</w:t>
      </w:r>
      <w:r>
        <w:t>, Medellín, vol. 77, núm. 170, 2020, p. 135.</w:t>
      </w:r>
    </w:p>
  </w:footnote>
  <w:footnote w:id="243">
    <w:p w14:paraId="179BC761" w14:textId="77777777" w:rsidR="00E22D4B" w:rsidRDefault="00E22D4B" w:rsidP="00E22D4B">
      <w:pPr>
        <w:jc w:val="both"/>
      </w:pPr>
      <w:r>
        <w:rPr>
          <w:rStyle w:val="Refdenotaalpie"/>
        </w:rPr>
        <w:footnoteRef/>
      </w:r>
      <w:r>
        <w:t xml:space="preserve"> </w:t>
      </w:r>
      <w:r>
        <w:rPr>
          <w:i/>
          <w:iCs/>
        </w:rPr>
        <w:t>Ibidem</w:t>
      </w:r>
      <w:r>
        <w:t>, p. 136.</w:t>
      </w:r>
    </w:p>
  </w:footnote>
  <w:footnote w:id="244">
    <w:p w14:paraId="4E3C8D55" w14:textId="77777777" w:rsidR="00E22D4B" w:rsidRDefault="00E22D4B" w:rsidP="00E22D4B">
      <w:pPr>
        <w:jc w:val="both"/>
      </w:pPr>
      <w:r>
        <w:rPr>
          <w:rStyle w:val="Refdenotaalpie"/>
        </w:rPr>
        <w:footnoteRef/>
      </w:r>
      <w:r>
        <w:t xml:space="preserve"> Haack, El probabilismo jurídico, cit., pp. 69 y 70.</w:t>
      </w:r>
    </w:p>
  </w:footnote>
  <w:footnote w:id="245">
    <w:p w14:paraId="0406DF75" w14:textId="77777777" w:rsidR="00E22D4B" w:rsidRDefault="00E22D4B" w:rsidP="00E22D4B">
      <w:pPr>
        <w:jc w:val="both"/>
      </w:pPr>
      <w:r>
        <w:rPr>
          <w:rStyle w:val="Refdenotaalpie"/>
        </w:rPr>
        <w:footnoteRef/>
      </w:r>
      <w:r>
        <w:t xml:space="preserve"> Ley General del Sistema de Medios de Impugnación en Materia Electoral, artículo 16, párrafos 2 y 3.</w:t>
      </w:r>
    </w:p>
  </w:footnote>
  <w:footnote w:id="246">
    <w:p w14:paraId="16B73C5C" w14:textId="77777777" w:rsidR="00E22D4B" w:rsidRDefault="00E22D4B" w:rsidP="00E22D4B">
      <w:pPr>
        <w:jc w:val="both"/>
      </w:pPr>
      <w:r>
        <w:rPr>
          <w:rStyle w:val="Refdenotaalpie"/>
        </w:rPr>
        <w:footnoteRef/>
      </w:r>
      <w:r>
        <w:t xml:space="preserve"> Ley General del Sistema de Medios de Impugnación en Materia Electoral, artículos 75, párrafo 1, inciso k), 77 Ter, párrafo 2, y 78, párrafo 1.</w:t>
      </w:r>
    </w:p>
  </w:footnote>
  <w:footnote w:id="247">
    <w:p w14:paraId="0E935963" w14:textId="77777777" w:rsidR="00E22D4B" w:rsidRDefault="00E22D4B" w:rsidP="00E22D4B">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48">
    <w:p w14:paraId="45D8D4C6" w14:textId="77777777" w:rsidR="00E22D4B" w:rsidRDefault="00E22D4B" w:rsidP="00E22D4B">
      <w:pPr>
        <w:jc w:val="both"/>
      </w:pPr>
      <w:r>
        <w:rPr>
          <w:rStyle w:val="Refdenotaalpie"/>
        </w:rPr>
        <w:footnoteRef/>
      </w:r>
      <w:r>
        <w:t xml:space="preserve"> Nieva-</w:t>
      </w:r>
      <w:proofErr w:type="spellStart"/>
      <w:r>
        <w:t>Fenoll</w:t>
      </w:r>
      <w:proofErr w:type="spellEnd"/>
      <w:r>
        <w:t>, Carga de la prueba y estándares de prueba, cit., p. 130.</w:t>
      </w:r>
    </w:p>
  </w:footnote>
  <w:footnote w:id="249">
    <w:p w14:paraId="2A679768" w14:textId="77777777" w:rsidR="00E22D4B" w:rsidRDefault="00E22D4B" w:rsidP="00E22D4B">
      <w:pPr>
        <w:jc w:val="both"/>
      </w:pPr>
      <w:r>
        <w:rPr>
          <w:rStyle w:val="Refdenotaalpie"/>
        </w:rPr>
        <w:footnoteRef/>
      </w:r>
      <w:r>
        <w:t xml:space="preserve"> Rodríguez Mondragón, Reyes, voto razonado en el SUP-REC-1388/2018, p. 75.</w:t>
      </w:r>
    </w:p>
  </w:footnote>
  <w:footnote w:id="250">
    <w:p w14:paraId="1CE7FBE0" w14:textId="77777777" w:rsidR="00BA1C97" w:rsidRDefault="00BA1C97" w:rsidP="00BA1C97">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251">
    <w:p w14:paraId="0AB66FCF" w14:textId="77777777" w:rsidR="00BA1C97" w:rsidRDefault="00BA1C97" w:rsidP="00BA1C97">
      <w:pPr>
        <w:jc w:val="both"/>
      </w:pPr>
      <w:r>
        <w:rPr>
          <w:rStyle w:val="Refdenotaalpie"/>
        </w:rPr>
        <w:footnoteRef/>
      </w:r>
      <w:r>
        <w:t xml:space="preserve"> Ley General del Sistema de Medios de Impugnación en Materia Electoral, artículo 75, párrafo 1, incisos f), g), i), j) y k), texto consultado con última reforma publicada en el </w:t>
      </w:r>
      <w:r>
        <w:rPr>
          <w:i/>
          <w:iCs/>
        </w:rPr>
        <w:t>Diario Oficial de la Federación</w:t>
      </w:r>
      <w:r>
        <w:t xml:space="preserve"> el 14 de noviembre de 2025.</w:t>
      </w:r>
    </w:p>
  </w:footnote>
  <w:footnote w:id="252">
    <w:p w14:paraId="13EC21DB" w14:textId="77777777" w:rsidR="00BA1C97" w:rsidRDefault="00BA1C97" w:rsidP="00BA1C97">
      <w:pPr>
        <w:jc w:val="both"/>
      </w:pPr>
      <w:r>
        <w:rPr>
          <w:rStyle w:val="Refdenotaalpie"/>
        </w:rPr>
        <w:footnoteRef/>
      </w:r>
      <w:r>
        <w:t xml:space="preserve"> Rodarte Nava, Silvia </w:t>
      </w:r>
      <w:r>
        <w:rPr>
          <w:i/>
          <w:iCs/>
        </w:rPr>
        <w:t>et al.</w:t>
      </w:r>
      <w:r>
        <w:t xml:space="preserve">, El problema de la determinancia cuantitativa y una propuesta de solución parcial, </w:t>
      </w:r>
      <w:r>
        <w:rPr>
          <w:i/>
        </w:rPr>
        <w:t xml:space="preserve">Justicia Electoral. Revista del Tribunal Electoral del Poder Judicial de la Federación</w:t>
      </w:r>
      <w:r>
        <w:t xml:space="preserve">, México, vol. 1, núm. 7, 2011</w:t>
      </w:r>
      <w:r>
        <w:t xml:space="preserve">, pp. 311-332, en particular p. 317, donde citan a Galván Rivera, Flavio, </w:t>
      </w:r>
      <w:r>
        <w:rPr>
          <w:i/>
          <w:iCs/>
        </w:rPr>
        <w:t>Derecho procesal electoral mexicano</w:t>
      </w:r>
      <w:r>
        <w:t>, México, Porrúa, 2002, pp. 400 y 401.</w:t>
      </w:r>
    </w:p>
  </w:footnote>
  <w:footnote w:id="253">
    <w:p w14:paraId="64DB973D" w14:textId="77777777" w:rsidR="00BA1C97" w:rsidRDefault="00BA1C97" w:rsidP="00BA1C97">
      <w:pPr>
        <w:jc w:val="both"/>
      </w:pPr>
      <w:r>
        <w:rPr>
          <w:rStyle w:val="Refdenotaalpie"/>
        </w:rPr>
        <w:footnoteRef/>
      </w:r>
      <w:r>
        <w:t xml:space="preserve"> </w:t>
      </w:r>
      <w:r>
        <w:rPr>
          <w:i/>
          <w:iCs/>
        </w:rPr>
        <w:t>Ibidem</w:t>
      </w:r>
      <w:r>
        <w:t>, p. 318.</w:t>
      </w:r>
    </w:p>
  </w:footnote>
  <w:footnote w:id="254">
    <w:p w14:paraId="5745E057" w14:textId="77777777" w:rsidR="00BA1C97" w:rsidRDefault="00BA1C97" w:rsidP="00BA1C97">
      <w:pPr>
        <w:jc w:val="both"/>
      </w:pPr>
      <w:r>
        <w:rPr>
          <w:rStyle w:val="Refdenotaalpie"/>
        </w:rPr>
        <w:footnoteRef/>
      </w:r>
      <w:r>
        <w:t xml:space="preserve"> Constitución Política de los Estados Unidos Mexicanos, artículo 41, base VI, texto consultado con últimas reformas publicadas en el </w:t>
      </w:r>
      <w:r>
        <w:rPr>
          <w:i/>
          <w:iCs/>
        </w:rPr>
        <w:t>Diario Oficial de la Federación</w:t>
      </w:r>
      <w:r>
        <w:t xml:space="preserve"> el 2 de junio de 2026.</w:t>
      </w:r>
    </w:p>
  </w:footnote>
  <w:footnote w:id="255">
    <w:p w14:paraId="2EBC5A00" w14:textId="77777777" w:rsidR="00BA1C97" w:rsidRDefault="00BA1C97" w:rsidP="00BA1C97">
      <w:pPr>
        <w:jc w:val="both"/>
      </w:pPr>
      <w:r>
        <w:rPr>
          <w:rStyle w:val="Refdenotaalpie"/>
        </w:rPr>
        <w:footnoteRef/>
      </w:r>
      <w:r>
        <w:t xml:space="preserve"> Ley General del Sistema de Medios de Impugnación en Materia Electoral, artículo 78 bis, párrafos 1 y 2.</w:t>
      </w:r>
    </w:p>
  </w:footnote>
  <w:footnote w:id="256">
    <w:p w14:paraId="0AD5772A" w14:textId="77777777" w:rsidR="00BA1C97" w:rsidRDefault="00BA1C97" w:rsidP="00BA1C97">
      <w:pPr>
        <w:jc w:val="both"/>
      </w:pPr>
      <w:r>
        <w:rPr>
          <w:rStyle w:val="Refdenotaalpie"/>
        </w:rPr>
        <w:footnoteRef/>
      </w:r>
      <w:r>
        <w:t xml:space="preserve"> Jurisprudencia 39/2002, NULIDAD DE ELECCIÓN O DE LA VOTACIÓN RECIBIDA EN UNA CASILLA. CRITERIOS PARA ESTABLECER CUÁNDO UNA IRREGULARIDAD ES DETERMINANTE PARA SU RESULTADO, </w:t>
      </w:r>
      <w:r>
        <w:rPr>
          <w:i/>
          <w:iCs/>
        </w:rPr>
        <w:t>Justicia Electoral. Revista del Tribunal Electoral del Poder Judicial de la Federación</w:t>
      </w:r>
      <w:r>
        <w:t>, suplemento 6, 2003, p. 45.</w:t>
      </w:r>
    </w:p>
  </w:footnote>
  <w:footnote w:id="257">
    <w:p w14:paraId="3A492C79" w14:textId="77777777" w:rsidR="00BA1C97" w:rsidRDefault="00BA1C97" w:rsidP="00BA1C97">
      <w:pPr>
        <w:jc w:val="both"/>
      </w:pPr>
      <w:r>
        <w:rPr>
          <w:rStyle w:val="Refdenotaalpie"/>
        </w:rPr>
        <w:footnoteRef/>
      </w:r>
      <w:r>
        <w:t xml:space="preserve"> Sala Superior del Tribunal Electoral del Poder Judicial de la Federación, SUP-JRC-221/2003 y acumulados, sentencia de 29 de octubre de 2003, p. 524.</w:t>
      </w:r>
    </w:p>
  </w:footnote>
  <w:footnote w:id="258">
    <w:p w14:paraId="243BE9DD" w14:textId="77777777" w:rsidR="00BA1C97" w:rsidRDefault="00BA1C97" w:rsidP="00BA1C97">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259">
    <w:p w14:paraId="298776D6" w14:textId="77777777" w:rsidR="00BA1C97" w:rsidRDefault="00BA1C97" w:rsidP="00BA1C97">
      <w:pPr>
        <w:jc w:val="both"/>
      </w:pPr>
      <w:r>
        <w:rPr>
          <w:rStyle w:val="Refdenotaalpie"/>
        </w:rPr>
        <w:footnoteRef/>
      </w:r>
      <w:r>
        <w:t xml:space="preserve"> Olaiz González, Jaime, Estudio de la sentencia SUP-JIN-359/2012. Sobre la necesidad de una doctrina sobre invalidez por determinancia en el sistema electoral, </w:t>
      </w:r>
      <w:r>
        <w:rPr>
          <w:i/>
          <w:iCs/>
        </w:rPr>
        <w:t>Revista Mexicana de Derecho Electoral</w:t>
      </w:r>
      <w:r>
        <w:t>, núm. 13-14, 2018, pp. 58-61.</w:t>
      </w:r>
    </w:p>
  </w:footnote>
  <w:footnote w:id="260">
    <w:p w14:paraId="4CE6C862" w14:textId="77777777" w:rsidR="00BA1C97" w:rsidRDefault="00BA1C97" w:rsidP="00BA1C97">
      <w:pPr>
        <w:jc w:val="both"/>
      </w:pPr>
      <w:r>
        <w:rPr>
          <w:rStyle w:val="Refdenotaalpie"/>
        </w:rPr>
        <w:footnoteRef/>
      </w:r>
      <w:r>
        <w:t xml:space="preserve"> Olaiz González, Estudio de la sentencia SUP-JIN-359/2012, cit., pp. 72 y 73.</w:t>
      </w:r>
    </w:p>
  </w:footnote>
  <w:footnote w:id="261">
    <w:p w14:paraId="4CA22CDF" w14:textId="77777777" w:rsidR="00BA1C97" w:rsidRDefault="00BA1C97" w:rsidP="00BA1C97">
      <w:pPr>
        <w:jc w:val="both"/>
      </w:pPr>
      <w:r>
        <w:rPr>
          <w:rStyle w:val="Refdenotaalpie"/>
        </w:rPr>
        <w:footnoteRef/>
      </w:r>
      <w:r>
        <w:t xml:space="preserve"> Sala Superior del Tribunal Electoral del Poder Judicial de la Federación, SUP-CDC-2/2017, sentencia de 7 de febrero de 2018, p. 40.</w:t>
      </w:r>
    </w:p>
  </w:footnote>
  <w:footnote w:id="262">
    <w:p w14:paraId="04A0359E" w14:textId="77777777" w:rsidR="00BA1C97" w:rsidRDefault="00BA1C97" w:rsidP="00BA1C97">
      <w:pPr>
        <w:jc w:val="both"/>
      </w:pPr>
      <w:r>
        <w:rPr>
          <w:rStyle w:val="Refdenotaalpie"/>
        </w:rPr>
        <w:footnoteRef/>
      </w:r>
      <w:r>
        <w:t xml:space="preserve"> Jurisprudencia 44/2024, NULIDAD DE LA ELECCIÓN. ELEMENTOS O CONDICIONES QUE SE DEBEN ACREDITAR CUANDO SE SOLICITA POR VIOLACIÓN A PRINCIPIOS O PRECEPTOS CONSTITUCIONALES, </w:t>
      </w:r>
      <w:r>
        <w:rPr>
          <w:i/>
          <w:iCs/>
        </w:rPr>
        <w:t>Gaceta Jurisprudencia y Tesis en materia electoral</w:t>
      </w:r>
      <w:r>
        <w:t>, Tribunal Electoral del Poder Judicial de la Federación, año 17, núm. 29, 2024, pp. 149-151.</w:t>
      </w:r>
    </w:p>
  </w:footnote>
  <w:footnote w:id="263">
    <w:p w14:paraId="11359045" w14:textId="77777777" w:rsidR="00BA1C97" w:rsidRDefault="00BA1C97" w:rsidP="00BA1C97">
      <w:pPr>
        <w:jc w:val="both"/>
      </w:pPr>
      <w:r>
        <w:rPr>
          <w:rStyle w:val="Refdenotaalpie"/>
        </w:rPr>
        <w:footnoteRef/>
      </w:r>
      <w:r>
        <w:t xml:space="preserve"> Tesis XXXI/2004, cit.</w:t>
      </w:r>
    </w:p>
  </w:footnote>
  <w:footnote w:id="264">
    <w:p w14:paraId="4EEC5E70" w14:textId="77777777" w:rsidR="00BA1C97" w:rsidRDefault="00BA1C97" w:rsidP="00BA1C97">
      <w:pPr>
        <w:jc w:val="both"/>
      </w:pPr>
      <w:r>
        <w:rPr>
          <w:rStyle w:val="Refdenotaalpie"/>
        </w:rPr>
        <w:footnoteRef/>
      </w:r>
      <w:r>
        <w:t xml:space="preserve"> Sala Superior del Tribunal Electoral del Poder Judicial de la Federación, SUP-JIN-212/2006, sentencia de 28 de agosto de 2006, pp. 61-66.</w:t>
      </w:r>
    </w:p>
  </w:footnote>
  <w:footnote w:id="265">
    <w:p w14:paraId="5CEFD171" w14:textId="77777777" w:rsidR="00BA1C97" w:rsidRDefault="00BA1C97" w:rsidP="00BA1C97">
      <w:pPr>
        <w:jc w:val="both"/>
      </w:pPr>
      <w:r>
        <w:rPr>
          <w:rStyle w:val="Refdenotaalpie"/>
        </w:rPr>
        <w:footnoteRef/>
      </w:r>
      <w:r>
        <w:t xml:space="preserve"> </w:t>
      </w:r>
      <w:r>
        <w:rPr>
          <w:i/>
          <w:iCs/>
        </w:rPr>
        <w:t>Ibidem</w:t>
      </w:r>
      <w:r>
        <w:t>, p. 66.</w:t>
      </w:r>
    </w:p>
  </w:footnote>
  <w:footnote w:id="266">
    <w:p w14:paraId="7742C552" w14:textId="77777777" w:rsidR="00BA1C97" w:rsidRDefault="00BA1C97" w:rsidP="00BA1C97">
      <w:pPr>
        <w:jc w:val="both"/>
      </w:pPr>
      <w:r>
        <w:rPr>
          <w:rStyle w:val="Refdenotaalpie"/>
        </w:rPr>
        <w:footnoteRef/>
      </w:r>
      <w:r>
        <w:t xml:space="preserve"> </w:t>
      </w:r>
      <w:r>
        <w:rPr>
          <w:i/>
          <w:iCs/>
        </w:rPr>
        <w:t>Ibidem</w:t>
      </w:r>
      <w:r>
        <w:t>, pp. 62 y 65.</w:t>
      </w:r>
    </w:p>
  </w:footnote>
  <w:footnote w:id="267">
    <w:p w14:paraId="5798E2DC"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68">
    <w:p w14:paraId="1F43E65E" w14:textId="77777777" w:rsidR="00BA1C97" w:rsidRDefault="00BA1C97" w:rsidP="00BA1C97">
      <w:pPr>
        <w:jc w:val="both"/>
      </w:pPr>
      <w:r>
        <w:rPr>
          <w:rStyle w:val="Refdenotaalpie"/>
        </w:rPr>
        <w:footnoteRef/>
      </w:r>
      <w:r>
        <w:t xml:space="preserve"> </w:t>
      </w:r>
      <w:r>
        <w:rPr>
          <w:i/>
          <w:iCs/>
        </w:rPr>
        <w:t>Ibidem</w:t>
      </w:r>
      <w:r>
        <w:t>, pp. 313, 320 y 321.</w:t>
      </w:r>
    </w:p>
  </w:footnote>
  <w:footnote w:id="269">
    <w:p w14:paraId="0AE972D4" w14:textId="77777777" w:rsidR="00BA1C97" w:rsidRDefault="00BA1C97" w:rsidP="00BA1C97">
      <w:pPr>
        <w:jc w:val="both"/>
      </w:pPr>
      <w:r>
        <w:rPr>
          <w:rStyle w:val="Refdenotaalpie"/>
        </w:rPr>
        <w:footnoteRef/>
      </w:r>
      <w:r>
        <w:t xml:space="preserve"> </w:t>
      </w:r>
      <w:r>
        <w:rPr>
          <w:i/>
          <w:iCs/>
        </w:rPr>
        <w:t>Ibidem</w:t>
      </w:r>
      <w:r>
        <w:t>, p. 322.</w:t>
      </w:r>
    </w:p>
  </w:footnote>
  <w:footnote w:id="270">
    <w:p w14:paraId="38E6D7DA" w14:textId="77777777" w:rsidR="00BA1C97" w:rsidRDefault="00BA1C97" w:rsidP="00BA1C97">
      <w:pPr>
        <w:jc w:val="both"/>
      </w:pPr>
      <w:r>
        <w:rPr>
          <w:rStyle w:val="Refdenotaalpie"/>
        </w:rPr>
        <w:footnoteRef/>
      </w:r>
      <w:r>
        <w:t xml:space="preserve"> Tesis XXXI/2004, cit.</w:t>
      </w:r>
    </w:p>
  </w:footnote>
  <w:footnote w:id="271">
    <w:p w14:paraId="0AF39FD0" w14:textId="77777777" w:rsidR="00BA1C97" w:rsidRDefault="00BA1C97" w:rsidP="00BA1C97">
      <w:pPr>
        <w:jc w:val="both"/>
      </w:pPr>
      <w:r>
        <w:rPr>
          <w:rStyle w:val="Refdenotaalpie"/>
        </w:rPr>
        <w:footnoteRef/>
      </w:r>
      <w:r>
        <w:t xml:space="preserve"> SUP-JRC-221/2003, cit., p. 525.</w:t>
      </w:r>
    </w:p>
  </w:footnote>
  <w:footnote w:id="272">
    <w:p w14:paraId="3F46AB54" w14:textId="77777777" w:rsidR="00BA1C97" w:rsidRDefault="00BA1C97" w:rsidP="00BA1C97">
      <w:pPr>
        <w:jc w:val="both"/>
      </w:pPr>
      <w:r>
        <w:rPr>
          <w:rStyle w:val="Refdenotaalpie"/>
        </w:rPr>
        <w:footnoteRef/>
      </w:r>
      <w:r>
        <w:t xml:space="preserve"> </w:t>
      </w:r>
      <w:r>
        <w:rPr>
          <w:i/>
          <w:iCs/>
        </w:rPr>
        <w:t>Ibidem</w:t>
      </w:r>
      <w:r>
        <w:t>, pp. 525-529.</w:t>
      </w:r>
    </w:p>
  </w:footnote>
  <w:footnote w:id="273">
    <w:p w14:paraId="15279B45" w14:textId="77777777" w:rsidR="00BA1C97" w:rsidRDefault="00BA1C97" w:rsidP="00BA1C97">
      <w:pPr>
        <w:jc w:val="both"/>
      </w:pPr>
      <w:r>
        <w:rPr>
          <w:rStyle w:val="Refdenotaalpie"/>
        </w:rPr>
        <w:footnoteRef/>
      </w:r>
      <w:r>
        <w:t xml:space="preserve"> </w:t>
      </w:r>
      <w:r>
        <w:rPr>
          <w:i/>
          <w:iCs/>
        </w:rPr>
        <w:t>Ibidem</w:t>
      </w:r>
      <w:r>
        <w:t>, p. 523.</w:t>
      </w:r>
    </w:p>
  </w:footnote>
  <w:footnote w:id="274">
    <w:p w14:paraId="2B7C732B" w14:textId="77777777" w:rsidR="00BA1C97" w:rsidRDefault="00BA1C97" w:rsidP="00BA1C97">
      <w:pPr>
        <w:jc w:val="both"/>
      </w:pPr>
      <w:r>
        <w:rPr>
          <w:rStyle w:val="Refdenotaalpie"/>
        </w:rPr>
        <w:footnoteRef/>
      </w:r>
      <w:r>
        <w:t xml:space="preserve"> </w:t>
      </w:r>
      <w:r>
        <w:rPr>
          <w:i/>
          <w:iCs/>
        </w:rPr>
        <w:t>Ibidem</w:t>
      </w:r>
      <w:r>
        <w:t>, p. 528.</w:t>
      </w:r>
    </w:p>
  </w:footnote>
  <w:footnote w:id="275">
    <w:p w14:paraId="605B0EF0" w14:textId="77777777" w:rsidR="00BA1C97" w:rsidRDefault="00BA1C97" w:rsidP="00BA1C97">
      <w:pPr>
        <w:jc w:val="both"/>
      </w:pPr>
      <w:r>
        <w:rPr>
          <w:rStyle w:val="Refdenotaalpie"/>
        </w:rPr>
        <w:footnoteRef/>
      </w:r>
      <w:r>
        <w:t xml:space="preserve"> Rodarte Nava </w:t>
      </w:r>
      <w:r>
        <w:rPr>
          <w:i/>
          <w:iCs/>
        </w:rPr>
        <w:t>et al.</w:t>
      </w:r>
      <w:r>
        <w:t>, El problema de la determinancia cuantitativa, cit., p. 313.</w:t>
      </w:r>
    </w:p>
  </w:footnote>
  <w:footnote w:id="276">
    <w:p w14:paraId="2058F09F" w14:textId="77777777" w:rsidR="00BA1C97" w:rsidRDefault="00BA1C97" w:rsidP="00BA1C97">
      <w:pPr>
        <w:jc w:val="both"/>
      </w:pPr>
      <w:r>
        <w:rPr>
          <w:rStyle w:val="Refdenotaalpie"/>
        </w:rPr>
        <w:footnoteRef/>
      </w:r>
      <w:r>
        <w:t xml:space="preserve"> SUP-CDC-2/2017, cit., p. 40.</w:t>
      </w:r>
    </w:p>
  </w:footnote>
  <w:footnote w:id="277">
    <w:p w14:paraId="0F13B8AA" w14:textId="77777777" w:rsidR="00BA1C97" w:rsidRDefault="00BA1C97" w:rsidP="00BA1C97">
      <w:pPr>
        <w:jc w:val="both"/>
      </w:pPr>
      <w:r>
        <w:rPr>
          <w:rStyle w:val="Refdenotaalpie"/>
        </w:rPr>
        <w:footnoteRef/>
      </w:r>
      <w:r>
        <w:t xml:space="preserve"> </w:t>
      </w:r>
      <w:r>
        <w:rPr>
          <w:i/>
          <w:iCs/>
        </w:rPr>
        <w:t>Ibidem</w:t>
      </w:r>
      <w:r>
        <w:t>, p. 43.</w:t>
      </w:r>
    </w:p>
  </w:footnote>
  <w:footnote w:id="278">
    <w:p w14:paraId="02A00E61" w14:textId="77777777" w:rsidR="00BA1C97" w:rsidRDefault="00BA1C97" w:rsidP="00BA1C97">
      <w:pPr>
        <w:jc w:val="both"/>
      </w:pPr>
      <w:r>
        <w:rPr>
          <w:rStyle w:val="Refdenotaalpie"/>
        </w:rPr>
        <w:footnoteRef/>
      </w:r>
      <w:r>
        <w:t xml:space="preserve"> </w:t>
      </w:r>
      <w:r>
        <w:rPr>
          <w:i/>
          <w:iCs/>
        </w:rPr>
        <w:t>Ibidem</w:t>
      </w:r>
      <w:r>
        <w:t>, p. 44.</w:t>
      </w:r>
    </w:p>
  </w:footnote>
  <w:footnote w:id="279">
    <w:p w14:paraId="515450B1" w14:textId="77777777" w:rsidR="00BA1C97" w:rsidRDefault="00BA1C97" w:rsidP="00BA1C97">
      <w:pPr>
        <w:jc w:val="both"/>
      </w:pPr>
      <w:r>
        <w:rPr>
          <w:rStyle w:val="Refdenotaalpie"/>
        </w:rPr>
        <w:footnoteRef/>
      </w:r>
      <w:r>
        <w:t xml:space="preserve"> </w:t>
      </w:r>
      <w:r>
        <w:rPr>
          <w:i/>
          <w:iCs/>
        </w:rPr>
        <w:t>Ibidem</w:t>
      </w:r>
      <w:r>
        <w:t>, p. 47.</w:t>
      </w:r>
    </w:p>
  </w:footnote>
  <w:footnote w:id="280">
    <w:p w14:paraId="2AA86BA6" w14:textId="77777777" w:rsidR="00BA1C97" w:rsidRDefault="00BA1C97" w:rsidP="00BA1C97">
      <w:pPr>
        <w:jc w:val="both"/>
      </w:pPr>
      <w:r>
        <w:rPr>
          <w:rStyle w:val="Refdenotaalpie"/>
        </w:rPr>
        <w:footnoteRef/>
      </w:r>
      <w:r>
        <w:t xml:space="preserve"> </w:t>
      </w:r>
      <w:r>
        <w:rPr>
          <w:i/>
          <w:iCs/>
        </w:rPr>
        <w:t>Ibidem</w:t>
      </w:r>
      <w:r>
        <w:t>, pp. 44 y 47.</w:t>
      </w:r>
    </w:p>
  </w:footnote>
  <w:footnote w:id="281">
    <w:p w14:paraId="1A368584" w14:textId="77777777" w:rsidR="00BA1C97" w:rsidRDefault="00BA1C97" w:rsidP="00BA1C97">
      <w:pPr>
        <w:jc w:val="both"/>
      </w:pPr>
      <w:r>
        <w:rPr>
          <w:rStyle w:val="Refdenotaalpie"/>
        </w:rPr>
        <w:footnoteRef/>
      </w:r>
      <w:r>
        <w:t xml:space="preserve"> Sala Superior del Tribunal Electoral del Poder Judicial de la Federación, SUP-REC-1388/2018, sentencia de 30 de septiembre de 2018, p. 1.</w:t>
      </w:r>
    </w:p>
  </w:footnote>
  <w:footnote w:id="282">
    <w:p w14:paraId="38ACD3FF" w14:textId="77777777" w:rsidR="00BA1C97" w:rsidRDefault="00BA1C97" w:rsidP="00BA1C97">
      <w:pPr>
        <w:jc w:val="both"/>
      </w:pPr>
      <w:r>
        <w:rPr>
          <w:rStyle w:val="Refdenotaalpie"/>
        </w:rPr>
        <w:footnoteRef/>
      </w:r>
      <w:r>
        <w:t xml:space="preserve"> </w:t>
      </w:r>
      <w:r>
        <w:rPr>
          <w:i/>
          <w:iCs/>
        </w:rPr>
        <w:t>Ibidem</w:t>
      </w:r>
      <w:r>
        <w:t>, p. 46.</w:t>
      </w:r>
    </w:p>
  </w:footnote>
  <w:footnote w:id="283">
    <w:p w14:paraId="594DBC92" w14:textId="77777777" w:rsidR="00BA1C97" w:rsidRDefault="00BA1C97" w:rsidP="00BA1C97">
      <w:pPr>
        <w:jc w:val="both"/>
      </w:pPr>
      <w:r>
        <w:rPr>
          <w:rStyle w:val="Refdenotaalpie"/>
        </w:rPr>
        <w:footnoteRef/>
      </w:r>
      <w:r>
        <w:t xml:space="preserve"> </w:t>
      </w:r>
      <w:r>
        <w:rPr>
          <w:i/>
          <w:iCs/>
        </w:rPr>
        <w:t>Ibidem</w:t>
      </w:r>
      <w:r>
        <w:t>, p. 47.</w:t>
      </w:r>
    </w:p>
  </w:footnote>
  <w:footnote w:id="284">
    <w:p w14:paraId="16480C33" w14:textId="77777777" w:rsidR="00BA1C97" w:rsidRDefault="00BA1C97" w:rsidP="00BA1C97">
      <w:pPr>
        <w:jc w:val="both"/>
      </w:pPr>
      <w:r>
        <w:rPr>
          <w:rStyle w:val="Refdenotaalpie"/>
        </w:rPr>
        <w:footnoteRef/>
      </w:r>
      <w:r>
        <w:t xml:space="preserve"> </w:t>
      </w:r>
      <w:r>
        <w:rPr>
          <w:i/>
          <w:iCs/>
        </w:rPr>
        <w:t>Ibidem</w:t>
      </w:r>
      <w:r>
        <w:t>, p. 48.</w:t>
      </w:r>
    </w:p>
  </w:footnote>
  <w:footnote w:id="285">
    <w:p w14:paraId="6508CE3A" w14:textId="77777777" w:rsidR="00BA1C97" w:rsidRDefault="00BA1C97" w:rsidP="00BA1C97">
      <w:pPr>
        <w:jc w:val="both"/>
      </w:pPr>
      <w:r>
        <w:rPr>
          <w:rStyle w:val="Refdenotaalpie"/>
        </w:rPr>
        <w:footnoteRef/>
      </w:r>
      <w:r>
        <w:t xml:space="preserve"> Rodríguez Mondragón, Reyes, voto razonado en el SUP-REC-1388/2018, p. 75.</w:t>
      </w:r>
    </w:p>
  </w:footnote>
  <w:footnote w:id="286">
    <w:p w14:paraId="1DDC6EC6" w14:textId="77777777" w:rsidR="00BA1C97" w:rsidRDefault="00BA1C97" w:rsidP="00BA1C97">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287">
    <w:p w14:paraId="2C926465" w14:textId="77777777" w:rsidR="00BA1C97" w:rsidRDefault="00BA1C97" w:rsidP="00BA1C97">
      <w:pPr>
        <w:jc w:val="both"/>
      </w:pPr>
      <w:r>
        <w:rPr>
          <w:rStyle w:val="Refdenotaalpie"/>
        </w:rPr>
        <w:footnoteRef/>
      </w:r>
      <w:r>
        <w:t xml:space="preserve"> SUP-JRC-221/2003, cit., p. 530.</w:t>
      </w:r>
    </w:p>
  </w:footnote>
  <w:footnote w:id="288">
    <w:p w14:paraId="07222E97" w14:textId="77777777" w:rsidR="00BA1C97" w:rsidRDefault="00BA1C97" w:rsidP="00BA1C97">
      <w:pPr>
        <w:jc w:val="both"/>
      </w:pPr>
      <w:r>
        <w:rPr>
          <w:rStyle w:val="Refdenotaalpie"/>
        </w:rPr>
        <w:footnoteRef/>
      </w:r>
      <w:r>
        <w:t xml:space="preserve"> </w:t>
      </w:r>
      <w:r>
        <w:rPr>
          <w:i/>
          <w:iCs/>
        </w:rPr>
        <w:t>Ibidem</w:t>
      </w:r>
      <w:r>
        <w:t>, pp. 580 y 581.</w:t>
      </w:r>
    </w:p>
  </w:footnote>
  <w:footnote w:id="289">
    <w:p w14:paraId="45621DAA" w14:textId="77777777" w:rsidR="00BA1C97" w:rsidRDefault="00BA1C97" w:rsidP="00BA1C97">
      <w:pPr>
        <w:jc w:val="both"/>
      </w:pPr>
      <w:r>
        <w:rPr>
          <w:rStyle w:val="Refdenotaalpie"/>
        </w:rPr>
        <w:footnoteRef/>
      </w:r>
      <w:r>
        <w:t xml:space="preserve"> </w:t>
      </w:r>
      <w:r>
        <w:rPr>
          <w:i/>
          <w:iCs/>
        </w:rPr>
        <w:t>Ibidem</w:t>
      </w:r>
      <w:r>
        <w:t>, p. 581.</w:t>
      </w:r>
    </w:p>
  </w:footnote>
  <w:footnote w:id="290">
    <w:p w14:paraId="6018CF2F" w14:textId="77777777" w:rsidR="00BA1C97" w:rsidRDefault="00BA1C97" w:rsidP="00BA1C97">
      <w:pPr>
        <w:jc w:val="both"/>
      </w:pPr>
      <w:r>
        <w:rPr>
          <w:rStyle w:val="Refdenotaalpie"/>
        </w:rPr>
        <w:footnoteRef/>
      </w:r>
      <w:r>
        <w:t xml:space="preserve"> </w:t>
      </w:r>
      <w:r>
        <w:rPr>
          <w:i/>
          <w:iCs/>
        </w:rPr>
        <w:t>Ibidem</w:t>
      </w:r>
      <w:r>
        <w:t>, pp. 589 y 590.</w:t>
      </w:r>
    </w:p>
  </w:footnote>
  <w:footnote w:id="291">
    <w:p w14:paraId="32D12268" w14:textId="77777777" w:rsidR="00BA1C97" w:rsidRDefault="00BA1C97" w:rsidP="00BA1C97">
      <w:pPr>
        <w:jc w:val="both"/>
      </w:pPr>
      <w:r>
        <w:rPr>
          <w:rStyle w:val="Refdenotaalpie"/>
        </w:rPr>
        <w:footnoteRef/>
      </w:r>
      <w:r>
        <w:t xml:space="preserve"> Voto particular de los magistrados Alfonsina Berta Navarro Hidalgo, José Luis de la Peza y Eloy Fuentes Cerda en el SUP-JRC-221/2003, pp. 596 y 597.</w:t>
      </w:r>
    </w:p>
  </w:footnote>
  <w:footnote w:id="292">
    <w:p w14:paraId="1C21AB94" w14:textId="77777777" w:rsidR="00BA1C97" w:rsidRDefault="00BA1C97" w:rsidP="00BA1C97">
      <w:pPr>
        <w:jc w:val="both"/>
      </w:pPr>
      <w:r>
        <w:rPr>
          <w:rStyle w:val="Refdenotaalpie"/>
        </w:rPr>
        <w:footnoteRef/>
      </w:r>
      <w:r>
        <w:t xml:space="preserve"> Sala Superior del Tribunal Electoral del Poder Judicial de la Federación, SUP-JRC-604/2007, sentencia de 23 de diciembre de 2007, pp. 118 y 135.</w:t>
      </w:r>
    </w:p>
  </w:footnote>
  <w:footnote w:id="293">
    <w:p w14:paraId="52BFFE4B" w14:textId="77777777" w:rsidR="00BA1C97" w:rsidRDefault="00BA1C97" w:rsidP="00BA1C97">
      <w:pPr>
        <w:jc w:val="both"/>
      </w:pPr>
      <w:r>
        <w:rPr>
          <w:rStyle w:val="Refdenotaalpie"/>
        </w:rPr>
        <w:footnoteRef/>
      </w:r>
      <w:r>
        <w:t xml:space="preserve"> </w:t>
      </w:r>
      <w:r>
        <w:rPr>
          <w:i/>
          <w:iCs/>
        </w:rPr>
        <w:t>Ibidem</w:t>
      </w:r>
      <w:r>
        <w:t>, p. 96.</w:t>
      </w:r>
    </w:p>
  </w:footnote>
  <w:footnote w:id="294">
    <w:p w14:paraId="2A8B5F8F" w14:textId="77777777" w:rsidR="00BA1C97" w:rsidRDefault="00BA1C97" w:rsidP="00BA1C97">
      <w:pPr>
        <w:jc w:val="both"/>
      </w:pPr>
      <w:r>
        <w:rPr>
          <w:rStyle w:val="Refdenotaalpie"/>
        </w:rPr>
        <w:footnoteRef/>
      </w:r>
      <w:r>
        <w:t xml:space="preserve"> </w:t>
      </w:r>
      <w:r>
        <w:rPr>
          <w:i/>
          <w:iCs/>
        </w:rPr>
        <w:t>Ibidem</w:t>
      </w:r>
      <w:r>
        <w:t>, pp. 133 y 134.</w:t>
      </w:r>
    </w:p>
  </w:footnote>
  <w:footnote w:id="295">
    <w:p w14:paraId="3FDDC266" w14:textId="77777777" w:rsidR="00BA1C97" w:rsidRDefault="00BA1C97" w:rsidP="00BA1C97">
      <w:pPr>
        <w:jc w:val="both"/>
      </w:pPr>
      <w:r>
        <w:rPr>
          <w:rStyle w:val="Refdenotaalpie"/>
        </w:rPr>
        <w:footnoteRef/>
      </w:r>
      <w:r>
        <w:t xml:space="preserve"> Olaiz González, Estudio de la sentencia SUP-JIN-359/2012, cit., pp. 65 y 66.</w:t>
      </w:r>
    </w:p>
  </w:footnote>
  <w:footnote w:id="296">
    <w:p w14:paraId="3977878A" w14:textId="77777777" w:rsidR="00BA1C97" w:rsidRDefault="00BA1C97" w:rsidP="00BA1C97">
      <w:pPr>
        <w:jc w:val="both"/>
      </w:pPr>
      <w:r>
        <w:rPr>
          <w:rStyle w:val="Refdenotaalpie"/>
        </w:rPr>
        <w:footnoteRef/>
      </w:r>
      <w:r>
        <w:t xml:space="preserve"> </w:t>
      </w:r>
      <w:r>
        <w:rPr>
          <w:i/>
          <w:iCs/>
        </w:rPr>
        <w:t>Ibidem</w:t>
      </w:r>
      <w:r>
        <w:t>, pp. 69 y 70.</w:t>
      </w:r>
    </w:p>
  </w:footnote>
  <w:footnote w:id="297">
    <w:p w14:paraId="399793B9" w14:textId="77777777" w:rsidR="00BA1C97" w:rsidRDefault="00BA1C97" w:rsidP="00BA1C97">
      <w:pPr>
        <w:jc w:val="both"/>
      </w:pPr>
      <w:r>
        <w:rPr>
          <w:rStyle w:val="Refdenotaalpie"/>
        </w:rPr>
        <w:footnoteRef/>
      </w:r>
      <w:r>
        <w:t xml:space="preserve"> </w:t>
      </w:r>
      <w:r>
        <w:rPr>
          <w:i/>
          <w:iCs/>
        </w:rPr>
        <w:t>Ibidem</w:t>
      </w:r>
      <w:r>
        <w:t>, pp. 56 y 73.</w:t>
      </w:r>
    </w:p>
  </w:footnote>
  <w:footnote w:id="298">
    <w:p w14:paraId="070AEAD7" w14:textId="77777777" w:rsidR="00BA1C97" w:rsidRDefault="00BA1C97" w:rsidP="00BA1C97">
      <w:pPr>
        <w:jc w:val="both"/>
      </w:pPr>
      <w:r>
        <w:rPr>
          <w:rStyle w:val="Refdenotaalpie"/>
        </w:rPr>
        <w:footnoteRef/>
      </w:r>
      <w:r>
        <w:t xml:space="preserve"> Ley General del Sistema de Medios de Impugnación en Materia Electoral, artículo 16, párrafos 1 y 3.</w:t>
      </w:r>
    </w:p>
  </w:footnote>
  <w:footnote w:id="299">
    <w:p w14:paraId="48DFEA49" w14:textId="77777777" w:rsidR="00BA1C97" w:rsidRDefault="00BA1C97" w:rsidP="00BA1C97">
      <w:pPr>
        <w:jc w:val="both"/>
      </w:pPr>
      <w:r>
        <w:rPr>
          <w:rStyle w:val="Refdenotaalpie"/>
        </w:rPr>
        <w:footnoteRef/>
      </w:r>
      <w:r>
        <w:t xml:space="preserve"> Ferrer Beltrán, </w:t>
      </w:r>
      <w:r>
        <w:rPr>
          <w:i/>
          <w:iCs/>
        </w:rPr>
        <w:t>Prueba sin convicción</w:t>
      </w:r>
      <w:r>
        <w:t>, cit., p. 65.</w:t>
      </w:r>
    </w:p>
  </w:footnote>
  <w:footnote w:id="300">
    <w:p w14:paraId="6158777A" w14:textId="77777777" w:rsidR="000A1322" w:rsidRDefault="000A1322" w:rsidP="000A1322">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301">
    <w:p w14:paraId="19EC7BF5" w14:textId="77777777" w:rsidR="000A1322" w:rsidRDefault="000A1322" w:rsidP="000A1322">
      <w:pPr>
        <w:jc w:val="both"/>
      </w:pPr>
      <w:r>
        <w:rPr>
          <w:rStyle w:val="Refdenotaalpie"/>
        </w:rPr>
        <w:footnoteRef/>
      </w:r>
      <w:r>
        <w:t xml:space="preserve"> Ley General del Sistema de Medios de Impugnación en Materia Electoral, nota de publicación en la compilación de la Cámara de Diputados, texto vigente con última reforma publicada en el </w:t>
      </w:r>
      <w:r>
        <w:rPr>
          <w:i/>
          <w:iCs/>
        </w:rPr>
        <w:t>Diario Oficial de la Federación</w:t>
      </w:r>
      <w:r>
        <w:t xml:space="preserve"> el 14 de noviembre de 2025.</w:t>
      </w:r>
    </w:p>
  </w:footnote>
  <w:footnote w:id="302">
    <w:p w14:paraId="205C2A6A" w14:textId="77777777" w:rsidR="000A1322" w:rsidRDefault="000A1322" w:rsidP="000A1322">
      <w:pPr>
        <w:jc w:val="both"/>
      </w:pPr>
      <w:r>
        <w:rPr>
          <w:rStyle w:val="Refdenotaalpie"/>
        </w:rPr>
        <w:footnoteRef/>
      </w:r>
      <w:r>
        <w:t xml:space="preserve"> Woldenberg, José, </w:t>
      </w:r>
      <w:r>
        <w:rPr>
          <w:i/>
          <w:iCs/>
        </w:rPr>
        <w:t>Historia mínima de la transición democrática en México</w:t>
      </w:r>
      <w:r>
        <w:t xml:space="preserve">, México, El Colegio de México, 2012, </w:t>
      </w:r>
      <w:r>
        <w:t xml:space="preserve">capítulo «Construyendo la equidad», apartado «La reforma más ambiciosa», punto 2, «El contencioso electoral»</w:t>
      </w:r>
      <w:r>
        <w:t xml:space="preserve">.</w:t>
      </w:r>
    </w:p>
  </w:footnote>
  <w:footnote w:id="303">
    <w:p w14:paraId="0AD3F822" w14:textId="77777777" w:rsidR="000A1322" w:rsidRDefault="000A1322" w:rsidP="000A1322">
      <w:pPr>
        <w:jc w:val="both"/>
      </w:pPr>
      <w:r>
        <w:rPr>
          <w:rStyle w:val="Refdenotaalpie"/>
        </w:rPr>
        <w:footnoteRef/>
      </w:r>
      <w:r>
        <w:t xml:space="preserve"> Constitución Política de los Estados Unidos Mexicanos, artículo 99, párrafo primero, texto consultado con últimas reformas publicadas en el </w:t>
      </w:r>
      <w:r>
        <w:rPr>
          <w:i/>
          <w:iCs/>
        </w:rPr>
        <w:t>Diario Oficial de la Federación</w:t>
      </w:r>
      <w:r>
        <w:t xml:space="preserve"> el 2 de junio de 2026.</w:t>
      </w:r>
    </w:p>
  </w:footnote>
  <w:footnote w:id="304">
    <w:p w14:paraId="00E2D8BE" w14:textId="77777777" w:rsidR="000A1322" w:rsidRDefault="000A1322" w:rsidP="000A1322">
      <w:pPr>
        <w:jc w:val="both"/>
      </w:pPr>
      <w:r>
        <w:rPr>
          <w:rStyle w:val="Refdenotaalpie"/>
        </w:rPr>
        <w:footnoteRef/>
      </w:r>
      <w:r>
        <w:t xml:space="preserve"> Ley General del Sistema de Medios de Impugnación en Materia Electoral, nota sobre el texto que recupera vigencia, en la compilación citada.</w:t>
      </w:r>
    </w:p>
  </w:footnote>
  <w:footnote w:id="305">
    <w:p w14:paraId="19A1A0D5" w14:textId="77777777" w:rsidR="000A1322" w:rsidRDefault="000A1322" w:rsidP="000A1322">
      <w:pPr>
        <w:jc w:val="both"/>
      </w:pPr>
      <w:r>
        <w:rPr>
          <w:rStyle w:val="Refdenotaalpie"/>
        </w:rPr>
        <w:footnoteRef/>
      </w:r>
      <w:r>
        <w:t xml:space="preserve"> Benfeld, Johann, Los orígenes del concepto de sana crítica, </w:t>
      </w:r>
      <w:r>
        <w:rPr>
          <w:i/>
          <w:iCs/>
        </w:rPr>
        <w:t>Revista de Estudios Histórico-Jurídicos</w:t>
      </w:r>
      <w:r>
        <w:t>, Valparaíso, núm. XXXV, 2013, pp. 569-585.</w:t>
      </w:r>
    </w:p>
  </w:footnote>
  <w:footnote w:id="306">
    <w:p w14:paraId="68A3BA82" w14:textId="77777777" w:rsidR="000A1322" w:rsidRDefault="000A1322" w:rsidP="000A1322">
      <w:pPr>
        <w:jc w:val="both"/>
      </w:pPr>
      <w:r>
        <w:rPr>
          <w:rStyle w:val="Refdenotaalpie"/>
        </w:rPr>
        <w:footnoteRef/>
      </w:r>
      <w:r>
        <w:t xml:space="preserve"> </w:t>
      </w:r>
      <w:r>
        <w:rPr>
          <w:i/>
          <w:iCs/>
        </w:rPr>
        <w:t>Ibidem</w:t>
      </w:r>
      <w:r>
        <w:t>, p. 571.</w:t>
      </w:r>
    </w:p>
  </w:footnote>
  <w:footnote w:id="307">
    <w:p w14:paraId="6C36FC3B" w14:textId="77777777" w:rsidR="000A1322" w:rsidRDefault="000A1322" w:rsidP="000A1322">
      <w:pPr>
        <w:jc w:val="both"/>
      </w:pPr>
      <w:r>
        <w:rPr>
          <w:rStyle w:val="Refdenotaalpie"/>
        </w:rPr>
        <w:footnoteRef/>
      </w:r>
      <w:r>
        <w:t xml:space="preserve"> </w:t>
      </w:r>
      <w:r>
        <w:rPr>
          <w:i/>
          <w:iCs/>
        </w:rPr>
        <w:t>Ibidem</w:t>
      </w:r>
      <w:r>
        <w:t>, p. 572.</w:t>
      </w:r>
    </w:p>
  </w:footnote>
  <w:footnote w:id="308">
    <w:p w14:paraId="14775447" w14:textId="77777777" w:rsidR="000A1322" w:rsidRDefault="000A1322" w:rsidP="000A1322">
      <w:pPr>
        <w:jc w:val="both"/>
      </w:pPr>
      <w:r>
        <w:rPr>
          <w:rStyle w:val="Refdenotaalpie"/>
        </w:rPr>
        <w:footnoteRef/>
      </w:r>
      <w:r>
        <w:t xml:space="preserve"> </w:t>
      </w:r>
      <w:r>
        <w:rPr>
          <w:i/>
          <w:iCs/>
        </w:rPr>
        <w:t>Ibidem</w:t>
      </w:r>
      <w:r>
        <w:t>, pp. 575-577.</w:t>
      </w:r>
    </w:p>
  </w:footnote>
  <w:footnote w:id="309">
    <w:p w14:paraId="40E8F08C" w14:textId="77777777" w:rsidR="000A1322" w:rsidRDefault="000A1322" w:rsidP="000A1322">
      <w:pPr>
        <w:jc w:val="both"/>
      </w:pPr>
      <w:r>
        <w:rPr>
          <w:rStyle w:val="Refdenotaalpie"/>
        </w:rPr>
        <w:footnoteRef/>
      </w:r>
      <w:r>
        <w:t xml:space="preserve"> </w:t>
      </w:r>
      <w:r>
        <w:rPr>
          <w:i/>
          <w:iCs/>
        </w:rPr>
        <w:t>Ibidem</w:t>
      </w:r>
      <w:r>
        <w:t xml:space="preserve">, </w:t>
      </w:r>
      <w:r>
        <w:t xml:space="preserve">pp. 575 y 576</w:t>
      </w:r>
      <w:r>
        <w:t xml:space="preserve">.</w:t>
      </w:r>
    </w:p>
  </w:footnote>
  <w:footnote w:id="310">
    <w:p w14:paraId="43611303" w14:textId="77777777" w:rsidR="000A1322" w:rsidRDefault="000A1322" w:rsidP="000A1322">
      <w:pPr>
        <w:jc w:val="both"/>
      </w:pPr>
      <w:r>
        <w:rPr>
          <w:rStyle w:val="Refdenotaalpie"/>
        </w:rPr>
        <w:footnoteRef/>
      </w:r>
      <w:r>
        <w:t xml:space="preserve"> </w:t>
      </w:r>
      <w:r>
        <w:rPr>
          <w:i/>
          <w:iCs/>
        </w:rPr>
        <w:t>Ibidem</w:t>
      </w:r>
      <w:r>
        <w:t>, p. 579.</w:t>
      </w:r>
    </w:p>
  </w:footnote>
  <w:footnote w:id="311">
    <w:p w14:paraId="7E231FFF" w14:textId="77777777" w:rsidR="000A1322" w:rsidRDefault="000A1322" w:rsidP="000A1322">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sentencia SUP-JRC-487/2000 y acumulado SUP-JRC-489/2000, pp. 1 y 2.</w:t>
      </w:r>
    </w:p>
  </w:footnote>
  <w:footnote w:id="312">
    <w:p w14:paraId="248F6589" w14:textId="77777777" w:rsidR="000A1322" w:rsidRDefault="000A1322" w:rsidP="000A1322">
      <w:pPr>
        <w:jc w:val="both"/>
      </w:pPr>
      <w:r>
        <w:rPr>
          <w:rStyle w:val="Refdenotaalpie"/>
        </w:rPr>
        <w:footnoteRef/>
      </w:r>
      <w:r>
        <w:t xml:space="preserve"> </w:t>
      </w:r>
      <w:r>
        <w:rPr>
          <w:i/>
          <w:iCs/>
        </w:rPr>
        <w:t>Ibidem</w:t>
      </w:r>
      <w:r>
        <w:t>, p. 483.</w:t>
      </w:r>
    </w:p>
  </w:footnote>
  <w:footnote w:id="313">
    <w:p w14:paraId="2C3701D3" w14:textId="77777777" w:rsidR="000A1322" w:rsidRDefault="000A1322" w:rsidP="000A1322">
      <w:pPr>
        <w:jc w:val="both"/>
      </w:pPr>
      <w:r>
        <w:rPr>
          <w:rStyle w:val="Refdenotaalpie"/>
        </w:rPr>
        <w:footnoteRef/>
      </w:r>
      <w:r>
        <w:t xml:space="preserve"> </w:t>
      </w:r>
      <w:r>
        <w:rPr>
          <w:i/>
          <w:iCs/>
        </w:rPr>
        <w:t>Ibidem</w:t>
      </w:r>
      <w:r>
        <w:t>, p. 1.</w:t>
      </w:r>
    </w:p>
  </w:footnote>
  <w:footnote w:id="314">
    <w:p w14:paraId="554DD950" w14:textId="77777777" w:rsidR="000A1322" w:rsidRDefault="000A1322" w:rsidP="000A1322">
      <w:pPr>
        <w:jc w:val="both"/>
      </w:pPr>
      <w:r>
        <w:rPr>
          <w:rStyle w:val="Refdenotaalpie"/>
        </w:rPr>
        <w:footnoteRef/>
      </w:r>
      <w:r>
        <w:t xml:space="preserve"> </w:t>
      </w:r>
      <w:r>
        <w:rPr>
          <w:i/>
          <w:iCs/>
        </w:rPr>
        <w:t>Ibidem</w:t>
      </w:r>
      <w:r>
        <w:t>, p. 506.</w:t>
      </w:r>
    </w:p>
  </w:footnote>
  <w:footnote w:id="315">
    <w:p w14:paraId="2696ADDA" w14:textId="77777777" w:rsidR="000A1322" w:rsidRDefault="000A1322" w:rsidP="000A1322">
      <w:pPr>
        <w:jc w:val="both"/>
      </w:pPr>
      <w:r>
        <w:rPr>
          <w:rStyle w:val="Refdenotaalpie"/>
        </w:rPr>
        <w:footnoteRef/>
      </w:r>
      <w:r>
        <w:t xml:space="preserve"> Zamacona Madrigal, Jorge Alberto y García Rodríguez, Martha Margarita, Vigencia de la causal abstracta de nulidad de elección en México a través del nacimiento de la causal de nulidad de elecciones por violación a principios constitucionales. Caso Yurécuaro, Michoacán, </w:t>
      </w:r>
      <w:r>
        <w:rPr>
          <w:i/>
        </w:rPr>
        <w:t xml:space="preserve">Justicia Electoral. Revista del Tribunal Electoral del Poder Judicial de la Federación</w:t>
      </w:r>
      <w:r>
        <w:t xml:space="preserve">, México, vol. 1, núm. 8, 2011, pp. 257-285</w:t>
      </w:r>
      <w:r>
        <w:t xml:space="preserve">, en particular pp. 268-271.</w:t>
      </w:r>
    </w:p>
  </w:footnote>
  <w:footnote w:id="316">
    <w:p w14:paraId="7D984B39" w14:textId="77777777" w:rsidR="000A1322" w:rsidRDefault="000A1322" w:rsidP="000A1322">
      <w:pPr>
        <w:jc w:val="both"/>
      </w:pPr>
      <w:r>
        <w:rPr>
          <w:rStyle w:val="Refdenotaalpie"/>
        </w:rPr>
        <w:footnoteRef/>
      </w:r>
      <w:r>
        <w:t xml:space="preserve"> </w:t>
      </w:r>
      <w:r>
        <w:rPr>
          <w:i/>
          <w:iCs/>
        </w:rPr>
        <w:t>Ibidem</w:t>
      </w:r>
      <w:r>
        <w:t>, p. 272.</w:t>
      </w:r>
    </w:p>
  </w:footnote>
  <w:footnote w:id="317">
    <w:p w14:paraId="568AD167" w14:textId="77777777" w:rsidR="000A1322" w:rsidRDefault="000A1322" w:rsidP="000A1322">
      <w:pPr>
        <w:jc w:val="both"/>
      </w:pPr>
      <w:r>
        <w:rPr>
          <w:rStyle w:val="Refdenotaalpie"/>
        </w:rPr>
        <w:footnoteRef/>
      </w:r>
      <w:r>
        <w:t xml:space="preserve"> </w:t>
      </w:r>
      <w:r>
        <w:t xml:space="preserve">Tribunal Electoral del Poder Judicial de la Federación, </w:t>
      </w:r>
      <w:r>
        <w:rPr>
          <w:i/>
          <w:iCs/>
        </w:rPr>
        <w:t xml:space="preserve">Ejecución de sentencias en los juicios de revisión constitucional electoral. Caso Tabasco</w:t>
      </w:r>
      <w:r>
        <w:t xml:space="preserve">, cit., t. I</w:t>
      </w:r>
      <w:r>
        <w:t xml:space="preserve">, p. 451.</w:t>
      </w:r>
    </w:p>
  </w:footnote>
  <w:footnote w:id="318">
    <w:p w14:paraId="26903476" w14:textId="77777777" w:rsidR="000A1322" w:rsidRDefault="000A1322" w:rsidP="000A1322">
      <w:pPr>
        <w:jc w:val="both"/>
      </w:pPr>
      <w:r>
        <w:rPr>
          <w:rStyle w:val="Refdenotaalpie"/>
        </w:rPr>
        <w:footnoteRef/>
      </w:r>
      <w:r>
        <w:t xml:space="preserve"> </w:t>
      </w:r>
      <w:r>
        <w:rPr>
          <w:i/>
          <w:iCs/>
        </w:rPr>
        <w:t>Ibidem</w:t>
      </w:r>
      <w:r>
        <w:t>, p. 431.</w:t>
      </w:r>
    </w:p>
  </w:footnote>
  <w:footnote w:id="319">
    <w:p w14:paraId="053956C2" w14:textId="77777777" w:rsidR="000A1322" w:rsidRDefault="000A1322" w:rsidP="000A1322">
      <w:pPr>
        <w:jc w:val="both"/>
      </w:pPr>
      <w:r>
        <w:rPr>
          <w:rStyle w:val="Refdenotaalpie"/>
        </w:rPr>
        <w:footnoteRef/>
      </w:r>
      <w:r>
        <w:t xml:space="preserve"> </w:t>
      </w:r>
      <w:r>
        <w:rPr>
          <w:i/>
          <w:iCs/>
        </w:rPr>
        <w:t>Ibidem</w:t>
      </w:r>
      <w:r>
        <w:t>, p. 424.</w:t>
      </w:r>
    </w:p>
  </w:footnote>
  <w:footnote w:id="320">
    <w:p w14:paraId="03C1F352" w14:textId="77777777" w:rsidR="000A1322" w:rsidRDefault="000A1322" w:rsidP="000A1322">
      <w:pPr>
        <w:jc w:val="both"/>
      </w:pPr>
      <w:r>
        <w:rPr>
          <w:rStyle w:val="Refdenotaalpie"/>
        </w:rPr>
        <w:footnoteRef/>
      </w:r>
      <w:r>
        <w:t xml:space="preserve"> </w:t>
      </w:r>
      <w:r>
        <w:rPr>
          <w:i/>
          <w:iCs/>
        </w:rPr>
        <w:t>Ibidem</w:t>
      </w:r>
      <w:r>
        <w:t>, pp. 429 y 430.</w:t>
      </w:r>
    </w:p>
  </w:footnote>
  <w:footnote w:id="321">
    <w:p w14:paraId="42A05606" w14:textId="77777777" w:rsidR="000A1322" w:rsidRDefault="000A1322" w:rsidP="000A1322">
      <w:pPr>
        <w:jc w:val="both"/>
      </w:pPr>
      <w:r>
        <w:rPr>
          <w:rStyle w:val="Refdenotaalpie"/>
        </w:rPr>
        <w:footnoteRef/>
      </w:r>
      <w:r>
        <w:t xml:space="preserve"> </w:t>
      </w:r>
      <w:r>
        <w:rPr>
          <w:i/>
          <w:iCs/>
        </w:rPr>
        <w:t>Ibidem</w:t>
      </w:r>
      <w:r>
        <w:t>, p. 430.</w:t>
      </w:r>
    </w:p>
  </w:footnote>
  <w:footnote w:id="322">
    <w:p w14:paraId="1C10F7BA" w14:textId="77777777" w:rsidR="000A1322" w:rsidRDefault="000A1322" w:rsidP="000A1322">
      <w:pPr>
        <w:jc w:val="both"/>
      </w:pPr>
      <w:r>
        <w:rPr>
          <w:rStyle w:val="Refdenotaalpie"/>
        </w:rPr>
        <w:footnoteRef/>
      </w:r>
      <w:r>
        <w:t xml:space="preserve"> </w:t>
      </w:r>
      <w:r>
        <w:rPr>
          <w:i/>
          <w:iCs/>
        </w:rPr>
        <w:t>Ibidem</w:t>
      </w:r>
      <w:r>
        <w:t>, p. 432.</w:t>
      </w:r>
    </w:p>
  </w:footnote>
  <w:footnote w:id="323">
    <w:p w14:paraId="51FC625A" w14:textId="77777777" w:rsidR="000A1322" w:rsidRDefault="000A1322" w:rsidP="000A1322">
      <w:pPr>
        <w:jc w:val="both"/>
      </w:pPr>
      <w:r>
        <w:rPr>
          <w:rStyle w:val="Refdenotaalpie"/>
        </w:rPr>
        <w:footnoteRef/>
      </w:r>
      <w:r>
        <w:t xml:space="preserve"> </w:t>
      </w:r>
      <w:r>
        <w:rPr>
          <w:i/>
          <w:iCs/>
        </w:rPr>
        <w:t>Ibidem</w:t>
      </w:r>
      <w:r>
        <w:t>, p. 433.</w:t>
      </w:r>
    </w:p>
  </w:footnote>
  <w:footnote w:id="324">
    <w:p w14:paraId="5A55F0FC" w14:textId="77777777" w:rsidR="000A1322" w:rsidRDefault="000A1322" w:rsidP="000A1322">
      <w:pPr>
        <w:jc w:val="both"/>
      </w:pPr>
      <w:r>
        <w:rPr>
          <w:rStyle w:val="Refdenotaalpie"/>
        </w:rPr>
        <w:footnoteRef/>
      </w:r>
      <w:r>
        <w:t xml:space="preserve"> </w:t>
      </w:r>
      <w:r>
        <w:rPr>
          <w:i/>
          <w:iCs/>
        </w:rPr>
        <w:t>Ibidem</w:t>
      </w:r>
      <w:r>
        <w:t>, p. 451.</w:t>
      </w:r>
    </w:p>
  </w:footnote>
  <w:footnote w:id="325">
    <w:p w14:paraId="2E0AC8AB" w14:textId="77777777" w:rsidR="000A1322" w:rsidRDefault="000A1322" w:rsidP="000A1322">
      <w:pPr>
        <w:jc w:val="both"/>
      </w:pPr>
      <w:r>
        <w:rPr>
          <w:rStyle w:val="Refdenotaalpie"/>
        </w:rPr>
        <w:footnoteRef/>
      </w:r>
      <w:r>
        <w:t xml:space="preserve"> </w:t>
      </w:r>
      <w:r>
        <w:rPr>
          <w:i/>
          <w:iCs/>
        </w:rPr>
        <w:t>Ibidem</w:t>
      </w:r>
      <w:r>
        <w:t>, p. 431.</w:t>
      </w:r>
    </w:p>
  </w:footnote>
  <w:footnote w:id="326">
    <w:p w14:paraId="6EC108C8" w14:textId="77777777" w:rsidR="000A1322" w:rsidRDefault="000A1322" w:rsidP="000A1322">
      <w:pPr>
        <w:jc w:val="both"/>
      </w:pPr>
      <w:r>
        <w:rPr>
          <w:rStyle w:val="Refdenotaalpie"/>
        </w:rPr>
        <w:footnoteRef/>
      </w:r>
      <w:r>
        <w:t xml:space="preserve"> </w:t>
      </w:r>
      <w:r>
        <w:rPr>
          <w:i/>
          <w:iCs/>
        </w:rPr>
        <w:t>Ibidem</w:t>
      </w:r>
      <w:r>
        <w:t>, p. 430.</w:t>
      </w:r>
    </w:p>
  </w:footnote>
  <w:footnote w:id="327">
    <w:p w14:paraId="7E7AD77D" w14:textId="77777777" w:rsidR="000A1322" w:rsidRDefault="000A1322" w:rsidP="000A1322">
      <w:pPr>
        <w:jc w:val="both"/>
      </w:pPr>
      <w:r>
        <w:rPr>
          <w:rStyle w:val="Refdenotaalpie"/>
        </w:rPr>
        <w:footnoteRef/>
      </w:r>
      <w:r>
        <w:t xml:space="preserve"> </w:t>
      </w:r>
      <w:r>
        <w:rPr>
          <w:i/>
          <w:iCs/>
        </w:rPr>
        <w:t>Ibidem</w:t>
      </w:r>
      <w:r>
        <w:t>, p. 480.</w:t>
      </w:r>
    </w:p>
  </w:footnote>
  <w:footnote w:id="328">
    <w:p w14:paraId="49A9D9E9" w14:textId="77777777" w:rsidR="000A1322" w:rsidRDefault="000A1322" w:rsidP="000A1322">
      <w:pPr>
        <w:jc w:val="both"/>
      </w:pPr>
      <w:r>
        <w:rPr>
          <w:rStyle w:val="Refdenotaalpie"/>
        </w:rPr>
        <w:footnoteRef/>
      </w:r>
      <w:r>
        <w:t xml:space="preserve"> </w:t>
      </w:r>
      <w:r>
        <w:rPr>
          <w:i/>
          <w:iCs/>
        </w:rPr>
        <w:t>Ibidem</w:t>
      </w:r>
      <w:r>
        <w:t>, p. 499.</w:t>
      </w:r>
    </w:p>
  </w:footnote>
  <w:footnote w:id="329">
    <w:p w14:paraId="14199118" w14:textId="77777777" w:rsidR="000A1322" w:rsidRDefault="000A1322" w:rsidP="000A1322">
      <w:pPr>
        <w:jc w:val="both"/>
      </w:pPr>
      <w:r>
        <w:rPr>
          <w:rStyle w:val="Refdenotaalpie"/>
        </w:rPr>
        <w:footnoteRef/>
      </w:r>
      <w:r>
        <w:t xml:space="preserve"> </w:t>
      </w:r>
      <w:r>
        <w:rPr>
          <w:i/>
          <w:iCs/>
        </w:rPr>
        <w:t>Ibidem</w:t>
      </w:r>
      <w:r>
        <w:t>, p. 500.</w:t>
      </w:r>
    </w:p>
  </w:footnote>
  <w:footnote w:id="330">
    <w:p w14:paraId="33E00A34" w14:textId="77777777" w:rsidR="000A1322" w:rsidRDefault="000A1322" w:rsidP="000A1322">
      <w:pPr>
        <w:jc w:val="both"/>
      </w:pPr>
      <w:r>
        <w:rPr>
          <w:rStyle w:val="Refdenotaalpie"/>
        </w:rPr>
        <w:footnoteRef/>
      </w:r>
      <w:r>
        <w:t xml:space="preserve"> </w:t>
      </w:r>
      <w:r>
        <w:rPr>
          <w:i/>
          <w:iCs/>
        </w:rPr>
        <w:t>Ibidem</w:t>
      </w:r>
      <w:r>
        <w:t>, p. 501.</w:t>
      </w:r>
    </w:p>
  </w:footnote>
  <w:footnote w:id="331">
    <w:p w14:paraId="34F4477B" w14:textId="77777777" w:rsidR="000A1322" w:rsidRDefault="000A1322" w:rsidP="000A1322">
      <w:pPr>
        <w:jc w:val="both"/>
      </w:pPr>
      <w:r>
        <w:rPr>
          <w:rStyle w:val="Refdenotaalpie"/>
        </w:rPr>
        <w:footnoteRef/>
      </w:r>
      <w:r>
        <w:t xml:space="preserve"> </w:t>
      </w:r>
      <w:r>
        <w:rPr>
          <w:i/>
          <w:iCs/>
        </w:rPr>
        <w:t>Ibidem</w:t>
      </w:r>
      <w:r>
        <w:t>, pp. 502 y 503.</w:t>
      </w:r>
    </w:p>
  </w:footnote>
  <w:footnote w:id="332">
    <w:p w14:paraId="1A670451" w14:textId="77777777" w:rsidR="000A1322" w:rsidRDefault="000A1322" w:rsidP="000A1322">
      <w:pPr>
        <w:jc w:val="both"/>
      </w:pPr>
      <w:r>
        <w:rPr>
          <w:rStyle w:val="Refdenotaalpie"/>
        </w:rPr>
        <w:footnoteRef/>
      </w:r>
      <w:r>
        <w:t xml:space="preserve"> </w:t>
      </w:r>
      <w:r>
        <w:rPr>
          <w:i/>
          <w:iCs/>
        </w:rPr>
        <w:t>Ibidem</w:t>
      </w:r>
      <w:r>
        <w:t>, p. 504.</w:t>
      </w:r>
    </w:p>
  </w:footnote>
  <w:footnote w:id="333">
    <w:p w14:paraId="7D1D479A" w14:textId="77777777" w:rsidR="000A1322" w:rsidRDefault="000A1322" w:rsidP="000A1322">
      <w:pPr>
        <w:jc w:val="both"/>
      </w:pPr>
      <w:r>
        <w:rPr>
          <w:rStyle w:val="Refdenotaalpie"/>
        </w:rPr>
        <w:footnoteRef/>
      </w:r>
      <w:r>
        <w:t xml:space="preserve"> </w:t>
      </w:r>
      <w:r>
        <w:rPr>
          <w:i/>
          <w:iCs/>
        </w:rPr>
        <w:t>Ibidem</w:t>
      </w:r>
      <w:r>
        <w:t>, p. 505.</w:t>
      </w:r>
    </w:p>
  </w:footnote>
  <w:footnote w:id="334">
    <w:p w14:paraId="6750D747" w14:textId="77777777" w:rsidR="000A1322" w:rsidRDefault="000A1322" w:rsidP="000A1322">
      <w:pPr>
        <w:jc w:val="both"/>
      </w:pPr>
      <w:r>
        <w:rPr>
          <w:rStyle w:val="Refdenotaalpie"/>
        </w:rPr>
        <w:footnoteRef/>
      </w:r>
      <w:r>
        <w:t xml:space="preserve"> Voto particular de los magistrados Eloy Fuentes Cerda y Alfonsina Berta Navarro Hidalgo, en </w:t>
      </w:r>
      <w:r>
        <w:rPr>
          <w:i/>
          <w:iCs/>
        </w:rPr>
        <w:t>Ejecución de sentencias en los juicios de revisión constitucional electoral. Caso Tabasco</w:t>
      </w:r>
      <w:r>
        <w:t>, cit., t. II, p. 1.</w:t>
      </w:r>
    </w:p>
  </w:footnote>
  <w:footnote w:id="335">
    <w:p w14:paraId="235FB435" w14:textId="77777777" w:rsidR="000A1322" w:rsidRDefault="000A1322" w:rsidP="000A132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336">
    <w:p w14:paraId="299120EF" w14:textId="77777777" w:rsidR="000A1322" w:rsidRDefault="000A1322" w:rsidP="000A1322">
      <w:pPr>
        <w:jc w:val="both"/>
      </w:pPr>
      <w:r>
        <w:rPr>
          <w:rStyle w:val="Refdenotaalpie"/>
        </w:rPr>
        <w:footnoteRef/>
      </w:r>
      <w:r>
        <w:t xml:space="preserve"> Sala Superior del Tribunal Electoral del Poder Judicial de la Federación, SUP-JRC-170/2001, sentencia de 6 de septiembre de 2001, pp. 1, 58 y 63.</w:t>
      </w:r>
    </w:p>
  </w:footnote>
  <w:footnote w:id="337">
    <w:p w14:paraId="3FA935D5" w14:textId="77777777" w:rsidR="000A1322" w:rsidRDefault="000A1322" w:rsidP="000A1322">
      <w:pPr>
        <w:jc w:val="both"/>
      </w:pPr>
      <w:r>
        <w:rPr>
          <w:rStyle w:val="Refdenotaalpie"/>
        </w:rPr>
        <w:footnoteRef/>
      </w:r>
      <w:r>
        <w:t xml:space="preserve"> Sala Superior del Tribunal Electoral del Poder Judicial de la Federación, SUP-JRC-349/2001 y acumulado, sentencia de 30 de diciembre de 2001, pp. 318-320.</w:t>
      </w:r>
    </w:p>
  </w:footnote>
  <w:footnote w:id="338">
    <w:p w14:paraId="59831162" w14:textId="77777777" w:rsidR="000A1322" w:rsidRDefault="000A1322" w:rsidP="000A1322">
      <w:pPr>
        <w:jc w:val="both"/>
      </w:pPr>
      <w:r>
        <w:rPr>
          <w:rStyle w:val="Refdenotaalpie"/>
        </w:rPr>
        <w:footnoteRef/>
      </w:r>
      <w:r>
        <w:t xml:space="preserve"> Sala Superior del Tribunal Electoral del Poder Judicial de la Federación, SUP-JRC-024/2002, sentencia de 30 de enero de 2002, pp. 22-24.</w:t>
      </w:r>
    </w:p>
  </w:footnote>
  <w:footnote w:id="339">
    <w:p w14:paraId="143EB0C0" w14:textId="77777777" w:rsidR="000A1322" w:rsidRDefault="000A1322" w:rsidP="000A1322">
      <w:pPr>
        <w:jc w:val="both"/>
      </w:pPr>
      <w:r>
        <w:rPr>
          <w:rStyle w:val="Refdenotaalpie"/>
        </w:rPr>
        <w:footnoteRef/>
      </w:r>
      <w:r>
        <w:t xml:space="preserve"> SUP-JRC-170/2001, cit., p. 58; SUP-JRC-349/2001, cit., p. 320, y SUP-JRC-024/2002, cit., pp. 22 y 29.</w:t>
      </w:r>
    </w:p>
  </w:footnote>
  <w:footnote w:id="340">
    <w:p w14:paraId="440F688D" w14:textId="77777777" w:rsidR="000A1322" w:rsidRDefault="000A1322" w:rsidP="000A1322">
      <w:pPr>
        <w:jc w:val="both"/>
      </w:pPr>
      <w:r>
        <w:rPr>
          <w:rStyle w:val="Refdenotaalpie"/>
        </w:rPr>
        <w:footnoteRef/>
      </w:r>
      <w:r>
        <w:t xml:space="preserve"> Sala Superior del Tribunal Electoral del Poder Judicial de la Federación, SUP-JIN-194/2025 y acumulados, sentencia de 20 de agosto de 2025, párrafo 50, p. 11.</w:t>
      </w:r>
    </w:p>
  </w:footnote>
  <w:footnote w:id="341">
    <w:p w14:paraId="1E2AC8E9" w14:textId="77777777" w:rsidR="000A1322" w:rsidRDefault="000A1322" w:rsidP="000A1322">
      <w:pPr>
        <w:jc w:val="both"/>
      </w:pPr>
      <w:r>
        <w:rPr>
          <w:rStyle w:val="Refdenotaalpie"/>
        </w:rPr>
        <w:footnoteRef/>
      </w:r>
      <w:r>
        <w:t xml:space="preserve"> Rodríguez Mondragón, Reyes, voto particular en el SUP-JIN-194/2025 y acumulados, p. 18 del voto.</w:t>
      </w:r>
    </w:p>
  </w:footnote>
  <w:footnote w:id="342">
    <w:p w14:paraId="6A6A4465" w14:textId="77777777" w:rsidR="000A1322" w:rsidRDefault="000A1322" w:rsidP="000A1322">
      <w:pPr>
        <w:jc w:val="both"/>
      </w:pPr>
      <w:r>
        <w:rPr>
          <w:rStyle w:val="Refdenotaalpie"/>
        </w:rPr>
        <w:footnoteRef/>
      </w:r>
      <w:r>
        <w:t xml:space="preserve"> </w:t>
      </w:r>
      <w:r>
        <w:rPr>
          <w:i/>
          <w:iCs/>
        </w:rPr>
        <w:t>Ibidem</w:t>
      </w:r>
      <w:r>
        <w:t xml:space="preserve">, p. </w:t>
      </w:r>
      <w:r>
        <w:t xml:space="preserve">20</w:t>
      </w:r>
      <w:r>
        <w:t xml:space="preserve"> del voto.</w:t>
      </w:r>
    </w:p>
  </w:footnote>
  <w:footnote w:id="343">
    <w:p w14:paraId="1453D544" w14:textId="77777777" w:rsidR="0062405A" w:rsidRDefault="0062405A" w:rsidP="00207574">
      <w:pPr>
        <w:tabs>
          <w:tab w:val="left" w:pos="5529"/>
        </w:tabs>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344">
    <w:p w14:paraId="6F293BA9" w14:textId="77777777" w:rsidR="0062405A" w:rsidRDefault="0062405A" w:rsidP="0062405A">
      <w:pPr>
        <w:jc w:val="both"/>
      </w:pPr>
      <w:r>
        <w:rPr>
          <w:rStyle w:val="Refdenotaalpie"/>
        </w:rPr>
        <w:footnoteRef/>
      </w:r>
      <w:r>
        <w:t xml:space="preserve"> </w:t>
      </w:r>
      <w:r>
        <w:rPr>
          <w:i/>
          <w:iCs/>
        </w:rPr>
        <w:t>Ibidem</w:t>
      </w:r>
      <w:r>
        <w:t>, p. 1.</w:t>
      </w:r>
    </w:p>
  </w:footnote>
  <w:footnote w:id="345">
    <w:p w14:paraId="1BE2B7CF" w14:textId="77777777" w:rsidR="0062405A" w:rsidRDefault="0062405A" w:rsidP="0062405A">
      <w:pPr>
        <w:jc w:val="both"/>
      </w:pPr>
      <w:r>
        <w:rPr>
          <w:rStyle w:val="Refdenotaalpie"/>
        </w:rPr>
        <w:footnoteRef/>
      </w:r>
      <w:r>
        <w:t xml:space="preserve"> </w:t>
      </w:r>
      <w:r>
        <w:rPr>
          <w:i/>
          <w:iCs/>
        </w:rPr>
        <w:t>Ibidem</w:t>
      </w:r>
      <w:r>
        <w:t>, pp. 1-7.</w:t>
      </w:r>
    </w:p>
  </w:footnote>
  <w:footnote w:id="346">
    <w:p w14:paraId="63B24BF3" w14:textId="77777777" w:rsidR="0062405A" w:rsidRDefault="0062405A" w:rsidP="0062405A">
      <w:pPr>
        <w:jc w:val="both"/>
      </w:pPr>
      <w:r>
        <w:rPr>
          <w:rStyle w:val="Refdenotaalpie"/>
        </w:rPr>
        <w:footnoteRef/>
      </w:r>
      <w:r>
        <w:t xml:space="preserve"> </w:t>
      </w:r>
      <w:r>
        <w:rPr>
          <w:i/>
          <w:iCs/>
        </w:rPr>
        <w:t>Ibidem</w:t>
      </w:r>
      <w:r>
        <w:t>, p. 7.</w:t>
      </w:r>
    </w:p>
  </w:footnote>
  <w:footnote w:id="347">
    <w:p w14:paraId="4A189B9E" w14:textId="77777777" w:rsidR="0062405A" w:rsidRDefault="0062405A" w:rsidP="0062405A">
      <w:pPr>
        <w:jc w:val="both"/>
      </w:pPr>
      <w:r>
        <w:rPr>
          <w:rStyle w:val="Refdenotaalpie"/>
        </w:rPr>
        <w:footnoteRef/>
      </w:r>
      <w:r>
        <w:t xml:space="preserve"> </w:t>
      </w:r>
      <w:r>
        <w:rPr>
          <w:i/>
          <w:iCs/>
        </w:rPr>
        <w:t>Ibidem</w:t>
      </w:r>
      <w:r>
        <w:t>, p. 1.</w:t>
      </w:r>
    </w:p>
  </w:footnote>
  <w:footnote w:id="348">
    <w:p w14:paraId="2D16DD48" w14:textId="77777777" w:rsidR="0062405A" w:rsidRDefault="0062405A" w:rsidP="0062405A">
      <w:pPr>
        <w:jc w:val="both"/>
      </w:pPr>
      <w:r>
        <w:rPr>
          <w:rStyle w:val="Refdenotaalpie"/>
        </w:rPr>
        <w:footnoteRef/>
      </w:r>
      <w:r>
        <w:t xml:space="preserve"> </w:t>
      </w:r>
      <w:r>
        <w:rPr>
          <w:i/>
          <w:iCs/>
        </w:rPr>
        <w:t>Ibidem</w:t>
      </w:r>
      <w:r>
        <w:t>, pp. 1 y 2.</w:t>
      </w:r>
    </w:p>
  </w:footnote>
  <w:footnote w:id="349">
    <w:p w14:paraId="6133E7AC" w14:textId="77777777" w:rsidR="0062405A" w:rsidRDefault="0062405A" w:rsidP="0062405A">
      <w:pPr>
        <w:jc w:val="both"/>
      </w:pPr>
      <w:r>
        <w:rPr>
          <w:rStyle w:val="Refdenotaalpie"/>
        </w:rPr>
        <w:footnoteRef/>
      </w:r>
      <w:r>
        <w:t xml:space="preserve"> </w:t>
      </w:r>
      <w:r>
        <w:rPr>
          <w:i/>
          <w:iCs/>
        </w:rPr>
        <w:t>Ibidem</w:t>
      </w:r>
      <w:r>
        <w:t>, p. 4.</w:t>
      </w:r>
    </w:p>
  </w:footnote>
  <w:footnote w:id="350">
    <w:p w14:paraId="1F4BAD7E" w14:textId="77777777" w:rsidR="0062405A" w:rsidRDefault="0062405A" w:rsidP="0062405A">
      <w:pPr>
        <w:jc w:val="both"/>
      </w:pPr>
      <w:r>
        <w:rPr>
          <w:rStyle w:val="Refdenotaalpie"/>
        </w:rPr>
        <w:footnoteRef/>
      </w:r>
      <w:r>
        <w:t xml:space="preserve"> </w:t>
      </w:r>
      <w:r>
        <w:rPr>
          <w:i/>
          <w:iCs/>
        </w:rPr>
        <w:t>Ibidem</w:t>
      </w:r>
      <w:r>
        <w:t>, pp. 4 y 5.</w:t>
      </w:r>
    </w:p>
  </w:footnote>
  <w:footnote w:id="351">
    <w:p w14:paraId="354B85DA" w14:textId="77777777" w:rsidR="0062405A" w:rsidRDefault="0062405A" w:rsidP="0062405A">
      <w:pPr>
        <w:jc w:val="both"/>
      </w:pPr>
      <w:r>
        <w:rPr>
          <w:rStyle w:val="Refdenotaalpie"/>
        </w:rPr>
        <w:footnoteRef/>
      </w:r>
      <w:r>
        <w:t xml:space="preserve"> </w:t>
      </w:r>
      <w:r>
        <w:rPr>
          <w:i/>
          <w:iCs/>
        </w:rPr>
        <w:t>Ibidem</w:t>
      </w:r>
      <w:r>
        <w:t>, p. 5.</w:t>
      </w:r>
    </w:p>
  </w:footnote>
  <w:footnote w:id="352">
    <w:p w14:paraId="2D5AD630" w14:textId="77777777" w:rsidR="0062405A" w:rsidRDefault="0062405A" w:rsidP="0062405A">
      <w:pPr>
        <w:jc w:val="both"/>
      </w:pPr>
      <w:r>
        <w:rPr>
          <w:rStyle w:val="Refdenotaalpie"/>
        </w:rPr>
        <w:footnoteRef/>
      </w:r>
      <w:r>
        <w:t xml:space="preserve"> </w:t>
      </w:r>
      <w:r>
        <w:rPr>
          <w:i/>
          <w:iCs/>
        </w:rPr>
        <w:t>Ibidem</w:t>
      </w:r>
      <w:r>
        <w:t xml:space="preserve">, </w:t>
      </w:r>
      <w:r>
        <w:t xml:space="preserve">pp. 5 y 6</w:t>
      </w:r>
      <w:r>
        <w:t xml:space="preserve">.</w:t>
      </w:r>
    </w:p>
  </w:footnote>
  <w:footnote w:id="353">
    <w:p w14:paraId="10D7A8B0" w14:textId="77777777" w:rsidR="0062405A" w:rsidRDefault="0062405A" w:rsidP="0062405A">
      <w:pPr>
        <w:jc w:val="both"/>
      </w:pPr>
      <w:r>
        <w:rPr>
          <w:rStyle w:val="Refdenotaalpie"/>
        </w:rPr>
        <w:footnoteRef/>
      </w:r>
      <w:r>
        <w:t xml:space="preserve"> </w:t>
      </w:r>
      <w:r>
        <w:rPr>
          <w:i/>
          <w:iCs/>
        </w:rPr>
        <w:t>Ibidem</w:t>
      </w:r>
      <w:r>
        <w:t>, pp. 6 y 7.</w:t>
      </w:r>
    </w:p>
  </w:footnote>
  <w:footnote w:id="354">
    <w:p w14:paraId="3C6F12B9" w14:textId="77777777" w:rsidR="0062405A" w:rsidRDefault="0062405A" w:rsidP="0062405A">
      <w:pPr>
        <w:jc w:val="both"/>
      </w:pPr>
      <w:r>
        <w:rPr>
          <w:rStyle w:val="Refdenotaalpie"/>
        </w:rPr>
        <w:footnoteRef/>
      </w:r>
      <w:r>
        <w:t xml:space="preserve"> </w:t>
      </w:r>
      <w:r>
        <w:rPr>
          <w:i/>
          <w:iCs/>
        </w:rPr>
        <w:t>Ibidem</w:t>
      </w:r>
      <w:r>
        <w:t>, p. 7.</w:t>
      </w:r>
    </w:p>
  </w:footnote>
  <w:footnote w:id="355">
    <w:p w14:paraId="0C2E122F" w14:textId="77777777" w:rsidR="0062405A" w:rsidRDefault="0062405A" w:rsidP="0062405A">
      <w:pPr>
        <w:jc w:val="both"/>
      </w:pPr>
      <w:r>
        <w:rPr>
          <w:rStyle w:val="Refdenotaalpie"/>
        </w:rPr>
        <w:footnoteRef/>
      </w:r>
      <w:r>
        <w:t xml:space="preserve"> </w:t>
      </w:r>
      <w:r>
        <w:rPr>
          <w:i/>
          <w:iCs/>
        </w:rPr>
        <w:t>Ibidem</w:t>
      </w:r>
      <w:r>
        <w:t>, pp. 4 y 7.</w:t>
      </w:r>
    </w:p>
  </w:footnote>
  <w:footnote w:id="356">
    <w:p w14:paraId="5E7C59C8" w14:textId="77777777" w:rsidR="0062405A" w:rsidRDefault="0062405A" w:rsidP="0062405A">
      <w:pPr>
        <w:jc w:val="both"/>
      </w:pPr>
      <w:r>
        <w:rPr>
          <w:rStyle w:val="Refdenotaalpie"/>
        </w:rPr>
        <w:footnoteRef/>
      </w:r>
      <w:r>
        <w:t xml:space="preserve"> Voto particular, cit., p. 3.</w:t>
      </w:r>
    </w:p>
  </w:footnote>
  <w:footnote w:id="357">
    <w:p w14:paraId="638D3D26" w14:textId="77777777" w:rsidR="0062405A" w:rsidRDefault="0062405A" w:rsidP="0062405A">
      <w:pPr>
        <w:jc w:val="both"/>
      </w:pPr>
      <w:r>
        <w:rPr>
          <w:rStyle w:val="Refdenotaalpie"/>
        </w:rPr>
        <w:footnoteRef/>
      </w:r>
      <w:r>
        <w:t xml:space="preserve"> </w:t>
      </w:r>
      <w:r>
        <w:rPr>
          <w:i/>
          <w:iCs/>
        </w:rPr>
        <w:t>Ibidem</w:t>
      </w:r>
      <w:r>
        <w:t>, p. 269.</w:t>
      </w:r>
    </w:p>
  </w:footnote>
  <w:footnote w:id="358">
    <w:p w14:paraId="3C6FBF6F" w14:textId="77777777" w:rsidR="0062405A" w:rsidRDefault="0062405A" w:rsidP="0062405A">
      <w:pPr>
        <w:jc w:val="both"/>
      </w:pPr>
      <w:r>
        <w:rPr>
          <w:rStyle w:val="Refdenotaalpie"/>
        </w:rPr>
        <w:footnoteRef/>
      </w:r>
      <w:r>
        <w:t xml:space="preserve"> </w:t>
      </w:r>
      <w:r>
        <w:rPr>
          <w:i/>
          <w:iCs/>
        </w:rPr>
        <w:t>Ibidem</w:t>
      </w:r>
      <w:r>
        <w:t xml:space="preserve">, p. 238, donde se transcribe la tesis relevante publicada en </w:t>
      </w:r>
      <w:r>
        <w:rPr>
          <w:i/>
          <w:iCs/>
        </w:rPr>
        <w:t>Justicia Electoral. Revista del Tribunal Electoral del Poder Judicial de la Federación</w:t>
      </w:r>
      <w:r>
        <w:t>, suplemento 3, p. 56, cuyo texto coincide sustancialmente con el de la posterior jurisprudencia 39/2002.</w:t>
      </w:r>
    </w:p>
  </w:footnote>
  <w:footnote w:id="359">
    <w:p w14:paraId="260FDCFE" w14:textId="77777777" w:rsidR="0062405A" w:rsidRDefault="0062405A" w:rsidP="0062405A">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cit., t. I, p. 487.</w:t>
      </w:r>
    </w:p>
  </w:footnote>
  <w:footnote w:id="360">
    <w:p w14:paraId="499DC3AE" w14:textId="77777777" w:rsidR="0062405A" w:rsidRDefault="0062405A" w:rsidP="0062405A">
      <w:pPr>
        <w:jc w:val="both"/>
      </w:pPr>
      <w:r>
        <w:rPr>
          <w:rStyle w:val="Refdenotaalpie"/>
        </w:rPr>
        <w:footnoteRef/>
      </w:r>
      <w:r>
        <w:t xml:space="preserve"> Tesis XXXI/2004, NULIDAD DE ELECCIÓN. FACTORES CUALITATIVO Y CUANTITATIVO DEL CARÁCTER DETERMINANTE DE LA VIOLACIÓN O IRREGULARIDAD, </w:t>
      </w:r>
      <w:r>
        <w:rPr>
          <w:i/>
          <w:iCs/>
        </w:rPr>
        <w:t>Jurisprudencia y Tesis Relevantes 1997-2005. Compilación Oficial</w:t>
      </w:r>
      <w:r>
        <w:t>, Tribunal Electoral del Poder Judicial de la Federación, pp. 725 y 726.</w:t>
      </w:r>
    </w:p>
  </w:footnote>
  <w:footnote w:id="361">
    <w:p w14:paraId="4468C805" w14:textId="77777777" w:rsidR="0062405A" w:rsidRDefault="0062405A" w:rsidP="0062405A">
      <w:pPr>
        <w:jc w:val="both"/>
      </w:pPr>
      <w:r>
        <w:rPr>
          <w:rStyle w:val="Refdenotaalpie"/>
        </w:rPr>
        <w:footnoteRef/>
      </w:r>
      <w:r>
        <w:t xml:space="preserve"> Sala Superior del Tribunal Electoral del Poder Judicial de la Federación, SUP-JRC-221/2003 y acumulados, sentencia de 29 de octubre de 2003, p. 590.</w:t>
      </w:r>
    </w:p>
  </w:footnote>
  <w:footnote w:id="362">
    <w:p w14:paraId="02CE518B" w14:textId="77777777" w:rsidR="0062405A" w:rsidRDefault="0062405A" w:rsidP="0062405A">
      <w:pPr>
        <w:jc w:val="both"/>
      </w:pPr>
      <w:r>
        <w:rPr>
          <w:rStyle w:val="Refdenotaalpie"/>
        </w:rPr>
        <w:footnoteRef/>
      </w:r>
      <w:r>
        <w:t xml:space="preserve"> </w:t>
      </w:r>
      <w:r>
        <w:rPr>
          <w:i/>
          <w:iCs/>
        </w:rPr>
        <w:t>Caso Tabasco</w:t>
      </w:r>
      <w:r>
        <w:t>, cit., t. I, pp. 430 y 431.</w:t>
      </w:r>
    </w:p>
  </w:footnote>
  <w:footnote w:id="363">
    <w:p w14:paraId="401B0049" w14:textId="77777777" w:rsidR="0062405A" w:rsidRDefault="0062405A" w:rsidP="0062405A">
      <w:pPr>
        <w:jc w:val="both"/>
      </w:pPr>
      <w:r>
        <w:rPr>
          <w:rStyle w:val="Refdenotaalpie"/>
        </w:rPr>
        <w:footnoteRef/>
      </w:r>
      <w:r>
        <w:t xml:space="preserve"> Voto particular, cit., p. 1.</w:t>
      </w:r>
    </w:p>
  </w:footnote>
  <w:footnote w:id="364">
    <w:p w14:paraId="66E6D29A" w14:textId="77777777" w:rsidR="0062405A" w:rsidRDefault="0062405A" w:rsidP="0062405A">
      <w:pPr>
        <w:jc w:val="both"/>
      </w:pPr>
      <w:r>
        <w:rPr>
          <w:rStyle w:val="Refdenotaalpie"/>
        </w:rPr>
        <w:footnoteRef/>
      </w:r>
      <w:r>
        <w:t xml:space="preserve"> </w:t>
      </w:r>
      <w:r>
        <w:rPr>
          <w:i/>
          <w:iCs/>
        </w:rPr>
        <w:t>Ibidem</w:t>
      </w:r>
      <w:r>
        <w:t>, pp. 4 y 332.</w:t>
      </w:r>
    </w:p>
  </w:footnote>
  <w:footnote w:id="365">
    <w:p w14:paraId="402A45DF" w14:textId="77777777" w:rsidR="0062405A" w:rsidRDefault="0062405A" w:rsidP="0062405A">
      <w:pPr>
        <w:jc w:val="both"/>
      </w:pPr>
      <w:r>
        <w:rPr>
          <w:rStyle w:val="Refdenotaalpie"/>
        </w:rPr>
        <w:footnoteRef/>
      </w:r>
      <w:r>
        <w:t xml:space="preserve"> </w:t>
      </w:r>
      <w:r>
        <w:rPr>
          <w:i/>
          <w:iCs/>
        </w:rPr>
        <w:t>Caso Tabasco</w:t>
      </w:r>
      <w:r>
        <w:t>, cit., t. I, p. 499.</w:t>
      </w:r>
    </w:p>
  </w:footnote>
  <w:footnote w:id="366">
    <w:p w14:paraId="30C75361" w14:textId="77777777" w:rsidR="0062405A" w:rsidRDefault="0062405A" w:rsidP="0062405A">
      <w:pPr>
        <w:jc w:val="both"/>
      </w:pPr>
      <w:r>
        <w:rPr>
          <w:rStyle w:val="Refdenotaalpie"/>
        </w:rPr>
        <w:footnoteRef/>
      </w:r>
      <w:r>
        <w:t xml:space="preserve"> Voto particular, cit., p. 4.</w:t>
      </w:r>
    </w:p>
  </w:footnote>
  <w:footnote w:id="367">
    <w:p w14:paraId="69D68222" w14:textId="77777777" w:rsidR="0062405A" w:rsidRDefault="0062405A" w:rsidP="0062405A">
      <w:pPr>
        <w:jc w:val="both"/>
      </w:pPr>
      <w:r>
        <w:rPr>
          <w:rStyle w:val="Refdenotaalpie"/>
        </w:rPr>
        <w:footnoteRef/>
      </w:r>
      <w:r>
        <w:t xml:space="preserve"> SUP-JRC-221/2003, cit., pp. 591-593.</w:t>
      </w:r>
    </w:p>
  </w:footnote>
  <w:footnote w:id="368">
    <w:p w14:paraId="654B40A5" w14:textId="77777777" w:rsidR="0062405A" w:rsidRDefault="0062405A" w:rsidP="0062405A">
      <w:pPr>
        <w:jc w:val="both"/>
      </w:pPr>
      <w:r>
        <w:rPr>
          <w:rStyle w:val="Refdenotaalpie"/>
        </w:rPr>
        <w:footnoteRef/>
      </w:r>
      <w:r>
        <w:t xml:space="preserve"> </w:t>
      </w:r>
      <w:r>
        <w:rPr>
          <w:i/>
          <w:iCs/>
        </w:rPr>
        <w:t>Ibidem</w:t>
      </w:r>
      <w:r>
        <w:t>, p. 594.</w:t>
      </w:r>
    </w:p>
  </w:footnote>
  <w:footnote w:id="369">
    <w:p w14:paraId="12FBE22B" w14:textId="77777777" w:rsidR="0062405A" w:rsidRDefault="0062405A" w:rsidP="0062405A">
      <w:pPr>
        <w:jc w:val="both"/>
      </w:pPr>
      <w:r>
        <w:rPr>
          <w:rStyle w:val="Refdenotaalpie"/>
        </w:rPr>
        <w:footnoteRef/>
      </w:r>
      <w:r>
        <w:t xml:space="preserve"> </w:t>
      </w:r>
      <w:r>
        <w:rPr>
          <w:i/>
          <w:iCs/>
        </w:rPr>
        <w:t>Ibidem</w:t>
      </w:r>
      <w:r>
        <w:t>, pp. 595-597.</w:t>
      </w:r>
    </w:p>
  </w:footnote>
  <w:footnote w:id="370">
    <w:p w14:paraId="6420587F" w14:textId="77777777" w:rsidR="0062405A" w:rsidRDefault="0062405A" w:rsidP="0062405A">
      <w:pPr>
        <w:jc w:val="both"/>
      </w:pPr>
      <w:r>
        <w:rPr>
          <w:rStyle w:val="Refdenotaalpie"/>
        </w:rPr>
        <w:footnoteRef/>
      </w:r>
      <w:r>
        <w:t xml:space="preserve"> </w:t>
      </w:r>
      <w:r>
        <w:rPr>
          <w:i/>
          <w:iCs/>
        </w:rPr>
        <w:t>Ibidem</w:t>
      </w:r>
      <w:r>
        <w:t>, p. 647.</w:t>
      </w:r>
    </w:p>
  </w:footnote>
  <w:footnote w:id="371">
    <w:p w14:paraId="663BC4D9" w14:textId="77777777" w:rsidR="00A019C7" w:rsidRDefault="00A019C7" w:rsidP="00A019C7">
      <w:pPr>
        <w:jc w:val="both"/>
      </w:pPr>
      <w:r>
        <w:rPr>
          <w:rStyle w:val="Refdenotaalpie"/>
        </w:rPr>
        <w:footnoteRef/>
      </w:r>
      <w:r>
        <w:t xml:space="preserve"> Sala Superior del Tribunal Electoral del Poder Judicial de la Federación, SUP-JIN-194/2025 y acumulados, sentencia de 20 de agosto de 2025, p. 1.</w:t>
      </w:r>
    </w:p>
  </w:footnote>
  <w:footnote w:id="372">
    <w:p w14:paraId="1DFBA70E" w14:textId="77777777" w:rsidR="00A019C7" w:rsidRDefault="00A019C7" w:rsidP="00A019C7">
      <w:pPr>
        <w:jc w:val="both"/>
      </w:pPr>
      <w:r>
        <w:rPr>
          <w:rStyle w:val="Refdenotaalpie"/>
        </w:rPr>
        <w:footnoteRef/>
      </w:r>
      <w:r>
        <w:t xml:space="preserve"> Constitución Política de los Estados Unidos Mexicanos, artículo 96, párrafo primero, reformado mediante decreto publicado en el </w:t>
      </w:r>
      <w:r>
        <w:rPr>
          <w:i/>
          <w:iCs/>
        </w:rPr>
        <w:t>Diario Oficial de la Federación</w:t>
      </w:r>
      <w:r>
        <w:t xml:space="preserve"> el 15 de septiembre de 2024, texto consultado con últimas reformas publicadas el 2 de junio de 2026.</w:t>
      </w:r>
    </w:p>
  </w:footnote>
  <w:footnote w:id="373">
    <w:p w14:paraId="5A447EFA" w14:textId="77777777" w:rsidR="00A019C7" w:rsidRDefault="00A019C7" w:rsidP="00A019C7">
      <w:pPr>
        <w:jc w:val="both"/>
      </w:pPr>
      <w:r>
        <w:rPr>
          <w:rStyle w:val="Refdenotaalpie"/>
        </w:rPr>
        <w:footnoteRef/>
      </w:r>
      <w:r>
        <w:t xml:space="preserve"> Ley General del Sistema de Medios de Impugnación en Materia Electoral, artículo 77 Ter, adicionado mediante decreto publicado en el </w:t>
      </w:r>
      <w:r>
        <w:rPr>
          <w:i/>
          <w:iCs/>
        </w:rPr>
        <w:t>Diario Oficial de la Federación</w:t>
      </w:r>
      <w:r>
        <w:t xml:space="preserve"> el 15 de octubre de 2024.</w:t>
      </w:r>
    </w:p>
  </w:footnote>
  <w:footnote w:id="374">
    <w:p w14:paraId="10C8342F" w14:textId="77777777" w:rsidR="00A019C7" w:rsidRDefault="00A019C7" w:rsidP="00A019C7">
      <w:pPr>
        <w:jc w:val="both"/>
      </w:pPr>
      <w:r>
        <w:rPr>
          <w:rStyle w:val="Refdenotaalpie"/>
        </w:rPr>
        <w:footnoteRef/>
      </w:r>
      <w:r>
        <w:t xml:space="preserve"> SUP-JIN-194/2025, cit., párrafos 1 y 2.</w:t>
      </w:r>
    </w:p>
  </w:footnote>
  <w:footnote w:id="375">
    <w:p w14:paraId="6B86B01C" w14:textId="77777777" w:rsidR="00A019C7" w:rsidRDefault="00A019C7" w:rsidP="00A019C7">
      <w:pPr>
        <w:jc w:val="both"/>
      </w:pPr>
      <w:r>
        <w:rPr>
          <w:rStyle w:val="Refdenotaalpie"/>
        </w:rPr>
        <w:footnoteRef/>
      </w:r>
      <w:r>
        <w:t xml:space="preserve"> </w:t>
      </w:r>
      <w:r>
        <w:rPr>
          <w:i/>
          <w:iCs/>
        </w:rPr>
        <w:t>Ibidem</w:t>
      </w:r>
      <w:r>
        <w:t>, párrafos 3 y 37 a 40.</w:t>
      </w:r>
    </w:p>
  </w:footnote>
  <w:footnote w:id="376">
    <w:p w14:paraId="291F157D" w14:textId="77777777" w:rsidR="00A019C7" w:rsidRDefault="00A019C7" w:rsidP="00A019C7">
      <w:pPr>
        <w:jc w:val="both"/>
      </w:pPr>
      <w:r>
        <w:rPr>
          <w:rStyle w:val="Refdenotaalpie"/>
        </w:rPr>
        <w:footnoteRef/>
      </w:r>
      <w:r>
        <w:t xml:space="preserve"> </w:t>
      </w:r>
      <w:r>
        <w:rPr>
          <w:i/>
          <w:iCs/>
        </w:rPr>
        <w:t>Ibidem</w:t>
      </w:r>
      <w:r>
        <w:t>, párrafo 39, p. 8.</w:t>
      </w:r>
    </w:p>
  </w:footnote>
  <w:footnote w:id="377">
    <w:p w14:paraId="288824DE" w14:textId="77777777" w:rsidR="00A019C7" w:rsidRDefault="00A019C7" w:rsidP="00A019C7">
      <w:pPr>
        <w:jc w:val="both"/>
      </w:pPr>
      <w:r>
        <w:rPr>
          <w:rStyle w:val="Refdenotaalpie"/>
        </w:rPr>
        <w:footnoteRef/>
      </w:r>
      <w:r>
        <w:t xml:space="preserve"> Voto particular del magistrado Reyes Rodríguez Mondragón en el SUP-JIN-194/2025 y acumulados, p. 2 del voto.</w:t>
      </w:r>
    </w:p>
  </w:footnote>
  <w:footnote w:id="378">
    <w:p w14:paraId="09FB24EE" w14:textId="77777777" w:rsidR="00A019C7" w:rsidRDefault="00A019C7" w:rsidP="00A019C7">
      <w:pPr>
        <w:jc w:val="both"/>
      </w:pPr>
      <w:r>
        <w:rPr>
          <w:rStyle w:val="Refdenotaalpie"/>
        </w:rPr>
        <w:footnoteRef/>
      </w:r>
      <w:r>
        <w:t xml:space="preserve"> </w:t>
      </w:r>
      <w:r>
        <w:rPr>
          <w:i/>
          <w:iCs/>
        </w:rPr>
        <w:t>Ibidem</w:t>
      </w:r>
      <w:r>
        <w:t>, p. 2 del voto, y SUP-JIN-194/2025, cit., p. 1.</w:t>
      </w:r>
    </w:p>
  </w:footnote>
  <w:footnote w:id="379">
    <w:p w14:paraId="02C46E7E" w14:textId="77777777" w:rsidR="00A019C7" w:rsidRDefault="00A019C7" w:rsidP="00A019C7">
      <w:pPr>
        <w:jc w:val="both"/>
      </w:pPr>
      <w:r>
        <w:rPr>
          <w:rStyle w:val="Refdenotaalpie"/>
        </w:rPr>
        <w:footnoteRef/>
      </w:r>
      <w:r>
        <w:t xml:space="preserve"> SUP-JIN-194/2025, cit., p. 1.</w:t>
      </w:r>
    </w:p>
  </w:footnote>
  <w:footnote w:id="380">
    <w:p w14:paraId="44CF9BCF" w14:textId="77777777" w:rsidR="00A019C7" w:rsidRDefault="00A019C7" w:rsidP="00A019C7">
      <w:pPr>
        <w:jc w:val="both"/>
      </w:pPr>
      <w:r>
        <w:rPr>
          <w:rStyle w:val="Refdenotaalpie"/>
        </w:rPr>
        <w:footnoteRef/>
      </w:r>
      <w:r>
        <w:t xml:space="preserve"> </w:t>
      </w:r>
      <w:r>
        <w:rPr>
          <w:i/>
          <w:iCs/>
        </w:rPr>
        <w:t>Ibidem</w:t>
      </w:r>
      <w:r>
        <w:t>, p. 34.</w:t>
      </w:r>
    </w:p>
  </w:footnote>
  <w:footnote w:id="381">
    <w:p w14:paraId="6B992B57" w14:textId="77777777" w:rsidR="00A019C7" w:rsidRDefault="00A019C7" w:rsidP="00A019C7">
      <w:pPr>
        <w:jc w:val="both"/>
      </w:pPr>
      <w:r>
        <w:rPr>
          <w:rStyle w:val="Refdenotaalpie"/>
        </w:rPr>
        <w:footnoteRef/>
      </w:r>
      <w:r>
        <w:t xml:space="preserve"> Voto particular de la magistrada Janine M. Otálora Malassis en el SUP-JIN-194/2025 y acumulados, pp. 35 y 36.</w:t>
      </w:r>
    </w:p>
  </w:footnote>
  <w:footnote w:id="382">
    <w:p w14:paraId="6E20A2F6" w14:textId="77777777" w:rsidR="00A019C7" w:rsidRDefault="00A019C7" w:rsidP="00A019C7">
      <w:pPr>
        <w:jc w:val="both"/>
      </w:pPr>
      <w:r>
        <w:rPr>
          <w:rStyle w:val="Refdenotaalpie"/>
        </w:rPr>
        <w:footnoteRef/>
      </w:r>
      <w:r>
        <w:t xml:space="preserve"> SUP-JIN-194/2025, cit., párrafo 45, p. 9.</w:t>
      </w:r>
    </w:p>
  </w:footnote>
  <w:footnote w:id="383">
    <w:p w14:paraId="7518A908" w14:textId="77777777" w:rsidR="00A019C7" w:rsidRDefault="00A019C7" w:rsidP="00A019C7">
      <w:pPr>
        <w:jc w:val="both"/>
      </w:pPr>
      <w:r>
        <w:rPr>
          <w:rStyle w:val="Refdenotaalpie"/>
        </w:rPr>
        <w:footnoteRef/>
      </w:r>
      <w:r>
        <w:t xml:space="preserve"> </w:t>
      </w:r>
      <w:r>
        <w:rPr>
          <w:i/>
          <w:iCs/>
        </w:rPr>
        <w:t>Ibidem</w:t>
      </w:r>
      <w:r>
        <w:t>, párrafo 46, pp. 9 y 10.</w:t>
      </w:r>
    </w:p>
  </w:footnote>
  <w:footnote w:id="384">
    <w:p w14:paraId="4E1986E0" w14:textId="77777777" w:rsidR="00A019C7" w:rsidRDefault="00A019C7" w:rsidP="00A019C7">
      <w:pPr>
        <w:jc w:val="both"/>
      </w:pPr>
      <w:r>
        <w:rPr>
          <w:rStyle w:val="Refdenotaalpie"/>
        </w:rPr>
        <w:footnoteRef/>
      </w:r>
      <w:r>
        <w:t xml:space="preserve"> SUP-JIN-194/2025, cit., párrafo 48, p. 10.</w:t>
      </w:r>
    </w:p>
  </w:footnote>
  <w:footnote w:id="385">
    <w:p w14:paraId="445819AA" w14:textId="77777777" w:rsidR="00A019C7" w:rsidRDefault="00A019C7" w:rsidP="00A019C7">
      <w:pPr>
        <w:jc w:val="both"/>
      </w:pPr>
      <w:r>
        <w:rPr>
          <w:rStyle w:val="Refdenotaalpie"/>
        </w:rPr>
        <w:footnoteRef/>
      </w:r>
      <w:r>
        <w:t xml:space="preserve"> </w:t>
      </w:r>
      <w:r>
        <w:rPr>
          <w:i/>
          <w:iCs/>
        </w:rPr>
        <w:t>Ibidem</w:t>
      </w:r>
      <w:r>
        <w:t>, párrafo 49, p. 11.</w:t>
      </w:r>
    </w:p>
  </w:footnote>
  <w:footnote w:id="386">
    <w:p w14:paraId="02DD63E1" w14:textId="77777777" w:rsidR="00A019C7" w:rsidRDefault="00A019C7" w:rsidP="00A019C7">
      <w:pPr>
        <w:jc w:val="both"/>
      </w:pPr>
      <w:r>
        <w:rPr>
          <w:rStyle w:val="Refdenotaalpie"/>
        </w:rPr>
        <w:footnoteRef/>
      </w:r>
      <w:r>
        <w:t xml:space="preserve"> </w:t>
      </w:r>
      <w:r>
        <w:rPr>
          <w:i/>
          <w:iCs/>
        </w:rPr>
        <w:t>Ibidem</w:t>
      </w:r>
      <w:r>
        <w:t>, párrafo 50, p. 11.</w:t>
      </w:r>
    </w:p>
  </w:footnote>
  <w:footnote w:id="387">
    <w:p w14:paraId="024D6F68" w14:textId="77777777" w:rsidR="00A019C7" w:rsidRDefault="00A019C7" w:rsidP="00A019C7">
      <w:pPr>
        <w:jc w:val="both"/>
      </w:pPr>
      <w:r>
        <w:rPr>
          <w:rStyle w:val="Refdenotaalpie"/>
        </w:rPr>
        <w:footnoteRef/>
      </w:r>
      <w:r>
        <w:t xml:space="preserve"> </w:t>
      </w:r>
      <w:r>
        <w:rPr>
          <w:i/>
          <w:iCs/>
        </w:rPr>
        <w:t>Ibidem</w:t>
      </w:r>
      <w:r>
        <w:t>, párrafo 51, p. 11.</w:t>
      </w:r>
    </w:p>
  </w:footnote>
  <w:footnote w:id="388">
    <w:p w14:paraId="6FB792E4" w14:textId="77777777" w:rsidR="00A019C7" w:rsidRDefault="00A019C7" w:rsidP="00A019C7">
      <w:pPr>
        <w:jc w:val="both"/>
      </w:pPr>
      <w:r>
        <w:rPr>
          <w:rStyle w:val="Refdenotaalpie"/>
        </w:rPr>
        <w:footnoteRef/>
      </w:r>
      <w:r>
        <w:t xml:space="preserve"> SUP-JIN-194/2025, cit., párrafo 52, p. 11.</w:t>
      </w:r>
    </w:p>
  </w:footnote>
  <w:footnote w:id="389">
    <w:p w14:paraId="708B28CF" w14:textId="77777777" w:rsidR="00A019C7" w:rsidRDefault="00A019C7" w:rsidP="00A019C7">
      <w:pPr>
        <w:jc w:val="both"/>
      </w:pPr>
      <w:r>
        <w:rPr>
          <w:rStyle w:val="Refdenotaalpie"/>
        </w:rPr>
        <w:footnoteRef/>
      </w:r>
      <w:r>
        <w:t xml:space="preserve"> </w:t>
      </w:r>
      <w:r>
        <w:rPr>
          <w:i/>
          <w:iCs/>
        </w:rPr>
        <w:t>Ibidem</w:t>
      </w:r>
      <w:r>
        <w:t>, párrafo 55, pp. 11 y 12.</w:t>
      </w:r>
    </w:p>
  </w:footnote>
  <w:footnote w:id="390">
    <w:p w14:paraId="25A98CCE" w14:textId="77777777" w:rsidR="00A019C7" w:rsidRDefault="00A019C7" w:rsidP="00A019C7">
      <w:pPr>
        <w:jc w:val="both"/>
      </w:pPr>
      <w:r>
        <w:rPr>
          <w:rStyle w:val="Refdenotaalpie"/>
        </w:rPr>
        <w:footnoteRef/>
      </w:r>
      <w:r>
        <w:t xml:space="preserve"> </w:t>
      </w:r>
      <w:r>
        <w:rPr>
          <w:i/>
          <w:iCs/>
        </w:rPr>
        <w:t>Ibidem</w:t>
      </w:r>
      <w:r>
        <w:t>, párrafo 56, pp. 12 y 13.</w:t>
      </w:r>
    </w:p>
  </w:footnote>
  <w:footnote w:id="391">
    <w:p w14:paraId="748B7B32" w14:textId="77777777" w:rsidR="00A019C7" w:rsidRDefault="00A019C7" w:rsidP="00A019C7">
      <w:pPr>
        <w:jc w:val="both"/>
      </w:pPr>
      <w:r>
        <w:rPr>
          <w:rStyle w:val="Refdenotaalpie"/>
        </w:rPr>
        <w:footnoteRef/>
      </w:r>
      <w:r>
        <w:t xml:space="preserve"> </w:t>
      </w:r>
      <w:r>
        <w:rPr>
          <w:i/>
          <w:iCs/>
        </w:rPr>
        <w:t>Ibidem</w:t>
      </w:r>
      <w:r>
        <w:t>, párrafo 57, p. 13.</w:t>
      </w:r>
    </w:p>
  </w:footnote>
  <w:footnote w:id="392">
    <w:p w14:paraId="26022E7E" w14:textId="77777777" w:rsidR="00A019C7" w:rsidRDefault="00A019C7" w:rsidP="00A019C7">
      <w:pPr>
        <w:jc w:val="both"/>
      </w:pPr>
      <w:r>
        <w:rPr>
          <w:rStyle w:val="Refdenotaalpie"/>
        </w:rPr>
        <w:footnoteRef/>
      </w:r>
      <w:r>
        <w:t xml:space="preserve"> </w:t>
      </w:r>
      <w:r>
        <w:rPr>
          <w:i/>
          <w:iCs/>
        </w:rPr>
        <w:t>Ibidem</w:t>
      </w:r>
      <w:r>
        <w:t>, párrafo 58, p. 13.</w:t>
      </w:r>
    </w:p>
  </w:footnote>
  <w:footnote w:id="393">
    <w:p w14:paraId="3CBE5F08" w14:textId="77777777" w:rsidR="00A019C7" w:rsidRDefault="00A019C7" w:rsidP="00A019C7">
      <w:pPr>
        <w:jc w:val="both"/>
      </w:pPr>
      <w:r>
        <w:rPr>
          <w:rStyle w:val="Refdenotaalpie"/>
        </w:rPr>
        <w:footnoteRef/>
      </w:r>
      <w:r>
        <w:t xml:space="preserve"> </w:t>
      </w:r>
      <w:r>
        <w:rPr>
          <w:i/>
          <w:iCs/>
        </w:rPr>
        <w:t>Ibidem</w:t>
      </w:r>
      <w:r>
        <w:t>, párrafo 59, p. 13.</w:t>
      </w:r>
    </w:p>
  </w:footnote>
  <w:footnote w:id="394">
    <w:p w14:paraId="6E5085C7" w14:textId="77777777" w:rsidR="00A019C7" w:rsidRDefault="00A019C7" w:rsidP="00A019C7">
      <w:pPr>
        <w:jc w:val="both"/>
      </w:pPr>
      <w:r>
        <w:rPr>
          <w:rStyle w:val="Refdenotaalpie"/>
        </w:rPr>
        <w:footnoteRef/>
      </w:r>
      <w:r>
        <w:t xml:space="preserve"> Ferrer Beltrán, Jordi, </w:t>
      </w:r>
      <w:r>
        <w:rPr>
          <w:i/>
          <w:iCs/>
        </w:rPr>
        <w:t>Prueba sin convicción. Estándares de prueba y debido proceso</w:t>
      </w:r>
      <w:r>
        <w:t>, Madrid, Marcial Pons, 2021, p. 210.</w:t>
      </w:r>
    </w:p>
  </w:footnote>
  <w:footnote w:id="395">
    <w:p w14:paraId="22291543" w14:textId="77777777" w:rsidR="00A019C7" w:rsidRDefault="00A019C7" w:rsidP="00A019C7">
      <w:pPr>
        <w:jc w:val="both"/>
      </w:pPr>
      <w:r>
        <w:rPr>
          <w:rStyle w:val="Refdenotaalpie"/>
        </w:rPr>
        <w:footnoteRef/>
      </w:r>
      <w:r>
        <w:t xml:space="preserve"> Voto particular de Rodríguez Mondragón, cit., p. 18 del voto.</w:t>
      </w:r>
    </w:p>
  </w:footnote>
  <w:footnote w:id="396">
    <w:p w14:paraId="1D216975" w14:textId="77777777" w:rsidR="00A019C7" w:rsidRDefault="00A019C7" w:rsidP="00A019C7">
      <w:pPr>
        <w:jc w:val="both"/>
      </w:pPr>
      <w:r>
        <w:rPr>
          <w:rStyle w:val="Refdenotaalpie"/>
        </w:rPr>
        <w:footnoteRef/>
      </w:r>
      <w:r>
        <w:t xml:space="preserve"> SUP-JIN-194/2025, cit., párrafo 61, pp. 13 y 14.</w:t>
      </w:r>
    </w:p>
  </w:footnote>
  <w:footnote w:id="397">
    <w:p w14:paraId="25D7773C" w14:textId="77777777" w:rsidR="00A019C7" w:rsidRDefault="00A019C7" w:rsidP="00A019C7">
      <w:pPr>
        <w:jc w:val="both"/>
      </w:pPr>
      <w:r>
        <w:rPr>
          <w:rStyle w:val="Refdenotaalpie"/>
        </w:rPr>
        <w:footnoteRef/>
      </w:r>
      <w:r>
        <w:t xml:space="preserve"> </w:t>
      </w:r>
      <w:r>
        <w:rPr>
          <w:i/>
          <w:iCs/>
        </w:rPr>
        <w:t>Ibidem</w:t>
      </w:r>
      <w:r>
        <w:t>, párrafo 62, p. 14.</w:t>
      </w:r>
    </w:p>
  </w:footnote>
  <w:footnote w:id="398">
    <w:p w14:paraId="56060872" w14:textId="77777777" w:rsidR="00A019C7" w:rsidRDefault="00A019C7" w:rsidP="00A019C7">
      <w:pPr>
        <w:jc w:val="both"/>
      </w:pPr>
      <w:r>
        <w:rPr>
          <w:rStyle w:val="Refdenotaalpie"/>
        </w:rPr>
        <w:footnoteRef/>
      </w:r>
      <w:r>
        <w:t xml:space="preserve"> </w:t>
      </w:r>
      <w:r>
        <w:rPr>
          <w:i/>
          <w:iCs/>
        </w:rPr>
        <w:t>Ibidem</w:t>
      </w:r>
      <w:r>
        <w:t>, párrafo 64, p. 14.</w:t>
      </w:r>
    </w:p>
  </w:footnote>
  <w:footnote w:id="399">
    <w:p w14:paraId="407EDA7A" w14:textId="77777777" w:rsidR="00A019C7" w:rsidRDefault="00A019C7" w:rsidP="00A019C7">
      <w:pPr>
        <w:jc w:val="both"/>
      </w:pPr>
      <w:r>
        <w:rPr>
          <w:rStyle w:val="Refdenotaalpie"/>
        </w:rPr>
        <w:footnoteRef/>
      </w:r>
      <w:r>
        <w:t xml:space="preserve"> </w:t>
      </w:r>
      <w:r>
        <w:rPr>
          <w:i/>
          <w:iCs/>
        </w:rPr>
        <w:t>Ibidem</w:t>
      </w:r>
      <w:r>
        <w:t>, párrafo 66, pp. 14 y 15.</w:t>
      </w:r>
    </w:p>
  </w:footnote>
  <w:footnote w:id="400">
    <w:p w14:paraId="5D9044B9" w14:textId="77777777" w:rsidR="00A019C7" w:rsidRDefault="00A019C7" w:rsidP="00A019C7">
      <w:pPr>
        <w:jc w:val="both"/>
      </w:pPr>
      <w:r>
        <w:rPr>
          <w:rStyle w:val="Refdenotaalpie"/>
        </w:rPr>
        <w:footnoteRef/>
      </w:r>
      <w:r>
        <w:t xml:space="preserve"> Tesis III/2010, NULIDAD DE ELECCIÓN. LAS CONDUCTAS SANCIONADAS A TRAVÉS DE PROCEDIMIENTOS ADMINISTRATIVOS SANCIONADORES SON INSUFICIENTES, POR SÍ MISMAS, PARA ACTUALIZARLA, transcrita en SUP-JIN-194/2025, cit., nota 20.</w:t>
      </w:r>
    </w:p>
  </w:footnote>
  <w:footnote w:id="401">
    <w:p w14:paraId="02A95536" w14:textId="77777777" w:rsidR="00A019C7" w:rsidRDefault="00A019C7" w:rsidP="00A019C7">
      <w:pPr>
        <w:jc w:val="both"/>
      </w:pPr>
      <w:r>
        <w:rPr>
          <w:rStyle w:val="Refdenotaalpie"/>
        </w:rPr>
        <w:footnoteRef/>
      </w:r>
      <w:r>
        <w:t xml:space="preserve"> SUP-JIN-194/2025, cit., párrafo 74, p. 16.</w:t>
      </w:r>
    </w:p>
  </w:footnote>
  <w:footnote w:id="402">
    <w:p w14:paraId="3536B097" w14:textId="77777777" w:rsidR="00A019C7" w:rsidRDefault="00A019C7" w:rsidP="00A019C7">
      <w:pPr>
        <w:jc w:val="both"/>
      </w:pPr>
      <w:r>
        <w:rPr>
          <w:rStyle w:val="Refdenotaalpie"/>
        </w:rPr>
        <w:footnoteRef/>
      </w:r>
      <w:r>
        <w:t xml:space="preserve"> </w:t>
      </w:r>
      <w:r>
        <w:rPr>
          <w:i/>
          <w:iCs/>
        </w:rPr>
        <w:t>Ibidem</w:t>
      </w:r>
      <w:r>
        <w:t>, párrafo 87, p. 19.</w:t>
      </w:r>
    </w:p>
  </w:footnote>
  <w:footnote w:id="403">
    <w:p w14:paraId="0E215EA3" w14:textId="77777777" w:rsidR="00A019C7" w:rsidRDefault="00A019C7" w:rsidP="00A019C7">
      <w:pPr>
        <w:jc w:val="both"/>
      </w:pPr>
      <w:r>
        <w:rPr>
          <w:rStyle w:val="Refdenotaalpie"/>
        </w:rPr>
        <w:footnoteRef/>
      </w:r>
      <w:r>
        <w:t xml:space="preserve"> </w:t>
      </w:r>
      <w:r>
        <w:rPr>
          <w:i/>
          <w:iCs/>
        </w:rPr>
        <w:t>Ibidem</w:t>
      </w:r>
      <w:r>
        <w:t>, párrafos 88 y 89, pp. 19 y 20.</w:t>
      </w:r>
    </w:p>
  </w:footnote>
  <w:footnote w:id="404">
    <w:p w14:paraId="31384C29" w14:textId="77777777" w:rsidR="00A019C7" w:rsidRDefault="00A019C7" w:rsidP="00A019C7">
      <w:pPr>
        <w:jc w:val="both"/>
      </w:pPr>
      <w:r>
        <w:rPr>
          <w:rStyle w:val="Refdenotaalpie"/>
        </w:rPr>
        <w:footnoteRef/>
      </w:r>
      <w:r>
        <w:t xml:space="preserve"> </w:t>
      </w:r>
      <w:r>
        <w:rPr>
          <w:i/>
          <w:iCs/>
        </w:rPr>
        <w:t>Ibidem</w:t>
      </w:r>
      <w:r>
        <w:t>, párrafo 90, p. 20.</w:t>
      </w:r>
    </w:p>
  </w:footnote>
  <w:footnote w:id="405">
    <w:p w14:paraId="57CE9C88" w14:textId="77777777" w:rsidR="00A019C7" w:rsidRDefault="00A019C7" w:rsidP="00A019C7">
      <w:pPr>
        <w:jc w:val="both"/>
      </w:pPr>
      <w:r>
        <w:rPr>
          <w:rStyle w:val="Refdenotaalpie"/>
        </w:rPr>
        <w:footnoteRef/>
      </w:r>
      <w:r>
        <w:t xml:space="preserve"> </w:t>
      </w:r>
      <w:r>
        <w:rPr>
          <w:i/>
          <w:iCs/>
        </w:rPr>
        <w:t>Ibidem</w:t>
      </w:r>
      <w:r>
        <w:t>, párrafo 92, pp. 20 y 21.</w:t>
      </w:r>
    </w:p>
  </w:footnote>
  <w:footnote w:id="406">
    <w:p w14:paraId="2C57ECDE" w14:textId="77777777" w:rsidR="00A019C7" w:rsidRDefault="00A019C7" w:rsidP="00A019C7">
      <w:pPr>
        <w:jc w:val="both"/>
      </w:pPr>
      <w:r>
        <w:rPr>
          <w:rStyle w:val="Refdenotaalpie"/>
        </w:rPr>
        <w:footnoteRef/>
      </w:r>
      <w:r>
        <w:t xml:space="preserve"> </w:t>
      </w:r>
      <w:r>
        <w:rPr>
          <w:i/>
          <w:iCs/>
        </w:rPr>
        <w:t>Ibidem</w:t>
      </w:r>
      <w:r>
        <w:t>, párrafo 93, p. 21.</w:t>
      </w:r>
    </w:p>
  </w:footnote>
  <w:footnote w:id="407">
    <w:p w14:paraId="4426C3DC" w14:textId="77777777" w:rsidR="00A019C7" w:rsidRDefault="00A019C7" w:rsidP="00A019C7">
      <w:pPr>
        <w:jc w:val="both"/>
      </w:pPr>
      <w:r>
        <w:rPr>
          <w:rStyle w:val="Refdenotaalpie"/>
        </w:rPr>
        <w:footnoteRef/>
      </w:r>
      <w:r>
        <w:t xml:space="preserve"> Ferrer Beltrán, </w:t>
      </w:r>
      <w:r>
        <w:rPr>
          <w:i/>
          <w:iCs/>
        </w:rPr>
        <w:t>Prueba sin convicción</w:t>
      </w:r>
      <w:r>
        <w:t>, cit., p. 40.</w:t>
      </w:r>
    </w:p>
  </w:footnote>
  <w:footnote w:id="408">
    <w:p w14:paraId="1E34A624" w14:textId="77777777" w:rsidR="00A019C7" w:rsidRDefault="00A019C7" w:rsidP="00A019C7">
      <w:pPr>
        <w:jc w:val="both"/>
      </w:pPr>
      <w:r>
        <w:rPr>
          <w:rStyle w:val="Refdenotaalpie"/>
        </w:rPr>
        <w:footnoteRef/>
      </w:r>
      <w:r>
        <w:t xml:space="preserve"> SUP-JIN-194/2025, cit., párrafos 94 y 95, p. 21.</w:t>
      </w:r>
    </w:p>
  </w:footnote>
  <w:footnote w:id="409">
    <w:p w14:paraId="64D67709" w14:textId="77777777" w:rsidR="00A019C7" w:rsidRDefault="00A019C7" w:rsidP="00A019C7">
      <w:pPr>
        <w:jc w:val="both"/>
      </w:pPr>
      <w:r>
        <w:rPr>
          <w:rStyle w:val="Refdenotaalpie"/>
        </w:rPr>
        <w:footnoteRef/>
      </w:r>
      <w:r>
        <w:t xml:space="preserve"> </w:t>
      </w:r>
      <w:r>
        <w:rPr>
          <w:i/>
          <w:iCs/>
        </w:rPr>
        <w:t>Ibidem</w:t>
      </w:r>
      <w:r>
        <w:t>, párrafo 97, pp. 21 y 22.</w:t>
      </w:r>
    </w:p>
  </w:footnote>
  <w:footnote w:id="410">
    <w:p w14:paraId="12A18ACF" w14:textId="77777777" w:rsidR="00A019C7" w:rsidRDefault="00A019C7" w:rsidP="00A019C7">
      <w:pPr>
        <w:jc w:val="both"/>
      </w:pPr>
      <w:r>
        <w:rPr>
          <w:rStyle w:val="Refdenotaalpie"/>
        </w:rPr>
        <w:footnoteRef/>
      </w:r>
      <w:r>
        <w:t xml:space="preserve"> </w:t>
      </w:r>
      <w:r>
        <w:rPr>
          <w:i/>
          <w:iCs/>
        </w:rPr>
        <w:t>Ibidem</w:t>
      </w:r>
      <w:r>
        <w:t>, párrafo 104, p. 23.</w:t>
      </w:r>
    </w:p>
  </w:footnote>
  <w:footnote w:id="411">
    <w:p w14:paraId="5A56E850" w14:textId="77777777" w:rsidR="00A019C7" w:rsidRDefault="00A019C7" w:rsidP="00A019C7">
      <w:pPr>
        <w:jc w:val="both"/>
      </w:pPr>
      <w:r>
        <w:rPr>
          <w:rStyle w:val="Refdenotaalpie"/>
        </w:rPr>
        <w:footnoteRef/>
      </w:r>
      <w:r>
        <w:t xml:space="preserve"> </w:t>
      </w:r>
      <w:r>
        <w:rPr>
          <w:i/>
          <w:iCs/>
        </w:rPr>
        <w:t>Ibidem</w:t>
      </w:r>
      <w:r>
        <w:t>, párrafos 106 y 107, p. 23.</w:t>
      </w:r>
    </w:p>
  </w:footnote>
  <w:footnote w:id="412">
    <w:p w14:paraId="531B18FB" w14:textId="77777777" w:rsidR="00A019C7" w:rsidRDefault="00A019C7" w:rsidP="00A019C7">
      <w:pPr>
        <w:jc w:val="both"/>
      </w:pPr>
      <w:r>
        <w:rPr>
          <w:rStyle w:val="Refdenotaalpie"/>
        </w:rPr>
        <w:footnoteRef/>
      </w:r>
      <w:r>
        <w:t xml:space="preserve"> </w:t>
      </w:r>
      <w:r>
        <w:rPr>
          <w:i/>
          <w:iCs/>
        </w:rPr>
        <w:t>Ibidem</w:t>
      </w:r>
      <w:r>
        <w:t>, párrafo 108, pp. 23 y 24, y nota 21, que remite a los SUP-JIN-319/2025, SUP-JIN-818/2025 y SUP-JIN-559/2025.</w:t>
      </w:r>
    </w:p>
  </w:footnote>
  <w:footnote w:id="413">
    <w:p w14:paraId="519A3FCE" w14:textId="77777777" w:rsidR="00A019C7" w:rsidRDefault="00A019C7" w:rsidP="00A019C7">
      <w:pPr>
        <w:jc w:val="both"/>
      </w:pPr>
      <w:r>
        <w:rPr>
          <w:rStyle w:val="Refdenotaalpie"/>
        </w:rPr>
        <w:footnoteRef/>
      </w:r>
      <w:r>
        <w:t xml:space="preserve"> Voto particular de Rodríguez Mondragón, cit., p. 20 del voto.</w:t>
      </w:r>
    </w:p>
  </w:footnote>
  <w:footnote w:id="414">
    <w:p w14:paraId="258EADE2" w14:textId="77777777" w:rsidR="00A019C7" w:rsidRDefault="00A019C7" w:rsidP="00A019C7">
      <w:pPr>
        <w:jc w:val="both"/>
      </w:pPr>
      <w:r>
        <w:rPr>
          <w:rStyle w:val="Refdenotaalpie"/>
        </w:rPr>
        <w:footnoteRef/>
      </w:r>
      <w:r>
        <w:t xml:space="preserve"> SUP-JIN-194/2025, cit., párrafo 109, pp. 24 y 25.</w:t>
      </w:r>
    </w:p>
  </w:footnote>
  <w:footnote w:id="415">
    <w:p w14:paraId="6DB18E17" w14:textId="77777777" w:rsidR="00A019C7" w:rsidRDefault="00A019C7" w:rsidP="00A019C7">
      <w:pPr>
        <w:jc w:val="both"/>
      </w:pPr>
      <w:r>
        <w:rPr>
          <w:rStyle w:val="Refdenotaalpie"/>
        </w:rPr>
        <w:footnoteRef/>
      </w:r>
      <w:r>
        <w:t xml:space="preserve"> </w:t>
      </w:r>
      <w:r>
        <w:rPr>
          <w:i/>
          <w:iCs/>
        </w:rPr>
        <w:t>Ibidem</w:t>
      </w:r>
      <w:r>
        <w:t>, párrafos 110 a 112, p. 25.</w:t>
      </w:r>
    </w:p>
  </w:footnote>
  <w:footnote w:id="416">
    <w:p w14:paraId="4FA50423" w14:textId="77777777" w:rsidR="00A019C7" w:rsidRDefault="00A019C7" w:rsidP="00A019C7">
      <w:pPr>
        <w:jc w:val="both"/>
      </w:pPr>
      <w:r>
        <w:rPr>
          <w:rStyle w:val="Refdenotaalpie"/>
        </w:rPr>
        <w:footnoteRef/>
      </w:r>
      <w:r>
        <w:t xml:space="preserve"> </w:t>
      </w:r>
      <w:r>
        <w:rPr>
          <w:i/>
          <w:iCs/>
        </w:rPr>
        <w:t>Ibidem</w:t>
      </w:r>
      <w:r>
        <w:t>, párrafo 113, p. 25.</w:t>
      </w:r>
    </w:p>
  </w:footnote>
  <w:footnote w:id="417">
    <w:p w14:paraId="089C8F41" w14:textId="77777777" w:rsidR="00A019C7" w:rsidRDefault="00A019C7" w:rsidP="00A019C7">
      <w:pPr>
        <w:jc w:val="both"/>
      </w:pPr>
      <w:r>
        <w:rPr>
          <w:rStyle w:val="Refdenotaalpie"/>
        </w:rPr>
        <w:footnoteRef/>
      </w:r>
      <w:r>
        <w:t xml:space="preserve"> Ferrer Beltrán, </w:t>
      </w:r>
      <w:r>
        <w:rPr>
          <w:i/>
          <w:iCs/>
        </w:rPr>
        <w:t>Prueba sin convicción</w:t>
      </w:r>
      <w:r>
        <w:t>, cit., p. 215.</w:t>
      </w:r>
    </w:p>
  </w:footnote>
  <w:footnote w:id="418">
    <w:p w14:paraId="79307099" w14:textId="77777777" w:rsidR="00A019C7" w:rsidRDefault="00A019C7" w:rsidP="00A019C7">
      <w:pPr>
        <w:jc w:val="both"/>
      </w:pPr>
      <w:r>
        <w:rPr>
          <w:rStyle w:val="Refdenotaalpie"/>
        </w:rPr>
        <w:footnoteRef/>
      </w:r>
      <w:r>
        <w:t xml:space="preserve"> Voto particular de Rodríguez Mondragón, cit., p. 18 del voto.</w:t>
      </w:r>
    </w:p>
  </w:footnote>
  <w:footnote w:id="419">
    <w:p w14:paraId="525CA26E" w14:textId="77777777" w:rsidR="00A019C7" w:rsidRDefault="00A019C7" w:rsidP="00A019C7">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 del voto.</w:t>
      </w:r>
    </w:p>
  </w:footnote>
  <w:footnote w:id="420">
    <w:p w14:paraId="46D031BF" w14:textId="77777777" w:rsidR="00A019C7" w:rsidRDefault="00A019C7" w:rsidP="00A019C7">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424.</w:t>
      </w:r>
    </w:p>
  </w:footnote>
  <w:footnote w:id="421">
    <w:p w14:paraId="3C1159C8" w14:textId="77777777" w:rsidR="00A019C7" w:rsidRDefault="00A019C7" w:rsidP="00A019C7">
      <w:pPr>
        <w:jc w:val="both"/>
      </w:pPr>
      <w:r>
        <w:rPr>
          <w:rStyle w:val="Refdenotaalpie"/>
        </w:rPr>
        <w:footnoteRef/>
      </w:r>
      <w:r>
        <w:t xml:space="preserve"> </w:t>
      </w:r>
      <w:r>
        <w:rPr>
          <w:i/>
          <w:iCs/>
        </w:rPr>
        <w:t>Ibidem</w:t>
      </w:r>
      <w:r>
        <w:t>, pp. 430 y 431.</w:t>
      </w:r>
    </w:p>
  </w:footnote>
  <w:footnote w:id="422">
    <w:p w14:paraId="00AE2EFE" w14:textId="77777777" w:rsidR="00A019C7" w:rsidRDefault="00A019C7" w:rsidP="00A019C7">
      <w:pPr>
        <w:jc w:val="both"/>
      </w:pPr>
      <w:r>
        <w:rPr>
          <w:rStyle w:val="Refdenotaalpie"/>
        </w:rPr>
        <w:footnoteRef/>
      </w:r>
      <w:r>
        <w:t xml:space="preserve"> SUP-JIN-194/2025, cit., párrafos 74 y 109, pp. 16 y 25.</w:t>
      </w:r>
    </w:p>
  </w:footnote>
  <w:footnote w:id="423">
    <w:p w14:paraId="354D77E0" w14:textId="77777777" w:rsidR="00A019C7" w:rsidRDefault="00A019C7" w:rsidP="00A019C7">
      <w:pPr>
        <w:jc w:val="both"/>
      </w:pPr>
      <w:r>
        <w:rPr>
          <w:rStyle w:val="Refdenotaalpie"/>
        </w:rPr>
        <w:footnoteRef/>
      </w:r>
      <w:r>
        <w:t xml:space="preserve"> </w:t>
      </w:r>
      <w:r>
        <w:rPr>
          <w:i/>
          <w:iCs/>
        </w:rPr>
        <w:t>Caso Tabasco</w:t>
      </w:r>
      <w:r>
        <w:t>, cit., t. I, p. 505, y SUP-JIN-194/2025, cit., párrafo 46, p. 10.</w:t>
      </w:r>
    </w:p>
  </w:footnote>
  <w:footnote w:id="424">
    <w:p w14:paraId="77FCAFA7" w14:textId="77777777" w:rsidR="00A019C7" w:rsidRDefault="00A019C7" w:rsidP="00A019C7">
      <w:pPr>
        <w:jc w:val="both"/>
      </w:pPr>
      <w:r>
        <w:rPr>
          <w:rStyle w:val="Refdenotaalpie"/>
        </w:rPr>
        <w:footnoteRef/>
      </w:r>
      <w:r>
        <w:t xml:space="preserve"> Ley General del Sistema de Medios de Impugnación en Materia Electoral, notas de reforma de la compilación de la Cámara de Diputados, texto vigente con última reforma publicada en el </w:t>
      </w:r>
      <w:r>
        <w:rPr>
          <w:i/>
          <w:iCs/>
        </w:rPr>
        <w:t>Diario Oficial de la Federación</w:t>
      </w:r>
      <w:r>
        <w:t xml:space="preserve"> el 14 de noviembre de 2025.</w:t>
      </w:r>
    </w:p>
  </w:footnote>
  <w:footnote w:id="425">
    <w:p w14:paraId="33EB98DC" w14:textId="77777777" w:rsidR="00A019C7" w:rsidRDefault="00A019C7" w:rsidP="00A019C7">
      <w:pPr>
        <w:jc w:val="both"/>
      </w:pPr>
      <w:r>
        <w:rPr>
          <w:rStyle w:val="Refdenotaalpie"/>
        </w:rPr>
        <w:footnoteRef/>
      </w:r>
      <w:r>
        <w:t xml:space="preserve"> Constitución Política de los Estados Unidos Mexicanos, artículo 41, base VI, párrafo con incisos y párrafo siguiente, adicionados mediante decreto publicado en el </w:t>
      </w:r>
      <w:r>
        <w:rPr>
          <w:i/>
          <w:iCs/>
        </w:rPr>
        <w:t>Diario Oficial de la Federación</w:t>
      </w:r>
      <w:r>
        <w:t xml:space="preserve"> el 10 de febrero de 2014.</w:t>
      </w:r>
    </w:p>
  </w:footnote>
  <w:footnote w:id="426">
    <w:p w14:paraId="70540377" w14:textId="77777777" w:rsidR="00A019C7" w:rsidRDefault="00A019C7" w:rsidP="00A019C7">
      <w:pPr>
        <w:jc w:val="both"/>
      </w:pPr>
      <w:r>
        <w:rPr>
          <w:rStyle w:val="Refdenotaalpie"/>
        </w:rPr>
        <w:footnoteRef/>
      </w:r>
      <w:r>
        <w:t xml:space="preserve"> Ley General del Sistema de Medios de Impugnación en Materia Electoral, artículo 78 bis, párrafos 1 y 2, adicionado mediante decreto publicado en el </w:t>
      </w:r>
      <w:r>
        <w:rPr>
          <w:i/>
          <w:iCs/>
        </w:rPr>
        <w:t>Diario Oficial de la Federación</w:t>
      </w:r>
      <w:r>
        <w:t xml:space="preserve"> el 23 de mayo de 2014.</w:t>
      </w:r>
    </w:p>
  </w:footnote>
  <w:footnote w:id="427">
    <w:p w14:paraId="6215DA60" w14:textId="77777777" w:rsidR="00A019C7" w:rsidRDefault="00A019C7" w:rsidP="00A019C7">
      <w:pPr>
        <w:jc w:val="both"/>
      </w:pPr>
      <w:r>
        <w:rPr>
          <w:rStyle w:val="Refdenotaalpie"/>
        </w:rPr>
        <w:footnoteRef/>
      </w:r>
      <w:r>
        <w:t xml:space="preserve"> </w:t>
      </w:r>
      <w:r>
        <w:rPr>
          <w:i/>
          <w:iCs/>
        </w:rPr>
        <w:t>Ibidem</w:t>
      </w:r>
      <w:r>
        <w:t>, artículos 77 Ter, párrafo 2, y 78, párrafo 1.</w:t>
      </w:r>
    </w:p>
  </w:footnote>
  <w:footnote w:id="428">
    <w:p w14:paraId="7B676F4F" w14:textId="77777777" w:rsidR="00A019C7" w:rsidRDefault="00A019C7" w:rsidP="00A019C7">
      <w:pPr>
        <w:jc w:val="both"/>
      </w:pPr>
      <w:r>
        <w:rPr>
          <w:rStyle w:val="Refdenotaalpie"/>
        </w:rPr>
        <w:footnoteRef/>
      </w:r>
      <w:r>
        <w:t xml:space="preserve"> SUP-JIN-194/2025, cit., párrafo 51, p. 11.</w:t>
      </w:r>
    </w:p>
  </w:footnote>
  <w:footnote w:id="429">
    <w:p w14:paraId="61606F68" w14:textId="77777777" w:rsidR="00224E50" w:rsidRDefault="00224E50" w:rsidP="00224E50">
      <w:pPr>
        <w:jc w:val="both"/>
      </w:pPr>
      <w:r>
        <w:rPr>
          <w:rStyle w:val="Refdenotaalpie"/>
        </w:rPr>
        <w:footnoteRef/>
      </w:r>
      <w:r>
        <w:t xml:space="preserve"> Sala Superior del Tribunal Electoral del Poder Judicial de la Federación, SUP-JIN-194/2025 y acumulados, sentencia de 20 de agosto de 2025, p. 34</w:t>
      </w:r>
      <w:r>
        <w:t xml:space="preserve">, y voto particular del magistrado Reyes Rodríguez Mondragón en el mismo asunto, p. 2 del voto</w:t>
      </w:r>
      <w:r>
        <w:t xml:space="preserve">.</w:t>
      </w:r>
    </w:p>
  </w:footnote>
  <w:footnote w:id="430">
    <w:p w14:paraId="4B9ED01B" w14:textId="77777777" w:rsidR="00224E50" w:rsidRDefault="00224E50" w:rsidP="00224E50">
      <w:pPr>
        <w:jc w:val="both"/>
      </w:pPr>
      <w:r>
        <w:rPr>
          <w:rStyle w:val="Refdenotaalpie"/>
        </w:rPr>
        <w:footnoteRef/>
      </w:r>
      <w:r>
        <w:t xml:space="preserve"> Voto particular del magistrado Reyes Rodríguez Mondragón en el SUP-JIN-194/2025 y acumulados, p. 2 del voto.</w:t>
      </w:r>
    </w:p>
  </w:footnote>
  <w:footnote w:id="431">
    <w:p w14:paraId="26A28828" w14:textId="77777777" w:rsidR="00224E50" w:rsidRDefault="00224E50" w:rsidP="00224E50">
      <w:pPr>
        <w:jc w:val="both"/>
      </w:pPr>
      <w:r>
        <w:rPr>
          <w:rStyle w:val="Refdenotaalpie"/>
        </w:rPr>
        <w:footnoteRef/>
      </w:r>
      <w:r>
        <w:t xml:space="preserve"> Voto particular de la magistrada Janine M. Otálora Malassis en el SUP-JIN-194/2025 y acumulados, pp. 35 y 36.</w:t>
      </w:r>
    </w:p>
  </w:footnote>
  <w:footnote w:id="432">
    <w:p w14:paraId="0708A535" w14:textId="77777777" w:rsidR="00224E50" w:rsidRDefault="00224E50" w:rsidP="00224E50">
      <w:pPr>
        <w:jc w:val="both"/>
      </w:pPr>
      <w:r>
        <w:rPr>
          <w:rStyle w:val="Refdenotaalpie"/>
        </w:rPr>
        <w:footnoteRef/>
      </w:r>
      <w:r>
        <w:t xml:space="preserve"> Voto de Rodríguez Mondragón, cit., p. 1, nota 1.</w:t>
      </w:r>
    </w:p>
  </w:footnote>
  <w:footnote w:id="433">
    <w:p w14:paraId="71B699EC" w14:textId="77777777" w:rsidR="00224E50" w:rsidRDefault="00224E50" w:rsidP="00224E50">
      <w:pPr>
        <w:jc w:val="both"/>
      </w:pPr>
      <w:r>
        <w:rPr>
          <w:rStyle w:val="Refdenotaalpie"/>
        </w:rPr>
        <w:footnoteRef/>
      </w:r>
      <w:r>
        <w:t xml:space="preserve"> </w:t>
      </w:r>
      <w:r>
        <w:rPr>
          <w:i/>
          <w:iCs/>
        </w:rPr>
        <w:t>Ibidem</w:t>
      </w:r>
      <w:r>
        <w:t>, p. 3.</w:t>
      </w:r>
    </w:p>
  </w:footnote>
  <w:footnote w:id="434">
    <w:p w14:paraId="053BF15E" w14:textId="77777777" w:rsidR="00224E50" w:rsidRDefault="00224E50" w:rsidP="00224E50">
      <w:pPr>
        <w:jc w:val="both"/>
      </w:pPr>
      <w:r>
        <w:rPr>
          <w:rStyle w:val="Refdenotaalpie"/>
        </w:rPr>
        <w:footnoteRef/>
      </w:r>
      <w:r>
        <w:t xml:space="preserve"> </w:t>
      </w:r>
      <w:r>
        <w:rPr>
          <w:i/>
          <w:iCs/>
        </w:rPr>
        <w:t>Ibidem</w:t>
      </w:r>
      <w:r>
        <w:t>, p. 12.</w:t>
      </w:r>
    </w:p>
  </w:footnote>
  <w:footnote w:id="435">
    <w:p w14:paraId="67A755B9" w14:textId="77777777" w:rsidR="00224E50" w:rsidRDefault="00224E50" w:rsidP="00224E50">
      <w:pPr>
        <w:jc w:val="both"/>
      </w:pPr>
      <w:r>
        <w:rPr>
          <w:rStyle w:val="Refdenotaalpie"/>
        </w:rPr>
        <w:footnoteRef/>
      </w:r>
      <w:r>
        <w:t xml:space="preserve"> </w:t>
      </w:r>
      <w:r>
        <w:rPr>
          <w:i/>
          <w:iCs/>
        </w:rPr>
        <w:t>Ibidem</w:t>
      </w:r>
      <w:r>
        <w:t>, p. 50.</w:t>
      </w:r>
    </w:p>
  </w:footnote>
  <w:footnote w:id="436">
    <w:p w14:paraId="19908B5A" w14:textId="77777777" w:rsidR="00224E50" w:rsidRDefault="00224E50" w:rsidP="00224E50">
      <w:pPr>
        <w:jc w:val="both"/>
      </w:pPr>
      <w:r>
        <w:rPr>
          <w:rStyle w:val="Refdenotaalpie"/>
        </w:rPr>
        <w:footnoteRef/>
      </w:r>
      <w:r>
        <w:t xml:space="preserve"> Proyecto de sentencia presentado por el magistrado Reyes Rodríguez Mondragón en el SUP-JIN-194/2025 y acumulados, reproducido en su voto particular, pp. 89-111 del voto.</w:t>
      </w:r>
    </w:p>
  </w:footnote>
  <w:footnote w:id="437">
    <w:p w14:paraId="593EB9CF" w14:textId="77777777" w:rsidR="00224E50" w:rsidRDefault="00224E50" w:rsidP="00224E50">
      <w:pPr>
        <w:jc w:val="both"/>
      </w:pPr>
      <w:r>
        <w:rPr>
          <w:rStyle w:val="Refdenotaalpie"/>
        </w:rPr>
        <w:footnoteRef/>
      </w:r>
      <w:r>
        <w:t xml:space="preserve"> Voto de Rodríguez Mondragón, cit., p. 1.</w:t>
      </w:r>
    </w:p>
  </w:footnote>
  <w:footnote w:id="438">
    <w:p w14:paraId="566B2A4A" w14:textId="77777777" w:rsidR="00224E50" w:rsidRDefault="00224E50" w:rsidP="00224E50">
      <w:pPr>
        <w:jc w:val="both"/>
      </w:pPr>
      <w:r>
        <w:rPr>
          <w:rStyle w:val="Refdenotaalpie"/>
        </w:rPr>
        <w:footnoteRef/>
      </w:r>
      <w:r>
        <w:t xml:space="preserve"> Proyecto de Rodríguez Mondragón, cit., párrafos 513 a 527, pp. 249-252.</w:t>
      </w:r>
    </w:p>
  </w:footnote>
  <w:footnote w:id="439">
    <w:p w14:paraId="68424EE5" w14:textId="77777777" w:rsidR="00224E50" w:rsidRDefault="00224E50" w:rsidP="00224E50">
      <w:pPr>
        <w:jc w:val="both"/>
      </w:pPr>
      <w:r>
        <w:rPr>
          <w:rStyle w:val="Refdenotaalpie"/>
        </w:rPr>
        <w:footnoteRef/>
      </w:r>
      <w:r>
        <w:t xml:space="preserve"> Voto de Rodríguez Mondragón, cit., p. 17.</w:t>
      </w:r>
    </w:p>
  </w:footnote>
  <w:footnote w:id="440">
    <w:p w14:paraId="52D98440"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17 y </w:t>
      </w:r>
      <w:r>
        <w:t xml:space="preserve">18.</w:t>
      </w:r>
    </w:p>
  </w:footnote>
  <w:footnote w:id="441">
    <w:p w14:paraId="7DB37C03"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18 y </w:t>
      </w:r>
      <w:r>
        <w:t xml:space="preserve">21.</w:t>
      </w:r>
    </w:p>
  </w:footnote>
  <w:footnote w:id="442">
    <w:p w14:paraId="69A98D74" w14:textId="77777777" w:rsidR="00224E50" w:rsidRDefault="00224E50" w:rsidP="00224E50">
      <w:pPr>
        <w:jc w:val="both"/>
      </w:pPr>
      <w:r>
        <w:rPr>
          <w:rStyle w:val="Refdenotaalpie"/>
        </w:rPr>
        <w:footnoteRef/>
      </w:r>
      <w:r>
        <w:t xml:space="preserve"> Ley General del Sistema de Medios de Impugnación en Materia Electoral, artículos 77 Ter, párrafo 2, y 78, párrafo 1, texto consultado con última reforma publicada en el </w:t>
      </w:r>
      <w:r>
        <w:rPr>
          <w:i/>
          <w:iCs/>
        </w:rPr>
        <w:t>Diario Oficial de la Federación</w:t>
      </w:r>
      <w:r>
        <w:t xml:space="preserve"> el 14 de noviembre de 2025.</w:t>
      </w:r>
    </w:p>
  </w:footnote>
  <w:footnote w:id="443">
    <w:p w14:paraId="28A4797A" w14:textId="77777777" w:rsidR="00224E50" w:rsidRDefault="00224E50" w:rsidP="00224E50">
      <w:pPr>
        <w:jc w:val="both"/>
      </w:pPr>
      <w:r>
        <w:rPr>
          <w:rStyle w:val="Refdenotaalpie"/>
        </w:rPr>
        <w:footnoteRef/>
      </w:r>
      <w:r>
        <w:t xml:space="preserve"> Proyecto de Rodríguez Mondragón, cit., párrafo 96, p. 92.</w:t>
      </w:r>
    </w:p>
  </w:footnote>
  <w:footnote w:id="444">
    <w:p w14:paraId="48D50B18" w14:textId="77777777" w:rsidR="00224E50" w:rsidRDefault="00224E50" w:rsidP="00224E50">
      <w:pPr>
        <w:jc w:val="both"/>
      </w:pPr>
      <w:r>
        <w:rPr>
          <w:rStyle w:val="Refdenotaalpie"/>
        </w:rPr>
        <w:footnoteRef/>
      </w:r>
      <w:r>
        <w:t xml:space="preserve"> Voto de Rodríguez Mondragón, cit., p. 18.</w:t>
      </w:r>
    </w:p>
  </w:footnote>
  <w:footnote w:id="445">
    <w:p w14:paraId="30178664" w14:textId="77777777" w:rsidR="00224E50" w:rsidRDefault="00224E50" w:rsidP="00224E50">
      <w:pPr>
        <w:jc w:val="both"/>
      </w:pPr>
      <w:r>
        <w:rPr>
          <w:rStyle w:val="Refdenotaalpie"/>
        </w:rPr>
        <w:footnoteRef/>
      </w:r>
      <w:r>
        <w:t xml:space="preserve"> </w:t>
      </w:r>
      <w:r>
        <w:rPr>
          <w:i/>
          <w:iCs/>
        </w:rPr>
        <w:t>Ibidem</w:t>
      </w:r>
      <w:r>
        <w:t>, p. 20.</w:t>
      </w:r>
    </w:p>
  </w:footnote>
  <w:footnote w:id="446">
    <w:p w14:paraId="118B68AC" w14:textId="77777777" w:rsidR="00224E50" w:rsidRDefault="00224E50" w:rsidP="00224E50">
      <w:pPr>
        <w:jc w:val="both"/>
      </w:pPr>
      <w:r>
        <w:rPr>
          <w:rStyle w:val="Refdenotaalpie"/>
        </w:rPr>
        <w:footnoteRef/>
      </w:r>
      <w:r>
        <w:t xml:space="preserve"> Ferrer Beltrán, Jordi, </w:t>
      </w:r>
      <w:r>
        <w:rPr>
          <w:i/>
          <w:iCs/>
        </w:rPr>
        <w:t>Prueba sin convicción. Estándares de prueba y debido proceso</w:t>
      </w:r>
      <w:r>
        <w:t>, Madrid, Marcial Pons, 2021, p. 29.</w:t>
      </w:r>
    </w:p>
  </w:footnote>
  <w:footnote w:id="447">
    <w:p w14:paraId="2C3B46C2" w14:textId="77777777" w:rsidR="00224E50" w:rsidRDefault="00224E50" w:rsidP="00224E50">
      <w:pPr>
        <w:jc w:val="both"/>
      </w:pPr>
      <w:r>
        <w:rPr>
          <w:rStyle w:val="Refdenotaalpie"/>
        </w:rPr>
        <w:footnoteRef/>
      </w:r>
      <w:r>
        <w:t xml:space="preserve"> Proyecto de Rodríguez Mondragón, cit., párrafo 87, p. 91.</w:t>
      </w:r>
    </w:p>
  </w:footnote>
  <w:footnote w:id="448">
    <w:p w14:paraId="791643C2" w14:textId="77777777" w:rsidR="00224E50" w:rsidRDefault="00224E50" w:rsidP="00224E50">
      <w:pPr>
        <w:jc w:val="both"/>
      </w:pPr>
      <w:r>
        <w:rPr>
          <w:rStyle w:val="Refdenotaalpie"/>
        </w:rPr>
        <w:footnoteRef/>
      </w:r>
      <w:r>
        <w:t xml:space="preserve"> </w:t>
      </w:r>
      <w:r>
        <w:rPr>
          <w:i/>
          <w:iCs/>
        </w:rPr>
        <w:t>Ibidem</w:t>
      </w:r>
      <w:r>
        <w:t xml:space="preserve">, párrafo 88, pp. 90 y 91, y nota 75, donde cita a Ferrer Beltrán, </w:t>
      </w:r>
      <w:r>
        <w:rPr>
          <w:i/>
          <w:iCs/>
        </w:rPr>
        <w:t>Prueba sin convicción</w:t>
      </w:r>
      <w:r>
        <w:t>, cit., p. 137.</w:t>
      </w:r>
    </w:p>
  </w:footnote>
  <w:footnote w:id="449">
    <w:p w14:paraId="66326E06" w14:textId="77777777" w:rsidR="00224E50" w:rsidRDefault="00224E50" w:rsidP="00224E50">
      <w:pPr>
        <w:jc w:val="both"/>
      </w:pPr>
      <w:r>
        <w:rPr>
          <w:rStyle w:val="Refdenotaalpie"/>
        </w:rPr>
        <w:footnoteRef/>
      </w:r>
      <w:r>
        <w:t xml:space="preserve"> </w:t>
      </w:r>
      <w:r>
        <w:rPr>
          <w:i/>
          <w:iCs/>
        </w:rPr>
        <w:t>Ibidem</w:t>
      </w:r>
      <w:r>
        <w:t>, párrafo 91, p. 90.</w:t>
      </w:r>
    </w:p>
  </w:footnote>
  <w:footnote w:id="450">
    <w:p w14:paraId="37B3C275" w14:textId="77777777" w:rsidR="00224E50" w:rsidRDefault="00224E50" w:rsidP="00224E50">
      <w:pPr>
        <w:jc w:val="both"/>
      </w:pPr>
      <w:r>
        <w:rPr>
          <w:rStyle w:val="Refdenotaalpie"/>
        </w:rPr>
        <w:footnoteRef/>
      </w:r>
      <w:r>
        <w:t xml:space="preserve"> </w:t>
      </w:r>
      <w:r>
        <w:rPr>
          <w:i/>
          <w:iCs/>
        </w:rPr>
        <w:t>Ibidem</w:t>
      </w:r>
      <w:r>
        <w:t xml:space="preserve">, párrafos 130 y 131, p. 102, y nota 82, donde cita a Ferrer Beltrán, </w:t>
      </w:r>
      <w:r>
        <w:rPr>
          <w:i/>
          <w:iCs/>
        </w:rPr>
        <w:t>Prueba sin convicción</w:t>
      </w:r>
      <w:r>
        <w:t>, cit., p. 73.</w:t>
      </w:r>
    </w:p>
  </w:footnote>
  <w:footnote w:id="451">
    <w:p w14:paraId="0637DA06" w14:textId="77777777" w:rsidR="00224E50" w:rsidRDefault="00224E50" w:rsidP="00224E50">
      <w:pPr>
        <w:jc w:val="both"/>
      </w:pPr>
      <w:r>
        <w:rPr>
          <w:rStyle w:val="Refdenotaalpie"/>
        </w:rPr>
        <w:footnoteRef/>
      </w:r>
      <w:r>
        <w:t xml:space="preserve"> </w:t>
      </w:r>
      <w:r>
        <w:rPr>
          <w:i/>
          <w:iCs/>
        </w:rPr>
        <w:t>Ibidem</w:t>
      </w:r>
      <w:r>
        <w:t>, párrafo 132 y nota 83, p. 102.</w:t>
      </w:r>
    </w:p>
  </w:footnote>
  <w:footnote w:id="452">
    <w:p w14:paraId="27B3D1A7" w14:textId="77777777" w:rsidR="00224E50" w:rsidRDefault="00224E50" w:rsidP="00224E50">
      <w:pPr>
        <w:jc w:val="both"/>
      </w:pPr>
      <w:r>
        <w:rPr>
          <w:rStyle w:val="Refdenotaalpie"/>
        </w:rPr>
        <w:footnoteRef/>
      </w:r>
      <w:r>
        <w:t xml:space="preserve"> Ferrer Beltrán, </w:t>
      </w:r>
      <w:r>
        <w:rPr>
          <w:i/>
          <w:iCs/>
        </w:rPr>
        <w:t>Prueba sin convicción</w:t>
      </w:r>
      <w:r>
        <w:t>, cit., pp. 29 y 73.</w:t>
      </w:r>
    </w:p>
  </w:footnote>
  <w:footnote w:id="453">
    <w:p w14:paraId="387EB35C" w14:textId="77777777" w:rsidR="00224E50" w:rsidRDefault="00224E50" w:rsidP="00224E50">
      <w:pPr>
        <w:jc w:val="both"/>
      </w:pPr>
      <w:r>
        <w:rPr>
          <w:rStyle w:val="Refdenotaalpie"/>
        </w:rPr>
        <w:footnoteRef/>
      </w:r>
      <w:r>
        <w:t xml:space="preserve"> Proyecto de Rodríguez Mondragón, cit., párrafo 82, p. 89.</w:t>
      </w:r>
    </w:p>
  </w:footnote>
  <w:footnote w:id="454">
    <w:p w14:paraId="6FB39308" w14:textId="77777777" w:rsidR="00224E50" w:rsidRDefault="00224E50" w:rsidP="00224E50">
      <w:pPr>
        <w:jc w:val="both"/>
      </w:pPr>
      <w:r>
        <w:rPr>
          <w:rStyle w:val="Refdenotaalpie"/>
        </w:rPr>
        <w:footnoteRef/>
      </w:r>
      <w:r>
        <w:t xml:space="preserve"> </w:t>
      </w:r>
      <w:r>
        <w:rPr>
          <w:i/>
          <w:iCs/>
        </w:rPr>
        <w:t>Ibidem</w:t>
      </w:r>
      <w:r>
        <w:t>, párrafo 83, pp. 89-91.</w:t>
      </w:r>
    </w:p>
  </w:footnote>
  <w:footnote w:id="455">
    <w:p w14:paraId="571C861A" w14:textId="77777777" w:rsidR="00224E50" w:rsidRDefault="00224E50" w:rsidP="00224E50">
      <w:pPr>
        <w:jc w:val="both"/>
      </w:pPr>
      <w:r>
        <w:rPr>
          <w:rStyle w:val="Refdenotaalpie"/>
        </w:rPr>
        <w:footnoteRef/>
      </w:r>
      <w:r>
        <w:t xml:space="preserve"> </w:t>
      </w:r>
      <w:r>
        <w:rPr>
          <w:i/>
          <w:iCs/>
        </w:rPr>
        <w:t>Ibidem</w:t>
      </w:r>
      <w:r>
        <w:t>, párrafo 110, p. 96.</w:t>
      </w:r>
    </w:p>
  </w:footnote>
  <w:footnote w:id="456">
    <w:p w14:paraId="7C51785F" w14:textId="77777777" w:rsidR="00224E50" w:rsidRDefault="00224E50" w:rsidP="00224E50">
      <w:pPr>
        <w:jc w:val="both"/>
      </w:pPr>
      <w:r>
        <w:rPr>
          <w:rStyle w:val="Refdenotaalpie"/>
        </w:rPr>
        <w:footnoteRef/>
      </w:r>
      <w:r>
        <w:t xml:space="preserve"> </w:t>
      </w:r>
      <w:r>
        <w:rPr>
          <w:i/>
          <w:iCs/>
        </w:rPr>
        <w:t>Ibidem</w:t>
      </w:r>
      <w:r>
        <w:t>, párrafos 107 a 113, pp. 96 y 97.</w:t>
      </w:r>
    </w:p>
  </w:footnote>
  <w:footnote w:id="457">
    <w:p w14:paraId="5C83C80D" w14:textId="77777777" w:rsidR="00224E50" w:rsidRDefault="00224E50" w:rsidP="00224E50">
      <w:pPr>
        <w:jc w:val="both"/>
      </w:pPr>
      <w:r>
        <w:rPr>
          <w:rStyle w:val="Refdenotaalpie"/>
        </w:rPr>
        <w:footnoteRef/>
      </w:r>
      <w:r>
        <w:t xml:space="preserve"> Ferrer Beltrán, </w:t>
      </w:r>
      <w:r>
        <w:rPr>
          <w:i/>
          <w:iCs/>
        </w:rPr>
        <w:t>Prueba sin convicción</w:t>
      </w:r>
      <w:r>
        <w:t>, cit., pp. 209 y 210.</w:t>
      </w:r>
    </w:p>
  </w:footnote>
  <w:footnote w:id="458">
    <w:p w14:paraId="469E7828" w14:textId="77777777" w:rsidR="00224E50" w:rsidRDefault="00224E50" w:rsidP="00224E50">
      <w:pPr>
        <w:jc w:val="both"/>
      </w:pPr>
      <w:r>
        <w:rPr>
          <w:rStyle w:val="Refdenotaalpie"/>
        </w:rPr>
        <w:footnoteRef/>
      </w:r>
      <w:r>
        <w:t xml:space="preserve"> Proyecto de Rodríguez Mondragón, cit., párrafo 114, p. 97.</w:t>
      </w:r>
    </w:p>
  </w:footnote>
  <w:footnote w:id="459">
    <w:p w14:paraId="487483C7" w14:textId="77777777" w:rsidR="00224E50" w:rsidRDefault="00224E50" w:rsidP="00224E50">
      <w:pPr>
        <w:jc w:val="both"/>
      </w:pPr>
      <w:r>
        <w:rPr>
          <w:rStyle w:val="Refdenotaalpie"/>
        </w:rPr>
        <w:footnoteRef/>
      </w:r>
      <w:r>
        <w:t xml:space="preserve"> </w:t>
      </w:r>
      <w:r>
        <w:rPr>
          <w:i/>
          <w:iCs/>
        </w:rPr>
        <w:t>Ibidem</w:t>
      </w:r>
      <w:r>
        <w:t>, párrafos 115 a 118, pp. 97 y 98.</w:t>
      </w:r>
    </w:p>
  </w:footnote>
  <w:footnote w:id="460">
    <w:p w14:paraId="38F03CB0" w14:textId="77777777" w:rsidR="00224E50" w:rsidRDefault="00224E50" w:rsidP="00224E50">
      <w:pPr>
        <w:jc w:val="both"/>
      </w:pPr>
      <w:r>
        <w:rPr>
          <w:rStyle w:val="Refdenotaalpie"/>
        </w:rPr>
        <w:footnoteRef/>
      </w:r>
      <w:r>
        <w:t xml:space="preserve"> </w:t>
      </w:r>
      <w:r>
        <w:rPr>
          <w:i/>
          <w:iCs/>
        </w:rPr>
        <w:t>Ibidem</w:t>
      </w:r>
      <w:r>
        <w:t>, párrafos 119 a 123, pp. 99 y 101.</w:t>
      </w:r>
    </w:p>
  </w:footnote>
  <w:footnote w:id="461">
    <w:p w14:paraId="73550C25" w14:textId="77777777" w:rsidR="00224E50" w:rsidRDefault="00224E50" w:rsidP="00224E50">
      <w:pPr>
        <w:jc w:val="both"/>
      </w:pPr>
      <w:r>
        <w:rPr>
          <w:rStyle w:val="Refdenotaalpie"/>
        </w:rPr>
        <w:footnoteRef/>
      </w:r>
      <w:r>
        <w:t xml:space="preserve"> </w:t>
      </w:r>
      <w:r>
        <w:rPr>
          <w:i/>
          <w:iCs/>
        </w:rPr>
        <w:t>Ibidem</w:t>
      </w:r>
      <w:r>
        <w:t>, párrafo 124, p. 101.</w:t>
      </w:r>
    </w:p>
  </w:footnote>
  <w:footnote w:id="462">
    <w:p w14:paraId="20BFC9F9" w14:textId="77777777" w:rsidR="00224E50" w:rsidRDefault="00224E50" w:rsidP="00224E50">
      <w:pPr>
        <w:jc w:val="both"/>
      </w:pPr>
      <w:r>
        <w:rPr>
          <w:rStyle w:val="Refdenotaalpie"/>
        </w:rPr>
        <w:footnoteRef/>
      </w:r>
      <w:r>
        <w:t xml:space="preserve"> Ferrer Beltrán, </w:t>
      </w:r>
      <w:r>
        <w:rPr>
          <w:i/>
          <w:iCs/>
        </w:rPr>
        <w:t>Prueba sin convicción</w:t>
      </w:r>
      <w:r>
        <w:t>, cit., p. 210.</w:t>
      </w:r>
    </w:p>
  </w:footnote>
  <w:footnote w:id="463">
    <w:p w14:paraId="78B429E6" w14:textId="77777777" w:rsidR="00224E50" w:rsidRDefault="00224E50" w:rsidP="00224E50">
      <w:pPr>
        <w:jc w:val="both"/>
      </w:pPr>
      <w:r>
        <w:rPr>
          <w:rStyle w:val="Refdenotaalpie"/>
        </w:rPr>
        <w:footnoteRef/>
      </w:r>
      <w:r>
        <w:t xml:space="preserve"> Proyecto de Rodríguez Mondragón, cit., párrafos 304 y 521 a 527, pp. 174 y 250-252.</w:t>
      </w:r>
    </w:p>
  </w:footnote>
  <w:footnote w:id="464">
    <w:p w14:paraId="32B85198" w14:textId="77777777" w:rsidR="00224E50" w:rsidRDefault="00224E50" w:rsidP="00224E50">
      <w:pPr>
        <w:jc w:val="both"/>
      </w:pPr>
      <w:r>
        <w:rPr>
          <w:rStyle w:val="Refdenotaalpie"/>
        </w:rPr>
        <w:footnoteRef/>
      </w:r>
      <w:r>
        <w:t xml:space="preserve"> </w:t>
      </w:r>
      <w:r>
        <w:rPr>
          <w:i/>
          <w:iCs/>
        </w:rPr>
        <w:t>Ibidem</w:t>
      </w:r>
      <w:r>
        <w:t>, párrafos 317 y 525, pp. 181 y 252.</w:t>
      </w:r>
    </w:p>
  </w:footnote>
  <w:footnote w:id="465">
    <w:p w14:paraId="641F0391" w14:textId="77777777" w:rsidR="00224E50" w:rsidRDefault="00224E50" w:rsidP="00224E50">
      <w:pPr>
        <w:jc w:val="both"/>
      </w:pPr>
      <w:r>
        <w:rPr>
          <w:rStyle w:val="Refdenotaalpie"/>
        </w:rPr>
        <w:footnoteRef/>
      </w:r>
      <w:r>
        <w:t xml:space="preserve"> Proyecto de Rodríguez Mondragón, cit., párrafo 119, p. 99.</w:t>
      </w:r>
    </w:p>
  </w:footnote>
  <w:footnote w:id="466">
    <w:p w14:paraId="14D8B93B" w14:textId="77777777" w:rsidR="00224E50" w:rsidRDefault="00224E50" w:rsidP="00224E50">
      <w:pPr>
        <w:jc w:val="both"/>
      </w:pPr>
      <w:r>
        <w:rPr>
          <w:rStyle w:val="Refdenotaalpie"/>
        </w:rPr>
        <w:footnoteRef/>
      </w:r>
      <w:r>
        <w:t xml:space="preserve"> </w:t>
      </w:r>
      <w:r>
        <w:rPr>
          <w:i/>
          <w:iCs/>
        </w:rPr>
        <w:t>Ibidem</w:t>
      </w:r>
      <w:r>
        <w:t>, párrafo 125, p. 101.</w:t>
      </w:r>
    </w:p>
  </w:footnote>
  <w:footnote w:id="467">
    <w:p w14:paraId="5946C0F5" w14:textId="77777777" w:rsidR="00224E50" w:rsidRDefault="00224E50" w:rsidP="00224E50">
      <w:pPr>
        <w:jc w:val="both"/>
      </w:pPr>
      <w:r>
        <w:rPr>
          <w:rStyle w:val="Refdenotaalpie"/>
        </w:rPr>
        <w:footnoteRef/>
      </w:r>
      <w:r>
        <w:t xml:space="preserve"> Ferrer Beltrán, </w:t>
      </w:r>
      <w:r>
        <w:rPr>
          <w:i/>
          <w:iCs/>
        </w:rPr>
        <w:t>Prueba sin convicción</w:t>
      </w:r>
      <w:r>
        <w:t>, cit., p. 29.</w:t>
      </w:r>
    </w:p>
  </w:footnote>
  <w:footnote w:id="468">
    <w:p w14:paraId="0A655D82" w14:textId="77777777" w:rsidR="00224E50" w:rsidRDefault="00224E50" w:rsidP="00224E50">
      <w:pPr>
        <w:jc w:val="both"/>
      </w:pPr>
      <w:r>
        <w:rPr>
          <w:rStyle w:val="Refdenotaalpie"/>
        </w:rPr>
        <w:footnoteRef/>
      </w:r>
      <w:r>
        <w:t xml:space="preserve"> Proyecto de Rodríguez Mondragón, cit., párrafos 93 y 94, pp. 90 y 92.</w:t>
      </w:r>
    </w:p>
  </w:footnote>
  <w:footnote w:id="469">
    <w:p w14:paraId="6DC10A48" w14:textId="77777777" w:rsidR="00224E50" w:rsidRDefault="00224E50" w:rsidP="00224E50">
      <w:pPr>
        <w:jc w:val="both"/>
      </w:pPr>
      <w:r>
        <w:rPr>
          <w:rStyle w:val="Refdenotaalpie"/>
        </w:rPr>
        <w:footnoteRef/>
      </w:r>
      <w:r>
        <w:t xml:space="preserve"> Voto de Rodríguez Mondragón, cit., p. 21.</w:t>
      </w:r>
    </w:p>
  </w:footnote>
  <w:footnote w:id="470">
    <w:p w14:paraId="21B465FE" w14:textId="77777777" w:rsidR="00224E50" w:rsidRDefault="00224E50" w:rsidP="00224E50">
      <w:pPr>
        <w:jc w:val="both"/>
      </w:pPr>
      <w:r>
        <w:rPr>
          <w:rStyle w:val="Refdenotaalpie"/>
        </w:rPr>
        <w:footnoteRef/>
      </w:r>
      <w:r>
        <w:t xml:space="preserve"> Proyecto de Rodríguez Mondragón, cit., párrafo 95, p. 92.</w:t>
      </w:r>
    </w:p>
  </w:footnote>
  <w:footnote w:id="471">
    <w:p w14:paraId="20B9823D" w14:textId="77777777" w:rsidR="00224E50" w:rsidRDefault="00224E50" w:rsidP="00224E50">
      <w:pPr>
        <w:jc w:val="both"/>
      </w:pPr>
      <w:r>
        <w:rPr>
          <w:rStyle w:val="Refdenotaalpie"/>
        </w:rPr>
        <w:footnoteRef/>
      </w:r>
      <w:r>
        <w:t xml:space="preserve"> </w:t>
      </w:r>
      <w:r>
        <w:rPr>
          <w:i/>
          <w:iCs/>
        </w:rPr>
        <w:t>Ibidem</w:t>
      </w:r>
      <w:r>
        <w:t>, párrafo 97, pp. 92 y 93.</w:t>
      </w:r>
    </w:p>
  </w:footnote>
  <w:footnote w:id="472">
    <w:p w14:paraId="07C62426" w14:textId="77777777" w:rsidR="00224E50" w:rsidRDefault="00224E50" w:rsidP="00224E50">
      <w:pPr>
        <w:jc w:val="both"/>
      </w:pPr>
      <w:r>
        <w:rPr>
          <w:rStyle w:val="Refdenotaalpie"/>
        </w:rPr>
        <w:footnoteRef/>
      </w:r>
      <w:r>
        <w:t xml:space="preserve"> Ferrer Beltrán, </w:t>
      </w:r>
      <w:r>
        <w:rPr>
          <w:i/>
          <w:iCs/>
        </w:rPr>
        <w:t>Prueba sin convicción</w:t>
      </w:r>
      <w:r>
        <w:t>, cit., p. 29, nota 1.</w:t>
      </w:r>
    </w:p>
  </w:footnote>
  <w:footnote w:id="473">
    <w:p w14:paraId="57656BF1" w14:textId="77777777" w:rsidR="00224E50" w:rsidRDefault="00224E50" w:rsidP="00224E50">
      <w:pPr>
        <w:jc w:val="both"/>
      </w:pPr>
      <w:r>
        <w:rPr>
          <w:rStyle w:val="Refdenotaalpie"/>
        </w:rPr>
        <w:footnoteRef/>
      </w:r>
      <w:r>
        <w:t xml:space="preserve"> Proyecto de Rodríguez Mondragón, cit., párrafo 97, nota 76, p. 93.</w:t>
      </w:r>
    </w:p>
  </w:footnote>
  <w:footnote w:id="474">
    <w:p w14:paraId="68EAE7D9" w14:textId="77777777" w:rsidR="00224E50" w:rsidRDefault="00224E50" w:rsidP="00224E50">
      <w:pPr>
        <w:jc w:val="both"/>
      </w:pPr>
      <w:r>
        <w:rPr>
          <w:rStyle w:val="Refdenotaalpie"/>
        </w:rPr>
        <w:footnoteRef/>
      </w:r>
      <w:r>
        <w:t xml:space="preserve"> SUP-JIN-194/2025, cit., párrafo 50, p. 11.</w:t>
      </w:r>
    </w:p>
  </w:footnote>
  <w:footnote w:id="475">
    <w:p w14:paraId="16CD4DDF" w14:textId="77777777" w:rsidR="00224E50" w:rsidRDefault="00224E50" w:rsidP="00224E50">
      <w:pPr>
        <w:jc w:val="both"/>
      </w:pPr>
      <w:r>
        <w:rPr>
          <w:rStyle w:val="Refdenotaalpie"/>
        </w:rPr>
        <w:footnoteRef/>
      </w:r>
      <w:r>
        <w:t xml:space="preserve"> Proyecto de Rodríguez Mondragón, cit., párrafo 99, p. 93.</w:t>
      </w:r>
    </w:p>
  </w:footnote>
  <w:footnote w:id="476">
    <w:p w14:paraId="5D3115EA" w14:textId="77777777" w:rsidR="00224E50" w:rsidRDefault="00224E50" w:rsidP="00224E50">
      <w:pPr>
        <w:jc w:val="both"/>
      </w:pPr>
      <w:r>
        <w:rPr>
          <w:rStyle w:val="Refdenotaalpie"/>
        </w:rPr>
        <w:footnoteRef/>
      </w:r>
      <w:r>
        <w:t xml:space="preserve"> </w:t>
      </w:r>
      <w:r>
        <w:rPr>
          <w:i/>
          <w:iCs/>
        </w:rPr>
        <w:t>Ibidem</w:t>
      </w:r>
      <w:r>
        <w:t>, párrafo 127, pp. 100 y 101.</w:t>
      </w:r>
    </w:p>
  </w:footnote>
  <w:footnote w:id="477">
    <w:p w14:paraId="3F228ACC" w14:textId="77777777" w:rsidR="00224E50" w:rsidRDefault="00224E50" w:rsidP="00224E50">
      <w:pPr>
        <w:jc w:val="both"/>
      </w:pPr>
      <w:r>
        <w:rPr>
          <w:rStyle w:val="Refdenotaalpie"/>
        </w:rPr>
        <w:footnoteRef/>
      </w:r>
      <w:r>
        <w:t xml:space="preserve"> Voto de Rodríguez Mondragón, cit., p. 20.</w:t>
      </w:r>
    </w:p>
  </w:footnote>
  <w:footnote w:id="478">
    <w:p w14:paraId="2B339751"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20 y </w:t>
      </w:r>
      <w:r>
        <w:t xml:space="preserve">23.</w:t>
      </w:r>
    </w:p>
  </w:footnote>
  <w:footnote w:id="479">
    <w:p w14:paraId="7540C4C8" w14:textId="77777777" w:rsidR="00224E50" w:rsidRDefault="00224E50" w:rsidP="00224E50">
      <w:pPr>
        <w:jc w:val="both"/>
      </w:pPr>
      <w:r>
        <w:rPr>
          <w:rStyle w:val="Refdenotaalpie"/>
        </w:rPr>
        <w:footnoteRef/>
      </w:r>
      <w:r>
        <w:t xml:space="preserve"> Proyecto de Rodríguez Mondragón, cit., párrafo 139 y nota 85, p. 104.</w:t>
      </w:r>
    </w:p>
  </w:footnote>
  <w:footnote w:id="480">
    <w:p w14:paraId="50CA1C00" w14:textId="77777777" w:rsidR="00224E50" w:rsidRDefault="00224E50" w:rsidP="00224E50">
      <w:pPr>
        <w:jc w:val="both"/>
      </w:pPr>
      <w:r>
        <w:rPr>
          <w:rStyle w:val="Refdenotaalpie"/>
        </w:rPr>
        <w:footnoteRef/>
      </w:r>
      <w:r>
        <w:t xml:space="preserve"> Voto de Rodríguez Mondragón, cit., p. 30.</w:t>
      </w:r>
    </w:p>
  </w:footnote>
  <w:footnote w:id="481">
    <w:p w14:paraId="74A102D7" w14:textId="77777777" w:rsidR="00224E50" w:rsidRDefault="00224E50" w:rsidP="00224E50">
      <w:pPr>
        <w:jc w:val="both"/>
      </w:pPr>
      <w:r>
        <w:rPr>
          <w:rStyle w:val="Refdenotaalpie"/>
        </w:rPr>
        <w:footnoteRef/>
      </w:r>
      <w:r>
        <w:t xml:space="preserve"> </w:t>
      </w:r>
      <w:r>
        <w:rPr>
          <w:i/>
          <w:iCs/>
        </w:rPr>
        <w:t>Ibidem</w:t>
      </w:r>
      <w:r>
        <w:t>, pp. 32 y 33.</w:t>
      </w:r>
    </w:p>
  </w:footnote>
  <w:footnote w:id="482">
    <w:p w14:paraId="5FF6DFF3" w14:textId="77777777" w:rsidR="00224E50" w:rsidRDefault="00224E50" w:rsidP="00224E50">
      <w:pPr>
        <w:jc w:val="both"/>
      </w:pPr>
      <w:r>
        <w:rPr>
          <w:rStyle w:val="Refdenotaalpie"/>
        </w:rPr>
        <w:footnoteRef/>
      </w:r>
      <w:r>
        <w:t xml:space="preserve"> </w:t>
      </w:r>
      <w:r>
        <w:rPr>
          <w:i/>
          <w:iCs/>
        </w:rPr>
        <w:t>Ibidem</w:t>
      </w:r>
      <w:r>
        <w:t>, p. 33.</w:t>
      </w:r>
    </w:p>
  </w:footnote>
  <w:footnote w:id="483">
    <w:p w14:paraId="1CFA5235" w14:textId="77777777" w:rsidR="00224E50" w:rsidRDefault="00224E50" w:rsidP="00224E50">
      <w:pPr>
        <w:jc w:val="both"/>
      </w:pPr>
      <w:r>
        <w:rPr>
          <w:rStyle w:val="Refdenotaalpie"/>
        </w:rPr>
        <w:footnoteRef/>
      </w:r>
      <w:r>
        <w:t xml:space="preserve"> </w:t>
      </w:r>
      <w:r>
        <w:rPr>
          <w:i/>
          <w:iCs/>
        </w:rPr>
        <w:t>Ibidem</w:t>
      </w:r>
      <w:r>
        <w:t xml:space="preserve">, p</w:t>
      </w:r>
      <w:r>
        <w:t xml:space="preserve">p</w:t>
      </w:r>
      <w:r>
        <w:t xml:space="preserve">. </w:t>
      </w:r>
      <w:r>
        <w:t xml:space="preserve">33 y </w:t>
      </w:r>
      <w:r>
        <w:t xml:space="preserve">34.</w:t>
      </w:r>
    </w:p>
  </w:footnote>
  <w:footnote w:id="484">
    <w:p w14:paraId="4A30886E" w14:textId="77777777" w:rsidR="00224E50" w:rsidRDefault="00224E50" w:rsidP="00224E50">
      <w:pPr>
        <w:jc w:val="both"/>
      </w:pPr>
      <w:r>
        <w:rPr>
          <w:rStyle w:val="Refdenotaalpie"/>
        </w:rPr>
        <w:footnoteRef/>
      </w:r>
      <w:r>
        <w:t xml:space="preserve"> SUP-JIN-194/2025, cit., párrafo 92, pp. 20 y 21.</w:t>
      </w:r>
    </w:p>
  </w:footnote>
  <w:footnote w:id="485">
    <w:p w14:paraId="42EEC13F" w14:textId="77777777" w:rsidR="00224E50" w:rsidRDefault="00224E50" w:rsidP="00224E50">
      <w:pPr>
        <w:jc w:val="both"/>
      </w:pPr>
      <w:r>
        <w:rPr>
          <w:rStyle w:val="Refdenotaalpie"/>
        </w:rPr>
        <w:footnoteRef/>
      </w:r>
      <w:r>
        <w:t xml:space="preserve"> Voto de Rodríguez Mondragón, cit., p. 38.</w:t>
      </w:r>
    </w:p>
  </w:footnote>
  <w:footnote w:id="486">
    <w:p w14:paraId="5C786D32" w14:textId="77777777" w:rsidR="00224E50" w:rsidRDefault="00224E50" w:rsidP="00224E50">
      <w:pPr>
        <w:jc w:val="both"/>
      </w:pPr>
      <w:r>
        <w:rPr>
          <w:rStyle w:val="Refdenotaalpie"/>
        </w:rPr>
        <w:footnoteRef/>
      </w:r>
      <w:r>
        <w:t xml:space="preserve"> </w:t>
      </w:r>
      <w:r>
        <w:rPr>
          <w:i/>
          <w:iCs/>
        </w:rPr>
        <w:t>Ibidem</w:t>
      </w:r>
      <w:r>
        <w:t>, pp. 38 y 39.</w:t>
      </w:r>
    </w:p>
  </w:footnote>
  <w:footnote w:id="487">
    <w:p w14:paraId="1301F2CE" w14:textId="77777777" w:rsidR="00224E50" w:rsidRDefault="00224E50" w:rsidP="00224E50">
      <w:pPr>
        <w:jc w:val="both"/>
      </w:pPr>
      <w:r>
        <w:rPr>
          <w:rStyle w:val="Refdenotaalpie"/>
        </w:rPr>
        <w:footnoteRef/>
      </w:r>
      <w:r>
        <w:t xml:space="preserve"> </w:t>
      </w:r>
      <w:r>
        <w:rPr>
          <w:i/>
          <w:iCs/>
        </w:rPr>
        <w:t>Ibidem</w:t>
      </w:r>
      <w:r>
        <w:t xml:space="preserve">, pp. </w:t>
      </w:r>
      <w:r>
        <w:t xml:space="preserve">39</w:t>
      </w:r>
      <w:r>
        <w:t xml:space="preserve">-42 y 44.</w:t>
      </w:r>
    </w:p>
  </w:footnote>
  <w:footnote w:id="488">
    <w:p w14:paraId="4CCC81EE" w14:textId="77777777" w:rsidR="00224E50" w:rsidRDefault="00224E50" w:rsidP="00224E50">
      <w:pPr>
        <w:jc w:val="both"/>
      </w:pPr>
      <w:r>
        <w:rPr>
          <w:rStyle w:val="Refdenotaalpie"/>
        </w:rPr>
        <w:footnoteRef/>
      </w:r>
      <w:r>
        <w:t xml:space="preserve"> </w:t>
      </w:r>
      <w:r>
        <w:rPr>
          <w:i/>
          <w:iCs/>
        </w:rPr>
        <w:t>Ibidem</w:t>
      </w:r>
      <w:r>
        <w:t>, pp. 44 y 45.</w:t>
      </w:r>
    </w:p>
  </w:footnote>
  <w:footnote w:id="489">
    <w:p w14:paraId="5CA17109" w14:textId="77777777" w:rsidR="00224E50" w:rsidRDefault="00224E50" w:rsidP="00224E50">
      <w:pPr>
        <w:jc w:val="both"/>
      </w:pPr>
      <w:r>
        <w:rPr>
          <w:rStyle w:val="Refdenotaalpie"/>
        </w:rPr>
        <w:footnoteRef/>
      </w:r>
      <w:r>
        <w:t xml:space="preserve"> Proyecto de Rodríguez Mondragón, cit., párrafos 86 y 152, pp. 91 y 109.</w:t>
      </w:r>
    </w:p>
  </w:footnote>
  <w:footnote w:id="490">
    <w:p w14:paraId="387A3D7D" w14:textId="77777777" w:rsidR="00224E50" w:rsidRDefault="00224E50" w:rsidP="00224E50">
      <w:pPr>
        <w:jc w:val="both"/>
      </w:pPr>
      <w:r>
        <w:rPr>
          <w:rStyle w:val="Refdenotaalpie"/>
        </w:rPr>
        <w:footnoteRef/>
      </w:r>
      <w:r>
        <w:t xml:space="preserve"> </w:t>
      </w:r>
      <w:r>
        <w:rPr>
          <w:i/>
          <w:iCs/>
        </w:rPr>
        <w:t>Ibidem</w:t>
      </w:r>
      <w:r>
        <w:t>, párrafos 155 y 156, pp. 109 y 111.</w:t>
      </w:r>
    </w:p>
  </w:footnote>
  <w:footnote w:id="491">
    <w:p w14:paraId="4495A85F" w14:textId="77777777" w:rsidR="00224E50" w:rsidRDefault="00224E50" w:rsidP="00224E50">
      <w:pPr>
        <w:jc w:val="both"/>
      </w:pPr>
      <w:r>
        <w:rPr>
          <w:rStyle w:val="Refdenotaalpie"/>
        </w:rPr>
        <w:footnoteRef/>
      </w:r>
      <w:r>
        <w:t xml:space="preserve"> </w:t>
      </w:r>
      <w:r>
        <w:rPr>
          <w:i/>
          <w:iCs/>
        </w:rPr>
        <w:t>Ibidem</w:t>
      </w:r>
      <w:r>
        <w:t>, párrafo 321, p. 183, y nota 142, que remite al SUP-REC-2214/2021.</w:t>
      </w:r>
    </w:p>
  </w:footnote>
  <w:footnote w:id="492">
    <w:p w14:paraId="3C6914AF" w14:textId="77777777" w:rsidR="00224E50" w:rsidRDefault="00224E50" w:rsidP="00224E50">
      <w:pPr>
        <w:jc w:val="both"/>
      </w:pPr>
      <w:r>
        <w:rPr>
          <w:rStyle w:val="Refdenotaalpie"/>
        </w:rPr>
        <w:footnoteRef/>
      </w:r>
      <w:r>
        <w:t xml:space="preserve"> Voto de Rodríguez Mondragón, cit., p. 42.</w:t>
      </w:r>
    </w:p>
  </w:footnote>
  <w:footnote w:id="493">
    <w:p w14:paraId="264B650D" w14:textId="77777777" w:rsidR="00224E50" w:rsidRDefault="00224E50" w:rsidP="00224E50">
      <w:pPr>
        <w:jc w:val="both"/>
      </w:pPr>
      <w:r>
        <w:rPr>
          <w:rStyle w:val="Refdenotaalpie"/>
        </w:rPr>
        <w:footnoteRef/>
      </w:r>
      <w:r>
        <w:t xml:space="preserve"> Proyecto de Rodríguez Mondragón, cit., párrafo 83, pp. 89-91.</w:t>
      </w:r>
    </w:p>
  </w:footnote>
  <w:footnote w:id="494">
    <w:p w14:paraId="357077A5" w14:textId="77777777" w:rsidR="00224E50" w:rsidRDefault="00224E50" w:rsidP="00224E50">
      <w:pPr>
        <w:jc w:val="both"/>
      </w:pPr>
      <w:r>
        <w:rPr>
          <w:rStyle w:val="Refdenotaalpie"/>
        </w:rPr>
        <w:footnoteRef/>
      </w:r>
      <w:r>
        <w:t xml:space="preserve"> </w:t>
      </w:r>
      <w:r>
        <w:rPr>
          <w:i/>
          <w:iCs/>
        </w:rPr>
        <w:t>Ibidem</w:t>
      </w:r>
      <w:r>
        <w:t>, párrafos 471 y 472, pp. 237 y 238.</w:t>
      </w:r>
    </w:p>
  </w:footnote>
  <w:footnote w:id="495">
    <w:p w14:paraId="36AAB934" w14:textId="77777777" w:rsidR="00224E50" w:rsidRDefault="00224E50" w:rsidP="00224E50">
      <w:pPr>
        <w:jc w:val="both"/>
      </w:pPr>
      <w:r>
        <w:rPr>
          <w:rStyle w:val="Refdenotaalpie"/>
        </w:rPr>
        <w:footnoteRef/>
      </w:r>
      <w:r>
        <w:t xml:space="preserve"> </w:t>
      </w:r>
      <w:r>
        <w:rPr>
          <w:i/>
          <w:iCs/>
        </w:rPr>
        <w:t>Ibidem</w:t>
      </w:r>
      <w:r>
        <w:t>, párrafo 472, p. 237.</w:t>
      </w:r>
    </w:p>
  </w:footnote>
  <w:footnote w:id="496">
    <w:p w14:paraId="4E8FC593" w14:textId="77777777" w:rsidR="00224E50" w:rsidRDefault="00224E50" w:rsidP="00224E50">
      <w:pPr>
        <w:jc w:val="both"/>
      </w:pPr>
      <w:r>
        <w:rPr>
          <w:rStyle w:val="Refdenotaalpie"/>
        </w:rPr>
        <w:footnoteRef/>
      </w:r>
      <w:r>
        <w:t xml:space="preserve"> SUP-JIN-194/2025, cit., párrafos 104 a 107, p. 23.</w:t>
      </w:r>
    </w:p>
  </w:footnote>
  <w:footnote w:id="497">
    <w:p w14:paraId="7C9B6F64" w14:textId="77777777" w:rsidR="00224E50" w:rsidRDefault="00224E50" w:rsidP="00224E50">
      <w:pPr>
        <w:jc w:val="both"/>
      </w:pPr>
      <w:r>
        <w:rPr>
          <w:rStyle w:val="Refdenotaalpie"/>
        </w:rPr>
        <w:footnoteRef/>
      </w:r>
      <w:r>
        <w:t xml:space="preserve"> Voto de Rodríguez Mondragón, cit., p. 45.</w:t>
      </w:r>
    </w:p>
  </w:footnote>
  <w:footnote w:id="498">
    <w:p w14:paraId="720D4B1B" w14:textId="77777777" w:rsidR="00224E50" w:rsidRDefault="00224E50" w:rsidP="00224E50">
      <w:pPr>
        <w:jc w:val="both"/>
      </w:pPr>
      <w:r>
        <w:rPr>
          <w:rStyle w:val="Refdenotaalpie"/>
        </w:rPr>
        <w:footnoteRef/>
      </w:r>
      <w:r>
        <w:t xml:space="preserve"> Proyecto de Rodríguez Mondragón, cit., párrafo 321, pp. 180-183.</w:t>
      </w:r>
    </w:p>
  </w:footnote>
  <w:footnote w:id="499">
    <w:p w14:paraId="03074DB6" w14:textId="77777777" w:rsidR="00224E50" w:rsidRDefault="00224E50" w:rsidP="00224E50">
      <w:pPr>
        <w:jc w:val="both"/>
      </w:pPr>
      <w:r>
        <w:rPr>
          <w:rStyle w:val="Refdenotaalpie"/>
        </w:rPr>
        <w:footnoteRef/>
      </w:r>
      <w:r>
        <w:t xml:space="preserve"> Voto particular de los magistrados Eloy Fuentes Cerda y Alfonsina Berta Navarro Hidalgo, en Tribunal Electoral del Poder Judicial de la Federación, </w:t>
      </w:r>
      <w:r>
        <w:rPr>
          <w:i/>
          <w:iCs/>
        </w:rPr>
        <w:t>Ejecución de sentencias en los juicios de revisión constitucional electoral. Caso Tabasco</w:t>
      </w:r>
      <w:r>
        <w:t>, México, TEPJF, 2001, Colección Sentencias Relevantes, núm. 2, t. II, p. 1.</w:t>
      </w:r>
    </w:p>
  </w:footnote>
  <w:footnote w:id="500">
    <w:p w14:paraId="4A3CFF2E" w14:textId="77777777" w:rsidR="00224E50" w:rsidRDefault="00224E50" w:rsidP="00224E50">
      <w:pPr>
        <w:jc w:val="both"/>
      </w:pPr>
      <w:r>
        <w:rPr>
          <w:rStyle w:val="Refdenotaalpie"/>
        </w:rPr>
        <w:footnoteRef/>
      </w:r>
      <w:r>
        <w:t xml:space="preserve"> </w:t>
      </w:r>
      <w:r>
        <w:rPr>
          <w:i/>
          <w:iCs/>
        </w:rPr>
        <w:t>Ibidem</w:t>
      </w:r>
      <w:r>
        <w:t>, pp. 4 y 7.</w:t>
      </w:r>
    </w:p>
  </w:footnote>
  <w:footnote w:id="501">
    <w:p w14:paraId="21166D2B" w14:textId="77777777" w:rsidR="00224E50" w:rsidRDefault="00224E50" w:rsidP="00224E50">
      <w:pPr>
        <w:jc w:val="both"/>
      </w:pPr>
      <w:r>
        <w:rPr>
          <w:rStyle w:val="Refdenotaalpie"/>
        </w:rPr>
        <w:footnoteRef/>
      </w:r>
      <w:r>
        <w:t xml:space="preserve"> Sala Superior del Tribunal Electoral del Poder Judicial de la Federación, SUP-REC-1388/2018, sentencia de 30 de septiembre de 2018, p. 48.</w:t>
      </w:r>
    </w:p>
  </w:footnote>
  <w:footnote w:id="502">
    <w:p w14:paraId="7466D2D9" w14:textId="77777777" w:rsidR="00224E50" w:rsidRDefault="00224E50" w:rsidP="00224E50">
      <w:pPr>
        <w:jc w:val="both"/>
      </w:pPr>
      <w:r>
        <w:rPr>
          <w:rStyle w:val="Refdenotaalpie"/>
        </w:rPr>
        <w:footnoteRef/>
      </w:r>
      <w:r>
        <w:t xml:space="preserve"> Voto razonado del magistrado Reyes Rodríguez Mondragón en el SUP-REC-1388/2018, pp. 68 y 69.</w:t>
      </w:r>
    </w:p>
  </w:footnote>
  <w:footnote w:id="503">
    <w:p w14:paraId="27B3D2EF" w14:textId="77777777" w:rsidR="00224E50" w:rsidRDefault="00224E50" w:rsidP="00224E50">
      <w:pPr>
        <w:jc w:val="both"/>
      </w:pPr>
      <w:r>
        <w:rPr>
          <w:rStyle w:val="Refdenotaalpie"/>
        </w:rPr>
        <w:footnoteRef/>
      </w:r>
      <w:r>
        <w:t xml:space="preserve"> </w:t>
      </w:r>
      <w:r>
        <w:rPr>
          <w:i/>
          <w:iCs/>
        </w:rPr>
        <w:t>Ibidem</w:t>
      </w:r>
      <w:r>
        <w:t>, p. 69.</w:t>
      </w:r>
    </w:p>
  </w:footnote>
  <w:footnote w:id="504">
    <w:p w14:paraId="38AFD74B" w14:textId="77777777" w:rsidR="00224E50" w:rsidRDefault="00224E50" w:rsidP="00224E50">
      <w:pPr>
        <w:jc w:val="both"/>
      </w:pPr>
      <w:r>
        <w:rPr>
          <w:rStyle w:val="Refdenotaalpie"/>
        </w:rPr>
        <w:footnoteRef/>
      </w:r>
      <w:r>
        <w:t xml:space="preserve"> </w:t>
      </w:r>
      <w:r>
        <w:rPr>
          <w:i/>
          <w:iCs/>
        </w:rPr>
        <w:t>Ibidem</w:t>
      </w:r>
      <w:r>
        <w:t>, p. 70.</w:t>
      </w:r>
    </w:p>
  </w:footnote>
  <w:footnote w:id="505">
    <w:p w14:paraId="4CE32220" w14:textId="77777777" w:rsidR="00224E50" w:rsidRDefault="00224E50" w:rsidP="00224E50">
      <w:pPr>
        <w:jc w:val="both"/>
      </w:pPr>
      <w:r>
        <w:rPr>
          <w:rStyle w:val="Refdenotaalpie"/>
        </w:rPr>
        <w:footnoteRef/>
      </w:r>
      <w:r>
        <w:t xml:space="preserve"> </w:t>
      </w:r>
      <w:r>
        <w:rPr>
          <w:i/>
          <w:iCs/>
        </w:rPr>
        <w:t>Ibidem</w:t>
      </w:r>
      <w:r>
        <w:t>, p. 75.</w:t>
      </w:r>
    </w:p>
  </w:footnote>
  <w:footnote w:id="506">
    <w:p w14:paraId="40A10336" w14:textId="77777777" w:rsidR="00224E50" w:rsidRDefault="00224E50" w:rsidP="00224E50">
      <w:pPr>
        <w:jc w:val="both"/>
      </w:pPr>
      <w:r>
        <w:rPr>
          <w:rStyle w:val="Refdenotaalpie"/>
        </w:rPr>
        <w:footnoteRef/>
      </w:r>
      <w:r>
        <w:t xml:space="preserve"> </w:t>
      </w:r>
      <w:r>
        <w:rPr>
          <w:i/>
          <w:iCs/>
        </w:rPr>
        <w:t>Ibidem</w:t>
      </w:r>
      <w:r>
        <w:t>, p. 76.</w:t>
      </w:r>
    </w:p>
  </w:footnote>
  <w:footnote w:id="507">
    <w:p w14:paraId="7C05036F" w14:textId="77777777" w:rsidR="00224E50" w:rsidRDefault="00224E50" w:rsidP="00224E50">
      <w:pPr>
        <w:jc w:val="both"/>
      </w:pPr>
      <w:r>
        <w:rPr>
          <w:rStyle w:val="Refdenotaalpie"/>
        </w:rPr>
        <w:footnoteRef/>
      </w:r>
      <w:r>
        <w:t xml:space="preserve"> SUP-JIN-194/2025, cit., párrafos 39 y 109, pp. 8 y 24, y proyecto de Rodríguez Mondragón, cit., párrafo 83, pp. 89-91.</w:t>
      </w:r>
    </w:p>
  </w:footnote>
  <w:footnote w:id="508">
    <w:p w14:paraId="33DB062C" w14:textId="77777777" w:rsidR="00FB3B55" w:rsidRDefault="00FB3B55" w:rsidP="00FB3B55">
      <w:pPr>
        <w:jc w:val="both"/>
      </w:pPr>
      <w:r>
        <w:rPr>
          <w:rStyle w:val="Refdenotaalpie"/>
        </w:rPr>
        <w:footnoteRef/>
      </w:r>
      <w:r>
        <w:t xml:space="preserve"> Zeferín Hernández, Iván Aarón, </w:t>
      </w:r>
      <w:r>
        <w:rPr>
          <w:i/>
          <w:iCs/>
        </w:rPr>
        <w:t>La prueba libre y lógica. Sistema penal acusatorio mexicano</w:t>
      </w:r>
      <w:r>
        <w:t>, México, Instituto de la Judicatura Federal, 2016, p. 115.</w:t>
      </w:r>
    </w:p>
  </w:footnote>
  <w:footnote w:id="509">
    <w:p w14:paraId="7488A36B" w14:textId="77777777" w:rsidR="00FB3B55" w:rsidRDefault="00FB3B55" w:rsidP="00FB3B55">
      <w:pPr>
        <w:jc w:val="both"/>
      </w:pPr>
      <w:r>
        <w:rPr>
          <w:rStyle w:val="Refdenotaalpie"/>
        </w:rPr>
        <w:footnoteRef/>
      </w:r>
      <w:r>
        <w:t xml:space="preserve"> </w:t>
      </w:r>
      <w:r>
        <w:rPr>
          <w:i/>
          <w:iCs/>
        </w:rPr>
        <w:t>Ibidem</w:t>
      </w:r>
      <w:r>
        <w:t>, p. 118.</w:t>
      </w:r>
    </w:p>
  </w:footnote>
  <w:footnote w:id="510">
    <w:p w14:paraId="38F22D1E" w14:textId="77777777" w:rsidR="00FB3B55" w:rsidRDefault="00FB3B55" w:rsidP="00FB3B55">
      <w:pPr>
        <w:jc w:val="both"/>
      </w:pPr>
      <w:r>
        <w:rPr>
          <w:rStyle w:val="Refdenotaalpie"/>
        </w:rPr>
        <w:footnoteRef/>
      </w:r>
      <w:r>
        <w:t xml:space="preserve"> </w:t>
      </w:r>
      <w:r>
        <w:rPr>
          <w:i/>
          <w:iCs/>
        </w:rPr>
        <w:t>Ibidem</w:t>
      </w:r>
      <w:r>
        <w:t>, p. 119.</w:t>
      </w:r>
    </w:p>
  </w:footnote>
  <w:footnote w:id="511">
    <w:p w14:paraId="3DB9AB72" w14:textId="77777777" w:rsidR="00FB3B55" w:rsidRDefault="00FB3B55" w:rsidP="00FB3B55">
      <w:pPr>
        <w:jc w:val="both"/>
      </w:pPr>
      <w:r>
        <w:rPr>
          <w:rStyle w:val="Refdenotaalpie"/>
        </w:rPr>
        <w:footnoteRef/>
      </w:r>
      <w:r>
        <w:t xml:space="preserve"> </w:t>
      </w:r>
      <w:r>
        <w:rPr>
          <w:i/>
          <w:iCs/>
        </w:rPr>
        <w:t>Ibidem</w:t>
      </w:r>
      <w:r>
        <w:t>, p. 124.</w:t>
      </w:r>
    </w:p>
  </w:footnote>
  <w:footnote w:id="512">
    <w:p w14:paraId="16F2FC33" w14:textId="77777777" w:rsidR="00FB3B55" w:rsidRDefault="00FB3B55" w:rsidP="00FB3B55">
      <w:pPr>
        <w:jc w:val="both"/>
      </w:pPr>
      <w:r>
        <w:rPr>
          <w:rStyle w:val="Refdenotaalpie"/>
        </w:rPr>
        <w:footnoteRef/>
      </w:r>
      <w:r>
        <w:t xml:space="preserve"> Ferrer Beltrán, Jordi, </w:t>
      </w:r>
      <w:r>
        <w:rPr>
          <w:i/>
          <w:iCs/>
        </w:rPr>
        <w:t>La valoración racional de la prueba</w:t>
      </w:r>
      <w:r>
        <w:t>, Madrid, Marcial Pons, 2007, p. 45.</w:t>
      </w:r>
    </w:p>
  </w:footnote>
  <w:footnote w:id="513">
    <w:p w14:paraId="02C1E475" w14:textId="77777777" w:rsidR="00FB3B55" w:rsidRDefault="00FB3B55" w:rsidP="00FB3B55">
      <w:pPr>
        <w:jc w:val="both"/>
      </w:pPr>
      <w:r>
        <w:rPr>
          <w:rStyle w:val="Refdenotaalpie"/>
        </w:rPr>
        <w:footnoteRef/>
      </w:r>
      <w:r>
        <w:t xml:space="preserve"> </w:t>
      </w:r>
      <w:r>
        <w:rPr>
          <w:i/>
          <w:iCs/>
        </w:rPr>
        <w:t>Ibidem</w:t>
      </w:r>
      <w:r>
        <w:t>, p. 66.</w:t>
      </w:r>
    </w:p>
  </w:footnote>
  <w:footnote w:id="514">
    <w:p w14:paraId="63660B42" w14:textId="77777777" w:rsidR="00FB3B55" w:rsidRDefault="00FB3B55" w:rsidP="00FB3B55">
      <w:pPr>
        <w:jc w:val="both"/>
      </w:pPr>
      <w:r>
        <w:rPr>
          <w:rStyle w:val="Refdenotaalpie"/>
        </w:rPr>
        <w:footnoteRef/>
      </w:r>
      <w:r>
        <w:t xml:space="preserve"> </w:t>
      </w:r>
      <w:r>
        <w:rPr>
          <w:i/>
          <w:iCs/>
        </w:rPr>
        <w:t>Ibidem</w:t>
      </w:r>
      <w:r>
        <w:t>, p. 62.</w:t>
      </w:r>
    </w:p>
  </w:footnote>
  <w:footnote w:id="515">
    <w:p w14:paraId="5CCACA01" w14:textId="77777777" w:rsidR="00FB3B55" w:rsidRDefault="00FB3B55" w:rsidP="00FB3B55">
      <w:pPr>
        <w:jc w:val="both"/>
      </w:pPr>
      <w:r>
        <w:rPr>
          <w:rStyle w:val="Refdenotaalpie"/>
        </w:rPr>
        <w:footnoteRef/>
      </w:r>
      <w:r>
        <w:t xml:space="preserve"> Zeferín Hernández, </w:t>
      </w:r>
      <w:r>
        <w:rPr>
          <w:i/>
          <w:iCs/>
        </w:rPr>
        <w:t>La prueba libre y lógica</w:t>
      </w:r>
      <w:r>
        <w:t>, cit., pp. 122 y 123.</w:t>
      </w:r>
    </w:p>
  </w:footnote>
  <w:footnote w:id="516">
    <w:p w14:paraId="6AB46FD6" w14:textId="77777777" w:rsidR="00FB3B55" w:rsidRDefault="00FB3B55" w:rsidP="00FB3B55">
      <w:pPr>
        <w:jc w:val="both"/>
      </w:pPr>
      <w:r>
        <w:rPr>
          <w:rStyle w:val="Refdenotaalpie"/>
        </w:rPr>
        <w:footnoteRef/>
      </w:r>
      <w:r>
        <w:t xml:space="preserve"> </w:t>
      </w:r>
      <w:r>
        <w:rPr>
          <w:i/>
          <w:iCs/>
        </w:rPr>
        <w:t>Ibidem</w:t>
      </w:r>
      <w:r>
        <w:t>, pp. 123 y 124.</w:t>
      </w:r>
    </w:p>
  </w:footnote>
  <w:footnote w:id="517">
    <w:p w14:paraId="27335F07" w14:textId="77777777" w:rsidR="00FB3B55" w:rsidRDefault="00FB3B55" w:rsidP="00FB3B55">
      <w:pPr>
        <w:jc w:val="both"/>
      </w:pPr>
      <w:r>
        <w:rPr>
          <w:rStyle w:val="Refdenotaalpie"/>
        </w:rPr>
        <w:footnoteRef/>
      </w:r>
      <w:r>
        <w:t xml:space="preserve"> Montoya Zamora, Raúl, Las reglas de la lógica en la valoración de las pruebas en materia electoral federal, </w:t>
      </w:r>
      <w:r>
        <w:rPr>
          <w:i/>
        </w:rPr>
        <w:t xml:space="preserve">Justicia Electoral. Revista del Tribunal Electoral del Poder Judicial de la Federación</w:t>
      </w:r>
      <w:r>
        <w:t xml:space="preserve">, México, vol. 1, núm. 8, 2011</w:t>
      </w:r>
      <w:r>
        <w:t xml:space="preserve">, pp. 23-54, en particular p. 27.</w:t>
      </w:r>
    </w:p>
  </w:footnote>
  <w:footnote w:id="518">
    <w:p w14:paraId="78D153CD" w14:textId="77777777" w:rsidR="00FB3B55" w:rsidRDefault="00FB3B55" w:rsidP="00FB3B55">
      <w:pPr>
        <w:jc w:val="both"/>
      </w:pPr>
      <w:r>
        <w:rPr>
          <w:rStyle w:val="Refdenotaalpie"/>
        </w:rPr>
        <w:footnoteRef/>
      </w:r>
      <w:r>
        <w:t xml:space="preserve"> </w:t>
      </w:r>
      <w:r>
        <w:rPr>
          <w:i/>
          <w:iCs/>
        </w:rPr>
        <w:t>Ibidem</w:t>
      </w:r>
      <w:r>
        <w:t>, p. 29.</w:t>
      </w:r>
    </w:p>
  </w:footnote>
  <w:footnote w:id="519">
    <w:p w14:paraId="1188CB86" w14:textId="77777777" w:rsidR="00FB3B55" w:rsidRDefault="00FB3B55" w:rsidP="00FB3B55">
      <w:pPr>
        <w:jc w:val="both"/>
      </w:pPr>
      <w:r>
        <w:rPr>
          <w:rStyle w:val="Refdenotaalpie"/>
        </w:rPr>
        <w:footnoteRef/>
      </w:r>
      <w:r>
        <w:t xml:space="preserve"> </w:t>
      </w:r>
      <w:r>
        <w:rPr>
          <w:i/>
          <w:iCs/>
        </w:rPr>
        <w:t>Ibidem</w:t>
      </w:r>
      <w:r>
        <w:t>, p. 29, donde cita a Ovalle Favela.</w:t>
      </w:r>
    </w:p>
  </w:footnote>
  <w:footnote w:id="520">
    <w:p w14:paraId="47F48475" w14:textId="77777777" w:rsidR="00FB3B55" w:rsidRDefault="00FB3B55" w:rsidP="00FB3B55">
      <w:pPr>
        <w:jc w:val="both"/>
      </w:pPr>
      <w:r>
        <w:rPr>
          <w:rStyle w:val="Refdenotaalpie"/>
        </w:rPr>
        <w:footnoteRef/>
      </w:r>
      <w:r>
        <w:t xml:space="preserve"> Ferrer Beltrán, </w:t>
      </w:r>
      <w:r>
        <w:rPr>
          <w:i/>
          <w:iCs/>
        </w:rPr>
        <w:t>La valoración racional de la prueba</w:t>
      </w:r>
      <w:r>
        <w:t>, cit., p. 62, nota 1.</w:t>
      </w:r>
    </w:p>
  </w:footnote>
  <w:footnote w:id="521">
    <w:p w14:paraId="0A8A5FDD" w14:textId="77777777" w:rsidR="00FB3B55" w:rsidRDefault="00FB3B55" w:rsidP="00FB3B55">
      <w:pPr>
        <w:jc w:val="both"/>
      </w:pPr>
      <w:r>
        <w:rPr>
          <w:rStyle w:val="Refdenotaalpie"/>
        </w:rPr>
        <w:footnoteRef/>
      </w:r>
      <w:r>
        <w:t xml:space="preserve"> Ley General del Sistema de Medios de Impugnación en Materia Electoral, artículo 16, párrafo 2, texto consultado con última reforma publicada en el </w:t>
      </w:r>
      <w:r>
        <w:rPr>
          <w:i/>
          <w:iCs/>
        </w:rPr>
        <w:t>Diario Oficial de la Federación</w:t>
      </w:r>
      <w:r>
        <w:t xml:space="preserve"> el 14 de noviembre de 2025.</w:t>
      </w:r>
    </w:p>
  </w:footnote>
  <w:footnote w:id="522">
    <w:p w14:paraId="798C4F37" w14:textId="77777777" w:rsidR="00FB3B55" w:rsidRDefault="00FB3B55" w:rsidP="00FB3B55">
      <w:pPr>
        <w:jc w:val="both"/>
      </w:pPr>
      <w:r>
        <w:rPr>
          <w:rStyle w:val="Refdenotaalpie"/>
        </w:rPr>
        <w:footnoteRef/>
      </w:r>
      <w:r>
        <w:t xml:space="preserve"> Hart, H. L. A., </w:t>
      </w:r>
      <w:r>
        <w:rPr>
          <w:i/>
          <w:iCs/>
        </w:rPr>
        <w:t>El concepto de derecho</w:t>
      </w:r>
      <w:r>
        <w:t>, trad. de Genaro R. Carrió, Buenos Aires, Abeledo-Perrot, s.f., p. 153.</w:t>
      </w:r>
    </w:p>
  </w:footnote>
  <w:footnote w:id="523">
    <w:p w14:paraId="16C7D816" w14:textId="77777777" w:rsidR="00FB3B55" w:rsidRDefault="00FB3B55" w:rsidP="00FB3B55">
      <w:pPr>
        <w:jc w:val="both"/>
      </w:pPr>
      <w:r>
        <w:rPr>
          <w:rStyle w:val="Refdenotaalpie"/>
        </w:rPr>
        <w:footnoteRef/>
      </w:r>
      <w:r>
        <w:t xml:space="preserve"> </w:t>
      </w:r>
      <w:r>
        <w:rPr>
          <w:i/>
          <w:iCs/>
        </w:rPr>
        <w:t>Ibidem</w:t>
      </w:r>
      <w:r>
        <w:t>, p. 159.</w:t>
      </w:r>
    </w:p>
  </w:footnote>
  <w:footnote w:id="524">
    <w:p w14:paraId="0BB97513" w14:textId="77777777" w:rsidR="00FB3B55" w:rsidRDefault="00FB3B55" w:rsidP="00FB3B55">
      <w:pPr>
        <w:jc w:val="both"/>
      </w:pPr>
      <w:r>
        <w:rPr>
          <w:rStyle w:val="Refdenotaalpie"/>
        </w:rPr>
        <w:footnoteRef/>
      </w:r>
      <w:r>
        <w:t xml:space="preserve"> </w:t>
      </w:r>
      <w:r>
        <w:rPr>
          <w:i/>
          <w:iCs/>
        </w:rPr>
        <w:t>Ibidem</w:t>
      </w:r>
      <w:r>
        <w:t>, p. 158.</w:t>
      </w:r>
    </w:p>
  </w:footnote>
  <w:footnote w:id="525">
    <w:p w14:paraId="64CD0C67" w14:textId="77777777" w:rsidR="00FB3B55" w:rsidRDefault="00FB3B55" w:rsidP="00FB3B55">
      <w:pPr>
        <w:jc w:val="both"/>
      </w:pPr>
      <w:r>
        <w:rPr>
          <w:rStyle w:val="Refdenotaalpie"/>
        </w:rPr>
        <w:footnoteRef/>
      </w:r>
      <w:r>
        <w:t xml:space="preserve"> Montoya Zamora, Las reglas de la lógica, cit., pp. 31 y 32.</w:t>
      </w:r>
    </w:p>
  </w:footnote>
  <w:footnote w:id="526">
    <w:p w14:paraId="2961B598" w14:textId="77777777" w:rsidR="00FB3B55" w:rsidRDefault="00FB3B55" w:rsidP="00FB3B55">
      <w:pPr>
        <w:jc w:val="both"/>
      </w:pPr>
      <w:r>
        <w:rPr>
          <w:rStyle w:val="Refdenotaalpie"/>
        </w:rPr>
        <w:footnoteRef/>
      </w:r>
      <w:r>
        <w:t xml:space="preserve"> Hart, </w:t>
      </w:r>
      <w:r>
        <w:rPr>
          <w:i/>
          <w:iCs/>
        </w:rPr>
        <w:t>El concepto de derecho</w:t>
      </w:r>
      <w:r>
        <w:t>, cit., p. 159.</w:t>
      </w:r>
    </w:p>
  </w:footnote>
  <w:footnote w:id="527">
    <w:p w14:paraId="24804A75" w14:textId="77777777" w:rsidR="00FB3B55" w:rsidRDefault="00FB3B55" w:rsidP="00FB3B55">
      <w:pPr>
        <w:jc w:val="both"/>
      </w:pPr>
      <w:r>
        <w:rPr>
          <w:rStyle w:val="Refdenotaalpie"/>
        </w:rPr>
        <w:footnoteRef/>
      </w:r>
      <w:r>
        <w:t xml:space="preserve"> Ley General del Sistema de Medios de Impugnación en Materia Electoral, artículo 16, párrafos 1 a 4.</w:t>
      </w:r>
    </w:p>
  </w:footnote>
  <w:footnote w:id="528">
    <w:p w14:paraId="68B533DB" w14:textId="77777777" w:rsidR="00FB3B55" w:rsidRDefault="00FB3B55" w:rsidP="00FB3B55">
      <w:pPr>
        <w:jc w:val="both"/>
      </w:pPr>
      <w:r>
        <w:rPr>
          <w:rStyle w:val="Refdenotaalpie"/>
        </w:rPr>
        <w:footnoteRef/>
      </w:r>
      <w:r>
        <w:t xml:space="preserve"> Ferrer Beltrán, Jordi, </w:t>
      </w:r>
      <w:r>
        <w:rPr>
          <w:i/>
          <w:iCs/>
        </w:rPr>
        <w:t>Prueba sin convicción. Estándares de prueba y debido proceso</w:t>
      </w:r>
      <w:r>
        <w:t>, Madrid, Marcial Pons, 2021, pp. 29 y 30.</w:t>
      </w:r>
    </w:p>
  </w:footnote>
  <w:footnote w:id="529">
    <w:p w14:paraId="0A935219" w14:textId="77777777" w:rsidR="00FB3B55" w:rsidRDefault="00FB3B55" w:rsidP="00FB3B55">
      <w:pPr>
        <w:jc w:val="both"/>
      </w:pPr>
      <w:r>
        <w:rPr>
          <w:rStyle w:val="Refdenotaalpie"/>
        </w:rPr>
        <w:footnoteRef/>
      </w:r>
      <w:r>
        <w:t xml:space="preserve"> Sala Regional Especializada del Tribunal Electoral del Poder Judicial de la Federación, SRE-PSC-236/2024, apartado relativo a las reglas de valoración probatoria</w:t>
      </w:r>
      <w:r>
        <w:t xml:space="preserve">, párrafo 93, p. 33</w:t>
      </w:r>
      <w:r>
        <w:t xml:space="preserve">.</w:t>
      </w:r>
    </w:p>
  </w:footnote>
  <w:footnote w:id="530">
    <w:p w14:paraId="50C12E05" w14:textId="77777777" w:rsidR="00FB3B55" w:rsidRDefault="00FB3B55" w:rsidP="00FB3B55">
      <w:pPr>
        <w:jc w:val="both"/>
      </w:pPr>
      <w:r>
        <w:rPr>
          <w:rStyle w:val="Refdenotaalpie"/>
        </w:rPr>
        <w:footnoteRef/>
      </w:r>
      <w:r>
        <w:t xml:space="preserve"> Montoya Zamora, Las reglas de la lógica, cit., p. 30.</w:t>
      </w:r>
    </w:p>
  </w:footnote>
  <w:footnote w:id="531">
    <w:p w14:paraId="1E0F64B6" w14:textId="77777777" w:rsidR="00FB3B55" w:rsidRDefault="00FB3B55" w:rsidP="00FB3B55">
      <w:pPr>
        <w:jc w:val="both"/>
      </w:pPr>
      <w:r>
        <w:rPr>
          <w:rStyle w:val="Refdenotaalpie"/>
        </w:rPr>
        <w:footnoteRef/>
      </w:r>
      <w:r>
        <w:t xml:space="preserve"> </w:t>
      </w:r>
      <w:r>
        <w:rPr>
          <w:i/>
          <w:iCs/>
        </w:rPr>
        <w:t>Ibidem</w:t>
      </w:r>
      <w:r>
        <w:t>, p. 28.</w:t>
      </w:r>
    </w:p>
  </w:footnote>
  <w:footnote w:id="532">
    <w:p w14:paraId="4F976D5D" w14:textId="77777777" w:rsidR="00FB3B55" w:rsidRDefault="00FB3B55" w:rsidP="00FB3B55">
      <w:pPr>
        <w:jc w:val="both"/>
      </w:pPr>
      <w:r>
        <w:rPr>
          <w:rStyle w:val="Refdenotaalpie"/>
        </w:rPr>
        <w:footnoteRef/>
      </w:r>
      <w:r>
        <w:t xml:space="preserve"> Sala Superior del Tribunal Electoral del Poder Judicial de la Federación, SUP-RAP-33/2010, sentencia de 6 de mayo de 2010, pp. 94, 96 y 98. Montoya Zamora transcribe y analiza la sentencia en Las reglas de la lógica, cit., pp. 32-36.</w:t>
      </w:r>
    </w:p>
  </w:footnote>
  <w:footnote w:id="533">
    <w:p w14:paraId="7F4B5B0E" w14:textId="77777777" w:rsidR="00FB3B55" w:rsidRDefault="00FB3B55" w:rsidP="00FB3B55">
      <w:pPr>
        <w:jc w:val="both"/>
      </w:pPr>
      <w:r>
        <w:rPr>
          <w:rStyle w:val="Refdenotaalpie"/>
        </w:rPr>
        <w:footnoteRef/>
      </w:r>
      <w:r>
        <w:t xml:space="preserve"> Montoya Zamora, Las reglas de la lógica, cit., p. 36.</w:t>
      </w:r>
    </w:p>
  </w:footnote>
  <w:footnote w:id="534">
    <w:p w14:paraId="08F112DD" w14:textId="77777777" w:rsidR="00FB3B55" w:rsidRDefault="00FB3B55" w:rsidP="00FB3B55">
      <w:pPr>
        <w:jc w:val="both"/>
      </w:pPr>
      <w:r>
        <w:rPr>
          <w:rStyle w:val="Refdenotaalpie"/>
        </w:rPr>
        <w:footnoteRef/>
      </w:r>
      <w:r>
        <w:t xml:space="preserve"> </w:t>
      </w:r>
      <w:r>
        <w:rPr>
          <w:i/>
          <w:iCs/>
        </w:rPr>
        <w:t>Ibidem</w:t>
      </w:r>
      <w:r>
        <w:t>, p. 38, donde cita el SUP-JRC-273/2010, p. 320.</w:t>
      </w:r>
    </w:p>
  </w:footnote>
  <w:footnote w:id="535">
    <w:p w14:paraId="236D559E" w14:textId="77777777" w:rsidR="00FB3B55" w:rsidRDefault="00FB3B55" w:rsidP="00FB3B55">
      <w:pPr>
        <w:jc w:val="both"/>
      </w:pPr>
      <w:r>
        <w:rPr>
          <w:rStyle w:val="Refdenotaalpie"/>
        </w:rPr>
        <w:footnoteRef/>
      </w:r>
      <w:r>
        <w:t xml:space="preserve"> </w:t>
      </w:r>
      <w:r>
        <w:rPr>
          <w:i/>
          <w:iCs/>
        </w:rPr>
        <w:t>Ibidem</w:t>
      </w:r>
      <w:r>
        <w:t>, p. 43.</w:t>
      </w:r>
    </w:p>
  </w:footnote>
  <w:footnote w:id="536">
    <w:p w14:paraId="347A641E" w14:textId="77777777" w:rsidR="00FB3B55" w:rsidRDefault="00FB3B55" w:rsidP="00FB3B55">
      <w:pPr>
        <w:jc w:val="both"/>
      </w:pPr>
      <w:r>
        <w:rPr>
          <w:rStyle w:val="Refdenotaalpie"/>
        </w:rPr>
        <w:footnoteRef/>
      </w:r>
      <w:r>
        <w:t xml:space="preserve"> Tribunal Electoral del Poder Judicial de la Federación, </w:t>
      </w:r>
      <w:r>
        <w:rPr>
          <w:i/>
          <w:iCs/>
        </w:rPr>
        <w:t>Ejecución de sentencias en los juicios de revisión constitucional electoral. Caso Tabasco</w:t>
      </w:r>
      <w:r>
        <w:t>, México, TEPJF, 2001, Colección Sentencias Relevantes, núm. 2, t. I, p. 432. Montoya Zamora analiza el mismo pasaje en Las reglas de la lógica, cit., p. 40.</w:t>
      </w:r>
    </w:p>
  </w:footnote>
  <w:footnote w:id="537">
    <w:p w14:paraId="565FA4F2" w14:textId="77777777" w:rsidR="00FB3B55" w:rsidRDefault="00FB3B55" w:rsidP="00FB3B55">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w:t>
      </w:r>
    </w:p>
  </w:footnote>
  <w:footnote w:id="538">
    <w:p w14:paraId="2E47ADC9" w14:textId="77777777" w:rsidR="00FB3B55" w:rsidRDefault="00FB3B55" w:rsidP="00FB3B55">
      <w:pPr>
        <w:jc w:val="both"/>
      </w:pPr>
      <w:r>
        <w:rPr>
          <w:rStyle w:val="Refdenotaalpie"/>
        </w:rPr>
        <w:footnoteRef/>
      </w:r>
      <w:r>
        <w:t xml:space="preserve"> Jurisprudencia 4/2014, PRUEBAS TÉCNICAS. SON INSUFICIENTES, POR SÍ SOLAS, PARA ACREDITAR DE MANERA FEHACIENTE LOS HECHOS QUE CONTIENEN, </w:t>
      </w:r>
      <w:r>
        <w:rPr>
          <w:i/>
          <w:iCs/>
        </w:rPr>
        <w:t>Gaceta de Jurisprudencia y Tesis en materia electoral</w:t>
      </w:r>
      <w:r>
        <w:t>, Tribunal Electoral del Poder Judicial de la Federación, año 7, núm. 14, 2014, pp. 23 y 24.</w:t>
      </w:r>
    </w:p>
  </w:footnote>
  <w:footnote w:id="539">
    <w:p w14:paraId="0EE2B1A5" w14:textId="77777777" w:rsidR="00FB3B55" w:rsidRDefault="00FB3B55" w:rsidP="00FB3B55">
      <w:pPr>
        <w:jc w:val="both"/>
      </w:pPr>
      <w:r>
        <w:rPr>
          <w:rStyle w:val="Refdenotaalpie"/>
        </w:rPr>
        <w:footnoteRef/>
      </w:r>
      <w:r>
        <w:t xml:space="preserve"> Jurisprudencia 11/2002, PRUEBA TESTIMONIAL. EN MATERIA ELECTORAL SÓLO PUEDE APORTAR INDICIOS, </w:t>
      </w:r>
      <w:r>
        <w:rPr>
          <w:i/>
          <w:iCs/>
        </w:rPr>
        <w:t>Justicia Electoral. Revista del Tribunal Electoral del Poder Judicial de la Federación</w:t>
      </w:r>
      <w:r>
        <w:t>, suplemento 6, 2003, pp. 58 y 59. Sus precedentes son los SUP-JRC-412/2000, SUP-JRC-330/2001 y SUP-JRC-405/2001.</w:t>
      </w:r>
    </w:p>
  </w:footnote>
  <w:footnote w:id="540">
    <w:p w14:paraId="29C5AE35" w14:textId="77777777" w:rsidR="00FB3B55" w:rsidRDefault="00FB3B55" w:rsidP="00FB3B55">
      <w:pPr>
        <w:jc w:val="both"/>
      </w:pPr>
      <w:r>
        <w:rPr>
          <w:rStyle w:val="Refdenotaalpie"/>
        </w:rPr>
        <w:footnoteRef/>
      </w:r>
      <w:r>
        <w:t xml:space="preserve"> Ferrer Beltrán, </w:t>
      </w:r>
      <w:r>
        <w:rPr>
          <w:i/>
          <w:iCs/>
        </w:rPr>
        <w:t>La valoración racional de la prueba</w:t>
      </w:r>
      <w:r>
        <w:t>, cit., p. 62.</w:t>
      </w:r>
    </w:p>
  </w:footnote>
  <w:footnote w:id="541">
    <w:p w14:paraId="1FB8E1A0" w14:textId="77777777" w:rsidR="00FB3B55" w:rsidRDefault="00FB3B55" w:rsidP="00FB3B55">
      <w:pPr>
        <w:jc w:val="both"/>
      </w:pPr>
      <w:r>
        <w:rPr>
          <w:rStyle w:val="Refdenotaalpie"/>
        </w:rPr>
        <w:footnoteRef/>
      </w:r>
      <w:r>
        <w:t xml:space="preserve"> Código Nacional de Procedimientos Penales, artículos 259 y 265, texto consultado con última reforma publicada en el </w:t>
      </w:r>
      <w:r>
        <w:rPr>
          <w:i/>
          <w:iCs/>
        </w:rPr>
        <w:t>Diario Oficial de la Federación</w:t>
      </w:r>
      <w:r>
        <w:t xml:space="preserve"> el 28 de noviembre de 2025.</w:t>
      </w:r>
    </w:p>
  </w:footnote>
  <w:footnote w:id="542">
    <w:p w14:paraId="12B47DB6" w14:textId="77777777" w:rsidR="00FB3B55" w:rsidRDefault="00FB3B55" w:rsidP="00FB3B55">
      <w:pPr>
        <w:jc w:val="both"/>
      </w:pPr>
      <w:r>
        <w:rPr>
          <w:rStyle w:val="Refdenotaalpie"/>
        </w:rPr>
        <w:footnoteRef/>
      </w:r>
      <w:r>
        <w:t xml:space="preserve"> </w:t>
      </w:r>
      <w:r>
        <w:rPr>
          <w:i/>
          <w:iCs/>
        </w:rPr>
        <w:t>Ibidem</w:t>
      </w:r>
      <w:r>
        <w:t xml:space="preserve">, artículo 359, reformado mediante decreto publicado en el </w:t>
      </w:r>
      <w:r>
        <w:rPr>
          <w:i/>
          <w:iCs/>
        </w:rPr>
        <w:t>Diario Oficial de la Federación</w:t>
      </w:r>
      <w:r>
        <w:t xml:space="preserve"> el 17 de junio de 2016.</w:t>
      </w:r>
    </w:p>
  </w:footnote>
  <w:footnote w:id="543">
    <w:p w14:paraId="314766A4" w14:textId="77777777" w:rsidR="00FB3B55" w:rsidRDefault="00FB3B55" w:rsidP="00FB3B55">
      <w:pPr>
        <w:jc w:val="both"/>
      </w:pPr>
      <w:r>
        <w:rPr>
          <w:rStyle w:val="Refdenotaalpie"/>
        </w:rPr>
        <w:footnoteRef/>
      </w:r>
      <w:r>
        <w:t xml:space="preserve"> </w:t>
      </w:r>
      <w:r>
        <w:rPr>
          <w:i/>
          <w:iCs/>
        </w:rPr>
        <w:t>Ibidem</w:t>
      </w:r>
      <w:r>
        <w:t>, artículo 402.</w:t>
      </w:r>
    </w:p>
  </w:footnote>
  <w:footnote w:id="544">
    <w:p w14:paraId="1B396BE9" w14:textId="77777777" w:rsidR="00FB3B55" w:rsidRDefault="00FB3B55" w:rsidP="00FB3B55">
      <w:pPr>
        <w:jc w:val="both"/>
      </w:pPr>
      <w:r>
        <w:rPr>
          <w:rStyle w:val="Refdenotaalpie"/>
        </w:rPr>
        <w:footnoteRef/>
      </w:r>
      <w:r>
        <w:t xml:space="preserve"> Ferrer Beltrán, </w:t>
      </w:r>
      <w:r>
        <w:rPr>
          <w:i/>
          <w:iCs/>
        </w:rPr>
        <w:t>Prueba sin convicción</w:t>
      </w:r>
      <w:r>
        <w:t>, cit., pp. 29 y 30.</w:t>
      </w:r>
    </w:p>
  </w:footnote>
  <w:footnote w:id="545">
    <w:p w14:paraId="04ED8451" w14:textId="77777777" w:rsidR="00FB3B55" w:rsidRDefault="00FB3B55" w:rsidP="00FB3B55">
      <w:pPr>
        <w:jc w:val="both"/>
      </w:pPr>
      <w:r>
        <w:rPr>
          <w:rStyle w:val="Refdenotaalpie"/>
        </w:rPr>
        <w:footnoteRef/>
      </w:r>
      <w:r>
        <w:t xml:space="preserve"> Código de Procedimientos Civiles para el Estado de Michoacán de Ocampo, publicado en el Periódico Oficial del Estado el 6 de septiembre de 2008, texto con última reforma publicada el 26 de septiembre de 2022, artículo 547.</w:t>
      </w:r>
    </w:p>
  </w:footnote>
  <w:footnote w:id="546">
    <w:p w14:paraId="26F9D385" w14:textId="77777777" w:rsidR="00FB3B55" w:rsidRDefault="00FB3B55" w:rsidP="00FB3B55">
      <w:pPr>
        <w:jc w:val="both"/>
      </w:pPr>
      <w:r>
        <w:rPr>
          <w:rStyle w:val="Refdenotaalpie"/>
        </w:rPr>
        <w:footnoteRef/>
      </w:r>
      <w:r>
        <w:t xml:space="preserve"> </w:t>
      </w:r>
      <w:r>
        <w:rPr>
          <w:i/>
          <w:iCs/>
        </w:rPr>
        <w:t>Ibidem</w:t>
      </w:r>
      <w:r>
        <w:t>, artículo 545.</w:t>
      </w:r>
    </w:p>
  </w:footnote>
  <w:footnote w:id="547">
    <w:p w14:paraId="593462B7" w14:textId="77777777" w:rsidR="00FB3B55" w:rsidRDefault="00FB3B55" w:rsidP="00FB3B55">
      <w:pPr>
        <w:jc w:val="both"/>
      </w:pPr>
      <w:r>
        <w:rPr>
          <w:rStyle w:val="Refdenotaalpie"/>
        </w:rPr>
        <w:footnoteRef/>
      </w:r>
      <w:r>
        <w:t xml:space="preserve"> </w:t>
      </w:r>
      <w:r>
        <w:rPr>
          <w:i/>
          <w:iCs/>
        </w:rPr>
        <w:t>Ibidem</w:t>
      </w:r>
      <w:r>
        <w:t>, artículos 530 y 553.</w:t>
      </w:r>
    </w:p>
  </w:footnote>
  <w:footnote w:id="548">
    <w:p w14:paraId="49BBF8AC" w14:textId="77777777" w:rsidR="00FB3B55" w:rsidRDefault="00FB3B55" w:rsidP="00FB3B55">
      <w:pPr>
        <w:jc w:val="both"/>
      </w:pPr>
      <w:r>
        <w:rPr>
          <w:rStyle w:val="Refdenotaalpie"/>
        </w:rPr>
        <w:footnoteRef/>
      </w:r>
      <w:r>
        <w:t xml:space="preserve"> Montoya Zamora, Las reglas de la lógica, cit., p. 29.</w:t>
      </w:r>
    </w:p>
  </w:footnote>
  <w:footnote w:id="549">
    <w:p w14:paraId="4B3FB16E" w14:textId="77777777" w:rsidR="00FB3B55" w:rsidRDefault="00FB3B55" w:rsidP="00FB3B55">
      <w:pPr>
        <w:jc w:val="both"/>
      </w:pPr>
      <w:r>
        <w:rPr>
          <w:rStyle w:val="Refdenotaalpie"/>
        </w:rPr>
        <w:footnoteRef/>
      </w:r>
      <w:r>
        <w:t xml:space="preserve"> Ferrer Beltrán, </w:t>
      </w:r>
      <w:r>
        <w:rPr>
          <w:i/>
          <w:iCs/>
        </w:rPr>
        <w:t>La valoración racional de la prueba</w:t>
      </w:r>
      <w:r>
        <w:t>, cit., pp. 61 y 62.</w:t>
      </w:r>
    </w:p>
  </w:footnote>
  <w:footnote w:id="550">
    <w:p w14:paraId="6586A5B8" w14:textId="77777777" w:rsidR="00FB3B55" w:rsidRDefault="00FB3B55" w:rsidP="00FB3B55">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551">
    <w:p w14:paraId="79907F19" w14:textId="77777777" w:rsidR="00FB3B55" w:rsidRDefault="00FB3B55" w:rsidP="00FB3B55">
      <w:pPr>
        <w:jc w:val="both"/>
      </w:pPr>
      <w:r>
        <w:rPr>
          <w:rStyle w:val="Refdenotaalpie"/>
        </w:rPr>
        <w:footnoteRef/>
      </w:r>
      <w:r>
        <w:t xml:space="preserve"> Proyecto de sentencia presentado por el magistrado Reyes Rodríguez Mondragón en el SUP-JIN-194/2025 y acumulados, reproducido en su voto particular, párrafo 96, p. 92 del voto.</w:t>
      </w:r>
    </w:p>
  </w:footnote>
  <w:footnote w:id="552">
    <w:p w14:paraId="3768DA91" w14:textId="77777777" w:rsidR="00FB3B55" w:rsidRDefault="00FB3B55" w:rsidP="00FB3B55">
      <w:pPr>
        <w:jc w:val="both"/>
      </w:pPr>
      <w:r>
        <w:rPr>
          <w:rStyle w:val="Refdenotaalpie"/>
        </w:rPr>
        <w:footnoteRef/>
      </w:r>
      <w:r>
        <w:t xml:space="preserve"> Ryle, Gilbert, </w:t>
      </w:r>
      <w:r>
        <w:rPr>
          <w:i/>
          <w:iCs/>
        </w:rPr>
        <w:t xml:space="preserve">The Concept of </w:t>
      </w:r>
      <w:proofErr w:type="spellStart"/>
      <w:r>
        <w:rPr>
          <w:i/>
          <w:iCs/>
        </w:rPr>
        <w:t>Mind</w:t>
      </w:r>
      <w:proofErr w:type="spellEnd"/>
      <w:r>
        <w:t xml:space="preserve">, </w:t>
      </w:r>
      <w:proofErr w:type="spellStart"/>
      <w:r>
        <w:t>Harmondsworth</w:t>
      </w:r>
      <w:proofErr w:type="spellEnd"/>
      <w:r>
        <w:t xml:space="preserve">, </w:t>
      </w:r>
      <w:proofErr w:type="spellStart"/>
      <w:r>
        <w:t>Penguin</w:t>
      </w:r>
      <w:proofErr w:type="spellEnd"/>
      <w:r>
        <w:t xml:space="preserve"> Books, 1963, reimpresión de 1968, p. 17. La primera edición fue publicada por Hutchinson en 1949.</w:t>
      </w:r>
    </w:p>
  </w:footnote>
  <w:footnote w:id="553">
    <w:p w14:paraId="4C95C983" w14:textId="77777777" w:rsidR="00FB3B55" w:rsidRDefault="00FB3B55" w:rsidP="00FB3B55">
      <w:pPr>
        <w:jc w:val="both"/>
      </w:pPr>
      <w:r>
        <w:rPr>
          <w:rStyle w:val="Refdenotaalpie"/>
        </w:rPr>
        <w:footnoteRef/>
      </w:r>
      <w:r>
        <w:t xml:space="preserve"> </w:t>
      </w:r>
      <w:r>
        <w:rPr>
          <w:i/>
          <w:iCs/>
        </w:rPr>
        <w:t>Ibidem</w:t>
      </w:r>
      <w:r>
        <w:t>, pp. 17 y 18.</w:t>
      </w:r>
    </w:p>
  </w:footnote>
  <w:footnote w:id="554">
    <w:p w14:paraId="29608274" w14:textId="77777777" w:rsidR="00FB3B55" w:rsidRDefault="00FB3B55" w:rsidP="00FB3B55">
      <w:pPr>
        <w:jc w:val="both"/>
      </w:pPr>
      <w:r>
        <w:rPr>
          <w:rStyle w:val="Refdenotaalpie"/>
        </w:rPr>
        <w:footnoteRef/>
      </w:r>
      <w:r>
        <w:t xml:space="preserve"> </w:t>
      </w:r>
      <w:r>
        <w:rPr>
          <w:i/>
          <w:iCs/>
        </w:rPr>
        <w:t>Ibidem</w:t>
      </w:r>
      <w:r>
        <w:t>, p. 19.</w:t>
      </w:r>
    </w:p>
  </w:footnote>
  <w:footnote w:id="555">
    <w:p w14:paraId="76796A23" w14:textId="77777777" w:rsidR="00FB3B55" w:rsidRDefault="00FB3B55" w:rsidP="00FB3B55">
      <w:pPr>
        <w:jc w:val="both"/>
      </w:pPr>
      <w:r>
        <w:rPr>
          <w:rStyle w:val="Refdenotaalpie"/>
        </w:rPr>
        <w:footnoteRef/>
      </w:r>
      <w:r>
        <w:t xml:space="preserve"> Montoya Zamora, Las reglas de la lógica, cit., p</w:t>
      </w:r>
      <w:r>
        <w:t xml:space="preserve">p</w:t>
      </w:r>
      <w:r>
        <w:t xml:space="preserve">. 27</w:t>
      </w:r>
      <w:r>
        <w:t xml:space="preserve"> y 28</w:t>
      </w:r>
      <w:r>
        <w:t xml:space="preserve">, con apoyo en Gascón Abellán.</w:t>
      </w:r>
    </w:p>
  </w:footnote>
  <w:footnote w:id="556">
    <w:p w14:paraId="2DF3C6AD" w14:textId="77777777" w:rsidR="00964EC4" w:rsidRDefault="00964EC4" w:rsidP="00964EC4">
      <w:pPr>
        <w:jc w:val="both"/>
      </w:pPr>
      <w:r>
        <w:rPr>
          <w:rStyle w:val="Refdenotaalpie"/>
        </w:rPr>
        <w:footnoteRef/>
      </w:r>
      <w:r>
        <w:t xml:space="preserve"> Ferrer Beltrán, Jordi, </w:t>
      </w:r>
      <w:r>
        <w:rPr>
          <w:i/>
          <w:iCs/>
        </w:rPr>
        <w:t>Prueba sin convicción. Estándares de prueba y debido proceso</w:t>
      </w:r>
      <w:r>
        <w:t>, Madrid, Marcial Pons, 2021, p. 109.</w:t>
      </w:r>
    </w:p>
  </w:footnote>
  <w:footnote w:id="557">
    <w:p w14:paraId="7C19ABC4" w14:textId="77777777" w:rsidR="00964EC4" w:rsidRDefault="00964EC4" w:rsidP="00964EC4">
      <w:pPr>
        <w:jc w:val="both"/>
      </w:pPr>
      <w:r>
        <w:rPr>
          <w:rStyle w:val="Refdenotaalpie"/>
        </w:rPr>
        <w:footnoteRef/>
      </w:r>
      <w:r>
        <w:t xml:space="preserve"> </w:t>
      </w:r>
      <w:r>
        <w:rPr>
          <w:i/>
          <w:iCs/>
        </w:rPr>
        <w:t>Ibidem</w:t>
      </w:r>
      <w:r>
        <w:t>, p. 112, nota 10.</w:t>
      </w:r>
    </w:p>
  </w:footnote>
  <w:footnote w:id="558">
    <w:p w14:paraId="7FDF84FF" w14:textId="77777777" w:rsidR="00964EC4" w:rsidRDefault="00964EC4" w:rsidP="00964EC4">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559">
    <w:p w14:paraId="3CFE2226" w14:textId="77777777" w:rsidR="00964EC4" w:rsidRDefault="00964EC4" w:rsidP="00964EC4">
      <w:pPr>
        <w:jc w:val="both"/>
      </w:pPr>
      <w:r>
        <w:rPr>
          <w:rStyle w:val="Refdenotaalpie"/>
        </w:rPr>
        <w:footnoteRef/>
      </w:r>
      <w:r>
        <w:t xml:space="preserve"> Ferrer Beltrán, </w:t>
      </w:r>
      <w:r>
        <w:rPr>
          <w:i/>
          <w:iCs/>
        </w:rPr>
        <w:t>Prueba sin convicción</w:t>
      </w:r>
      <w:r>
        <w:t>, cit., p. 109.</w:t>
      </w:r>
    </w:p>
  </w:footnote>
  <w:footnote w:id="560">
    <w:p w14:paraId="7C70DADA" w14:textId="77777777" w:rsidR="00964EC4" w:rsidRDefault="00964EC4" w:rsidP="00964EC4">
      <w:pPr>
        <w:jc w:val="both"/>
      </w:pPr>
      <w:r>
        <w:rPr>
          <w:rStyle w:val="Refdenotaalpie"/>
        </w:rPr>
        <w:footnoteRef/>
      </w:r>
      <w:r>
        <w:t xml:space="preserve"> Ferrer Beltrán, </w:t>
      </w:r>
      <w:r>
        <w:rPr>
          <w:i/>
          <w:iCs/>
        </w:rPr>
        <w:t>Prueba sin convicción</w:t>
      </w:r>
      <w:r>
        <w:t>, cit., pp. 109 y 110.</w:t>
      </w:r>
    </w:p>
  </w:footnote>
  <w:footnote w:id="561">
    <w:p w14:paraId="1088CF3D" w14:textId="77777777" w:rsidR="00964EC4" w:rsidRDefault="00964EC4" w:rsidP="00964EC4">
      <w:pPr>
        <w:jc w:val="both"/>
      </w:pPr>
      <w:r>
        <w:rPr>
          <w:rStyle w:val="Refdenotaalpie"/>
        </w:rPr>
        <w:footnoteRef/>
      </w:r>
      <w:r>
        <w:t xml:space="preserve"> </w:t>
      </w:r>
      <w:r>
        <w:rPr>
          <w:i/>
          <w:iCs/>
        </w:rPr>
        <w:t>Ibidem</w:t>
      </w:r>
      <w:r>
        <w:t>, p. 111.</w:t>
      </w:r>
    </w:p>
  </w:footnote>
  <w:footnote w:id="562">
    <w:p w14:paraId="6B831C51" w14:textId="77777777" w:rsidR="00964EC4" w:rsidRDefault="00964EC4" w:rsidP="00964EC4">
      <w:pPr>
        <w:jc w:val="both"/>
      </w:pPr>
      <w:r>
        <w:rPr>
          <w:rStyle w:val="Refdenotaalpie"/>
        </w:rPr>
        <w:footnoteRef/>
      </w:r>
      <w:r>
        <w:t xml:space="preserve"> </w:t>
      </w:r>
      <w:r>
        <w:rPr>
          <w:i/>
          <w:iCs/>
        </w:rPr>
        <w:t>Ibidem</w:t>
      </w:r>
      <w:r>
        <w:t>, pp. 111 y 112.</w:t>
      </w:r>
    </w:p>
  </w:footnote>
  <w:footnote w:id="563">
    <w:p w14:paraId="1FE2425E" w14:textId="77777777" w:rsidR="00964EC4" w:rsidRDefault="00964EC4" w:rsidP="00964EC4">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564">
    <w:p w14:paraId="4618DC33" w14:textId="77777777" w:rsidR="00964EC4" w:rsidRDefault="00964EC4" w:rsidP="00964EC4">
      <w:pPr>
        <w:jc w:val="both"/>
      </w:pPr>
      <w:r>
        <w:rPr>
          <w:rStyle w:val="Refdenotaalpie"/>
        </w:rPr>
        <w:footnoteRef/>
      </w:r>
      <w:r>
        <w:t xml:space="preserve"> </w:t>
      </w:r>
      <w:r>
        <w:rPr>
          <w:i/>
          <w:iCs/>
        </w:rPr>
        <w:t>Ibidem</w:t>
      </w:r>
      <w:r>
        <w:t>, p. 106.</w:t>
      </w:r>
    </w:p>
  </w:footnote>
  <w:footnote w:id="565">
    <w:p w14:paraId="42C47861" w14:textId="77777777" w:rsidR="00964EC4" w:rsidRDefault="00964EC4" w:rsidP="00964EC4">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Décima Época, libro 19, junio de 2015, t. I, p. 589, registro digital 2009462.</w:t>
      </w:r>
    </w:p>
  </w:footnote>
  <w:footnote w:id="566">
    <w:p w14:paraId="064AF1A4" w14:textId="77777777" w:rsidR="00964EC4" w:rsidRDefault="00964EC4" w:rsidP="00964EC4">
      <w:pPr>
        <w:jc w:val="both"/>
      </w:pPr>
      <w:r>
        <w:rPr>
          <w:rStyle w:val="Refdenotaalpie"/>
        </w:rPr>
        <w:footnoteRef/>
      </w:r>
      <w:r>
        <w:t xml:space="preserve"> Ferrer Beltrán, </w:t>
      </w:r>
      <w:r>
        <w:rPr>
          <w:i/>
          <w:iCs/>
        </w:rPr>
        <w:t>Prueba sin convicción</w:t>
      </w:r>
      <w:r>
        <w:t>, cit., p. 112.</w:t>
      </w:r>
    </w:p>
  </w:footnote>
  <w:footnote w:id="567">
    <w:p w14:paraId="0424D03D" w14:textId="77777777" w:rsidR="00964EC4" w:rsidRDefault="00964EC4" w:rsidP="00964EC4">
      <w:pPr>
        <w:jc w:val="both"/>
      </w:pPr>
      <w:r>
        <w:rPr>
          <w:rStyle w:val="Refdenotaalpie"/>
        </w:rPr>
        <w:footnoteRef/>
      </w:r>
      <w:r>
        <w:t xml:space="preserve"> </w:t>
      </w:r>
      <w:r>
        <w:rPr>
          <w:i/>
          <w:iCs/>
        </w:rPr>
        <w:t>Ibidem</w:t>
      </w:r>
      <w:r>
        <w:t>, pp. 112 y 113.</w:t>
      </w:r>
    </w:p>
  </w:footnote>
  <w:footnote w:id="568">
    <w:p w14:paraId="1355555B" w14:textId="77777777" w:rsidR="00964EC4" w:rsidRDefault="00964EC4" w:rsidP="00964EC4">
      <w:pPr>
        <w:jc w:val="both"/>
      </w:pPr>
      <w:r>
        <w:rPr>
          <w:rStyle w:val="Refdenotaalpie"/>
        </w:rPr>
        <w:footnoteRef/>
      </w:r>
      <w:r>
        <w:t xml:space="preserve"> </w:t>
      </w:r>
      <w:r>
        <w:rPr>
          <w:i/>
          <w:iCs/>
        </w:rPr>
        <w:t>Ibidem</w:t>
      </w:r>
      <w:r>
        <w:t>, p. 114.</w:t>
      </w:r>
    </w:p>
  </w:footnote>
  <w:footnote w:id="569">
    <w:p w14:paraId="4BB84971" w14:textId="77777777" w:rsidR="00964EC4" w:rsidRDefault="00964EC4" w:rsidP="00964EC4">
      <w:pPr>
        <w:jc w:val="both"/>
      </w:pPr>
      <w:r>
        <w:rPr>
          <w:rStyle w:val="Refdenotaalpie"/>
        </w:rPr>
        <w:footnoteRef/>
      </w:r>
      <w:r>
        <w:t xml:space="preserve"> Ley General del Sistema de Medios de Impugnación en Materia Electoral, artículo 8, párrafo 1.</w:t>
      </w:r>
    </w:p>
  </w:footnote>
  <w:footnote w:id="570">
    <w:p w14:paraId="77E65588" w14:textId="77777777" w:rsidR="00964EC4" w:rsidRDefault="00964EC4" w:rsidP="00964EC4">
      <w:pPr>
        <w:jc w:val="both"/>
      </w:pPr>
      <w:r>
        <w:rPr>
          <w:rStyle w:val="Refdenotaalpie"/>
        </w:rPr>
        <w:footnoteRef/>
      </w:r>
      <w:r>
        <w:t xml:space="preserve"> </w:t>
      </w:r>
      <w:r>
        <w:rPr>
          <w:i/>
          <w:iCs/>
        </w:rPr>
        <w:t>Ibidem</w:t>
      </w:r>
      <w:r>
        <w:t>, artículos 9, párrafo 1, inciso f), y 16, párrafo 4.</w:t>
      </w:r>
    </w:p>
  </w:footnote>
  <w:footnote w:id="571">
    <w:p w14:paraId="5A6C284F" w14:textId="77777777" w:rsidR="00964EC4" w:rsidRDefault="00964EC4" w:rsidP="00964EC4">
      <w:pPr>
        <w:jc w:val="both"/>
      </w:pPr>
      <w:r>
        <w:rPr>
          <w:rStyle w:val="Refdenotaalpie"/>
        </w:rPr>
        <w:footnoteRef/>
      </w:r>
      <w:r>
        <w:t xml:space="preserve"> </w:t>
      </w:r>
      <w:r>
        <w:rPr>
          <w:i/>
          <w:iCs/>
        </w:rPr>
        <w:t>Ibidem</w:t>
      </w:r>
      <w:r>
        <w:t>, artículo 14, párrafo 3.</w:t>
      </w:r>
    </w:p>
  </w:footnote>
  <w:footnote w:id="572">
    <w:p w14:paraId="025339BE" w14:textId="77777777" w:rsidR="00964EC4" w:rsidRDefault="00964EC4" w:rsidP="00964EC4">
      <w:pPr>
        <w:jc w:val="both"/>
      </w:pPr>
      <w:r>
        <w:rPr>
          <w:rStyle w:val="Refdenotaalpie"/>
        </w:rPr>
        <w:footnoteRef/>
      </w:r>
      <w:r>
        <w:t xml:space="preserve"> </w:t>
      </w:r>
      <w:r>
        <w:rPr>
          <w:i/>
          <w:iCs/>
        </w:rPr>
        <w:t>Ibidem</w:t>
      </w:r>
      <w:r>
        <w:t>, artículo 14, párrafo 4, inciso a).</w:t>
      </w:r>
    </w:p>
  </w:footnote>
  <w:footnote w:id="573">
    <w:p w14:paraId="4DDAD5BC" w14:textId="77777777" w:rsidR="00964EC4" w:rsidRDefault="00964EC4" w:rsidP="00964EC4">
      <w:pPr>
        <w:jc w:val="both"/>
      </w:pPr>
      <w:r>
        <w:rPr>
          <w:rStyle w:val="Refdenotaalpie"/>
        </w:rPr>
        <w:footnoteRef/>
      </w:r>
      <w:r>
        <w:t xml:space="preserve"> Ferrer Beltrán, </w:t>
      </w:r>
      <w:r>
        <w:rPr>
          <w:i/>
          <w:iCs/>
        </w:rPr>
        <w:t>Prueba sin convicción</w:t>
      </w:r>
      <w:r>
        <w:t>, cit., p. 24.</w:t>
      </w:r>
    </w:p>
  </w:footnote>
  <w:footnote w:id="574">
    <w:p w14:paraId="5F46717A" w14:textId="77777777" w:rsidR="00964EC4" w:rsidRDefault="00964EC4" w:rsidP="00964EC4">
      <w:pPr>
        <w:jc w:val="both"/>
      </w:pPr>
      <w:r>
        <w:rPr>
          <w:rStyle w:val="Refdenotaalpie"/>
        </w:rPr>
        <w:footnoteRef/>
      </w:r>
      <w:r>
        <w:t xml:space="preserve"> Laudan, Por qué un estándar de prueba subjetivo y ambiguo no es un estándar, cit., p. 112.</w:t>
      </w:r>
    </w:p>
  </w:footnote>
  <w:footnote w:id="575">
    <w:p w14:paraId="2C7C408B" w14:textId="77777777" w:rsidR="00964EC4" w:rsidRDefault="00964EC4" w:rsidP="00964EC4">
      <w:pPr>
        <w:jc w:val="both"/>
      </w:pPr>
      <w:r>
        <w:rPr>
          <w:rStyle w:val="Refdenotaalpie"/>
        </w:rPr>
        <w:footnoteRef/>
      </w:r>
      <w:r>
        <w:t xml:space="preserve"> Ferrer Beltrán, </w:t>
      </w:r>
      <w:r>
        <w:rPr>
          <w:i/>
          <w:iCs/>
        </w:rPr>
        <w:t>Prueba sin convicción</w:t>
      </w:r>
      <w:r>
        <w:t>, cit., p. 26.</w:t>
      </w:r>
    </w:p>
  </w:footnote>
  <w:footnote w:id="576">
    <w:p w14:paraId="35C4EB90" w14:textId="77777777" w:rsidR="00964EC4" w:rsidRDefault="00964EC4" w:rsidP="00964EC4">
      <w:pPr>
        <w:jc w:val="both"/>
      </w:pPr>
      <w:r>
        <w:rPr>
          <w:rStyle w:val="Refdenotaalpie"/>
        </w:rPr>
        <w:footnoteRef/>
      </w:r>
      <w:r>
        <w:t xml:space="preserve"> </w:t>
      </w:r>
      <w:r>
        <w:rPr>
          <w:i/>
          <w:iCs/>
        </w:rPr>
        <w:t>Ibidem</w:t>
      </w:r>
      <w:r>
        <w:t>, p. 27.</w:t>
      </w:r>
    </w:p>
  </w:footnote>
  <w:footnote w:id="577">
    <w:p w14:paraId="5E8DCFB3" w14:textId="77777777" w:rsidR="00964EC4" w:rsidRDefault="00964EC4" w:rsidP="00964EC4">
      <w:pPr>
        <w:jc w:val="both"/>
      </w:pPr>
      <w:r>
        <w:rPr>
          <w:rStyle w:val="Refdenotaalpie"/>
        </w:rPr>
        <w:footnoteRef/>
      </w:r>
      <w:r>
        <w:t xml:space="preserve"> </w:t>
      </w:r>
      <w:r>
        <w:rPr>
          <w:i/>
          <w:iCs/>
        </w:rPr>
        <w:t>Ibidem</w:t>
      </w:r>
      <w:r>
        <w:t>, p. 28.</w:t>
      </w:r>
    </w:p>
  </w:footnote>
  <w:footnote w:id="578">
    <w:p w14:paraId="0165DE72" w14:textId="77777777" w:rsidR="00964EC4" w:rsidRDefault="00964EC4" w:rsidP="00964EC4">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68.</w:t>
      </w:r>
    </w:p>
  </w:footnote>
  <w:footnote w:id="579">
    <w:p w14:paraId="3C137BC7" w14:textId="77777777" w:rsidR="00964EC4" w:rsidRDefault="00964EC4" w:rsidP="00964EC4">
      <w:pPr>
        <w:jc w:val="both"/>
      </w:pPr>
      <w:r>
        <w:rPr>
          <w:rStyle w:val="Refdenotaalpie"/>
        </w:rPr>
        <w:footnoteRef/>
      </w:r>
      <w:r>
        <w:t xml:space="preserve"> </w:t>
      </w:r>
      <w:r>
        <w:rPr>
          <w:i/>
          <w:iCs/>
        </w:rPr>
        <w:t>Ibidem</w:t>
      </w:r>
      <w:r>
        <w:t>, p. 29.</w:t>
      </w:r>
    </w:p>
  </w:footnote>
  <w:footnote w:id="580">
    <w:p w14:paraId="52805C42"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81">
    <w:p w14:paraId="2160228D" w14:textId="77777777" w:rsidR="00964EC4" w:rsidRDefault="00964EC4" w:rsidP="00964EC4">
      <w:pPr>
        <w:jc w:val="both"/>
      </w:pPr>
      <w:r>
        <w:rPr>
          <w:rStyle w:val="Refdenotaalpie"/>
        </w:rPr>
        <w:footnoteRef/>
      </w:r>
      <w:r>
        <w:t xml:space="preserve"> Ferrer Beltrán, </w:t>
      </w:r>
      <w:r>
        <w:rPr>
          <w:i/>
          <w:iCs/>
        </w:rPr>
        <w:t>Prueba sin convicción</w:t>
      </w:r>
      <w:r>
        <w:t>, cit., p. 115 y nota 15, donde cita a Laudan como ejemplo.</w:t>
      </w:r>
    </w:p>
  </w:footnote>
  <w:footnote w:id="582">
    <w:p w14:paraId="001A3525" w14:textId="77777777" w:rsidR="00964EC4" w:rsidRDefault="00964EC4" w:rsidP="00964EC4">
      <w:pPr>
        <w:jc w:val="both"/>
      </w:pPr>
      <w:r>
        <w:rPr>
          <w:rStyle w:val="Refdenotaalpie"/>
        </w:rPr>
        <w:footnoteRef/>
      </w:r>
      <w:r>
        <w:t xml:space="preserve"> </w:t>
      </w:r>
      <w:r>
        <w:rPr>
          <w:i/>
          <w:iCs/>
        </w:rPr>
        <w:t>Ibidem</w:t>
      </w:r>
      <w:r>
        <w:t>, p. 112 y nota 10.</w:t>
      </w:r>
    </w:p>
  </w:footnote>
  <w:footnote w:id="583">
    <w:p w14:paraId="08758F95" w14:textId="77777777" w:rsidR="00964EC4" w:rsidRDefault="00964EC4" w:rsidP="00964EC4">
      <w:pPr>
        <w:jc w:val="both"/>
      </w:pPr>
      <w:r>
        <w:rPr>
          <w:rStyle w:val="Refdenotaalpie"/>
        </w:rPr>
        <w:footnoteRef/>
      </w:r>
      <w:r>
        <w:t xml:space="preserve"> Ferrer Beltrán, </w:t>
      </w:r>
      <w:r>
        <w:rPr>
          <w:i/>
          <w:iCs/>
        </w:rPr>
        <w:t>Prueba sin convicción</w:t>
      </w:r>
      <w:r>
        <w:t>, cit., p. 114.</w:t>
      </w:r>
    </w:p>
  </w:footnote>
  <w:footnote w:id="584">
    <w:p w14:paraId="2111F104" w14:textId="77777777" w:rsidR="00964EC4" w:rsidRDefault="00964EC4" w:rsidP="00964EC4">
      <w:pPr>
        <w:jc w:val="both"/>
      </w:pPr>
      <w:r>
        <w:rPr>
          <w:rStyle w:val="Refdenotaalpie"/>
        </w:rPr>
        <w:footnoteRef/>
      </w:r>
      <w:r>
        <w:t xml:space="preserve"> </w:t>
      </w:r>
      <w:r>
        <w:rPr>
          <w:i/>
          <w:iCs/>
        </w:rPr>
        <w:t>Ibidem</w:t>
      </w:r>
      <w:r>
        <w:t>, pp. 29-35.</w:t>
      </w:r>
    </w:p>
  </w:footnote>
  <w:footnote w:id="585">
    <w:p w14:paraId="4857FCE9" w14:textId="77777777" w:rsidR="00964EC4" w:rsidRDefault="00964EC4" w:rsidP="00964EC4">
      <w:pPr>
        <w:jc w:val="both"/>
      </w:pPr>
      <w:r>
        <w:rPr>
          <w:rStyle w:val="Refdenotaalpie"/>
        </w:rPr>
        <w:footnoteRef/>
      </w:r>
      <w:r>
        <w:t xml:space="preserve"> Ferrer Beltrán, </w:t>
      </w:r>
      <w:r>
        <w:rPr>
          <w:i/>
          <w:iCs/>
        </w:rPr>
        <w:t>Prueba sin convicción</w:t>
      </w:r>
      <w:r>
        <w:t>, cit., p. 115.</w:t>
      </w:r>
    </w:p>
  </w:footnote>
  <w:footnote w:id="586">
    <w:p w14:paraId="728E58C3" w14:textId="77777777" w:rsidR="00964EC4" w:rsidRDefault="00964EC4" w:rsidP="00964EC4">
      <w:pPr>
        <w:jc w:val="both"/>
      </w:pPr>
      <w:r>
        <w:rPr>
          <w:rStyle w:val="Refdenotaalpie"/>
        </w:rPr>
        <w:footnoteRef/>
      </w:r>
      <w:r>
        <w:t xml:space="preserve"> Laudan, </w:t>
      </w:r>
      <w:r>
        <w:rPr>
          <w:i/>
          <w:iCs/>
        </w:rPr>
        <w:t>Truth, Error, and Criminal Law</w:t>
      </w:r>
      <w:r>
        <w:t>, cit., p. 10.</w:t>
      </w:r>
    </w:p>
  </w:footnote>
  <w:footnote w:id="587">
    <w:p w14:paraId="59F01864" w14:textId="77777777" w:rsidR="00964EC4" w:rsidRDefault="00964EC4" w:rsidP="00964EC4">
      <w:pPr>
        <w:jc w:val="both"/>
      </w:pPr>
      <w:r>
        <w:rPr>
          <w:rStyle w:val="Refdenotaalpie"/>
        </w:rPr>
        <w:footnoteRef/>
      </w:r>
      <w:r>
        <w:t xml:space="preserve"> Laudan, </w:t>
      </w:r>
      <w:r>
        <w:rPr>
          <w:i/>
          <w:iCs/>
        </w:rPr>
        <w:t>Truth, Error, and Criminal Law</w:t>
      </w:r>
      <w:r>
        <w:t>, cit., pp. 68 y 74.</w:t>
      </w:r>
    </w:p>
  </w:footnote>
  <w:footnote w:id="588">
    <w:p w14:paraId="6AE48F5D" w14:textId="77777777" w:rsidR="00964EC4" w:rsidRDefault="00964EC4" w:rsidP="00964EC4">
      <w:pPr>
        <w:jc w:val="both"/>
      </w:pPr>
      <w:r>
        <w:rPr>
          <w:rStyle w:val="Refdenotaalpie"/>
        </w:rPr>
        <w:footnoteRef/>
      </w:r>
      <w:r>
        <w:t xml:space="preserve"> Ferrer Beltrán, </w:t>
      </w:r>
      <w:r>
        <w:rPr>
          <w:i/>
          <w:iCs/>
        </w:rPr>
        <w:t>Prueba sin convicción</w:t>
      </w:r>
      <w:r>
        <w:t>, cit., pp. 142 y 143, nota 95.</w:t>
      </w:r>
    </w:p>
  </w:footnote>
  <w:footnote w:id="589">
    <w:p w14:paraId="5D5CD739" w14:textId="77777777" w:rsidR="00964EC4" w:rsidRDefault="00964EC4" w:rsidP="00964EC4">
      <w:pPr>
        <w:jc w:val="both"/>
      </w:pPr>
      <w:r>
        <w:rPr>
          <w:rStyle w:val="Refdenotaalpie"/>
        </w:rPr>
        <w:footnoteRef/>
      </w:r>
      <w:r>
        <w:t xml:space="preserve"> </w:t>
      </w:r>
      <w:r>
        <w:rPr>
          <w:i/>
          <w:iCs/>
        </w:rPr>
        <w:t>Ibidem</w:t>
      </w:r>
      <w:r>
        <w:t>, p. 24.</w:t>
      </w:r>
    </w:p>
  </w:footnote>
  <w:footnote w:id="590">
    <w:p w14:paraId="4DB98A09" w14:textId="77777777" w:rsidR="00964EC4" w:rsidRDefault="00964EC4" w:rsidP="00964EC4">
      <w:pPr>
        <w:jc w:val="both"/>
      </w:pPr>
      <w:r>
        <w:rPr>
          <w:rStyle w:val="Refdenotaalpie"/>
        </w:rPr>
        <w:footnoteRef/>
      </w:r>
      <w:r>
        <w:t xml:space="preserve"> Laudan, Por qué un estándar de prueba subjetivo y ambiguo no es un estándar, cit., p. 97.</w:t>
      </w:r>
    </w:p>
  </w:footnote>
  <w:footnote w:id="591">
    <w:p w14:paraId="61F15D6D" w14:textId="77777777" w:rsidR="00964EC4" w:rsidRDefault="00964EC4" w:rsidP="00964EC4">
      <w:pPr>
        <w:jc w:val="both"/>
      </w:pPr>
      <w:r>
        <w:rPr>
          <w:rStyle w:val="Refdenotaalpie"/>
        </w:rPr>
        <w:footnoteRef/>
      </w:r>
      <w:r>
        <w:t xml:space="preserve"> Ferrer Beltrán, </w:t>
      </w:r>
      <w:r>
        <w:rPr>
          <w:i/>
          <w:iCs/>
        </w:rPr>
        <w:t>Prueba sin convicción</w:t>
      </w:r>
      <w:r>
        <w:t>, cit., p. 24, nota 17.</w:t>
      </w:r>
    </w:p>
  </w:footnote>
  <w:footnote w:id="592">
    <w:p w14:paraId="0399F67E" w14:textId="77777777" w:rsidR="00964EC4" w:rsidRDefault="00964EC4" w:rsidP="00964EC4">
      <w:pPr>
        <w:jc w:val="both"/>
      </w:pPr>
      <w:r>
        <w:rPr>
          <w:rStyle w:val="Refdenotaalpie"/>
        </w:rPr>
        <w:footnoteRef/>
      </w:r>
      <w:r>
        <w:t xml:space="preserve"> Ferrer Beltrán, </w:t>
      </w:r>
      <w:r>
        <w:rPr>
          <w:i/>
          <w:iCs/>
        </w:rPr>
        <w:t>Prueba sin convicción</w:t>
      </w:r>
      <w:r>
        <w:t>, cit., p. 117.</w:t>
      </w:r>
    </w:p>
  </w:footnote>
  <w:footnote w:id="593">
    <w:p w14:paraId="4491F5B9" w14:textId="77777777" w:rsidR="00964EC4" w:rsidRDefault="00964EC4" w:rsidP="00964EC4">
      <w:pPr>
        <w:jc w:val="both"/>
      </w:pPr>
      <w:r>
        <w:rPr>
          <w:rStyle w:val="Refdenotaalpie"/>
        </w:rPr>
        <w:footnoteRef/>
      </w:r>
      <w:r>
        <w:t xml:space="preserve"> </w:t>
      </w:r>
      <w:r>
        <w:rPr>
          <w:i/>
          <w:iCs/>
        </w:rPr>
        <w:t>Ibidem</w:t>
      </w:r>
      <w:r>
        <w:t>, pp. 121 y 122.</w:t>
      </w:r>
    </w:p>
  </w:footnote>
  <w:footnote w:id="594">
    <w:p w14:paraId="2E8C8BA8" w14:textId="77777777" w:rsidR="00964EC4" w:rsidRDefault="00964EC4" w:rsidP="00964EC4">
      <w:pPr>
        <w:jc w:val="both"/>
      </w:pPr>
      <w:r>
        <w:rPr>
          <w:rStyle w:val="Refdenotaalpie"/>
        </w:rPr>
        <w:footnoteRef/>
      </w:r>
      <w:r>
        <w:t xml:space="preserve"> </w:t>
      </w:r>
      <w:r>
        <w:rPr>
          <w:i/>
          <w:iCs/>
        </w:rPr>
        <w:t>Ibidem</w:t>
      </w:r>
      <w:r>
        <w:t>, p. 138.</w:t>
      </w:r>
    </w:p>
  </w:footnote>
  <w:footnote w:id="595">
    <w:p w14:paraId="60D67084" w14:textId="77777777" w:rsidR="00964EC4" w:rsidRDefault="00964EC4" w:rsidP="00964EC4">
      <w:pPr>
        <w:jc w:val="both"/>
      </w:pPr>
      <w:r>
        <w:rPr>
          <w:rStyle w:val="Refdenotaalpie"/>
        </w:rPr>
        <w:footnoteRef/>
      </w:r>
      <w:r>
        <w:t xml:space="preserve"> </w:t>
      </w:r>
      <w:r>
        <w:rPr>
          <w:i/>
          <w:iCs/>
        </w:rPr>
        <w:t>Ibidem</w:t>
      </w:r>
      <w:r>
        <w:t>, pp. 122 y 123.</w:t>
      </w:r>
    </w:p>
  </w:footnote>
  <w:footnote w:id="596">
    <w:p w14:paraId="1DA7528B" w14:textId="77777777" w:rsidR="00964EC4" w:rsidRDefault="00964EC4" w:rsidP="00964EC4">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597">
    <w:p w14:paraId="37166920" w14:textId="77777777" w:rsidR="00964EC4" w:rsidRDefault="00964EC4" w:rsidP="00964EC4">
      <w:pPr>
        <w:jc w:val="both"/>
      </w:pPr>
      <w:r>
        <w:rPr>
          <w:rStyle w:val="Refdenotaalpie"/>
        </w:rPr>
        <w:footnoteRef/>
      </w:r>
      <w:r>
        <w:t xml:space="preserve"> Ley General del Sistema de Medios de Impugnación en Materia Electoral, artículo 21, párrafo 1.</w:t>
      </w:r>
    </w:p>
  </w:footnote>
  <w:footnote w:id="598">
    <w:p w14:paraId="71CBC72A" w14:textId="77777777" w:rsidR="00964EC4" w:rsidRDefault="00964EC4" w:rsidP="00964EC4">
      <w:pPr>
        <w:jc w:val="both"/>
      </w:pPr>
      <w:r>
        <w:rPr>
          <w:rStyle w:val="Refdenotaalpie"/>
        </w:rPr>
        <w:footnoteRef/>
      </w:r>
      <w:r>
        <w:t xml:space="preserve"> Ley General del Sistema de Medios de Impugnación en Materia Electoral, artículo 12, párrafo 1.</w:t>
      </w:r>
    </w:p>
  </w:footnote>
  <w:footnote w:id="599">
    <w:p w14:paraId="31A48E98" w14:textId="77777777" w:rsidR="00964EC4" w:rsidRDefault="00964EC4" w:rsidP="00964EC4">
      <w:pPr>
        <w:jc w:val="both"/>
      </w:pPr>
      <w:r>
        <w:rPr>
          <w:rStyle w:val="Refdenotaalpie"/>
        </w:rPr>
        <w:footnoteRef/>
      </w:r>
      <w:r>
        <w:t xml:space="preserve"> </w:t>
      </w:r>
      <w:r>
        <w:rPr>
          <w:i/>
          <w:iCs/>
        </w:rPr>
        <w:t>Ibidem</w:t>
      </w:r>
      <w:r>
        <w:t>, artículo 15, párrafo 2.</w:t>
      </w:r>
    </w:p>
  </w:footnote>
  <w:footnote w:id="600">
    <w:p w14:paraId="10FF2C45" w14:textId="77777777" w:rsidR="00964EC4" w:rsidRDefault="00964EC4" w:rsidP="00964EC4">
      <w:pPr>
        <w:jc w:val="both"/>
      </w:pPr>
      <w:r>
        <w:rPr>
          <w:rStyle w:val="Refdenotaalpie"/>
        </w:rPr>
        <w:footnoteRef/>
      </w:r>
      <w:r>
        <w:t xml:space="preserve"> Ferrer Beltrán, </w:t>
      </w:r>
      <w:r>
        <w:rPr>
          <w:i/>
          <w:iCs/>
        </w:rPr>
        <w:t>Prueba sin convicción</w:t>
      </w:r>
      <w:r>
        <w:t>, cit., p. 149.</w:t>
      </w:r>
    </w:p>
  </w:footnote>
  <w:footnote w:id="601">
    <w:p w14:paraId="21D0FBEC"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24.</w:t>
      </w:r>
    </w:p>
  </w:footnote>
  <w:footnote w:id="602">
    <w:p w14:paraId="695D4FB8" w14:textId="77777777" w:rsidR="00E17078" w:rsidRDefault="00E17078" w:rsidP="00E17078">
      <w:pPr>
        <w:jc w:val="both"/>
      </w:pPr>
      <w:r>
        <w:rPr>
          <w:rStyle w:val="Refdenotaalpie"/>
        </w:rPr>
        <w:footnoteRef/>
      </w:r>
      <w:r>
        <w:t xml:space="preserve"> </w:t>
      </w:r>
      <w:r>
        <w:rPr>
          <w:i/>
          <w:iCs/>
        </w:rPr>
        <w:t>Ibidem</w:t>
      </w:r>
      <w:r>
        <w:t>, p. 24, nota 17.</w:t>
      </w:r>
    </w:p>
  </w:footnote>
  <w:footnote w:id="603">
    <w:p w14:paraId="3BC82E85" w14:textId="77777777" w:rsidR="00E17078" w:rsidRDefault="00E17078" w:rsidP="00E17078">
      <w:pPr>
        <w:jc w:val="both"/>
      </w:pPr>
      <w:r>
        <w:rPr>
          <w:rStyle w:val="Refdenotaalpie"/>
        </w:rPr>
        <w:footnoteRef/>
      </w:r>
      <w:r>
        <w:t xml:space="preserve"> </w:t>
      </w:r>
      <w:r>
        <w:rPr>
          <w:i/>
          <w:iCs/>
        </w:rPr>
        <w:t>Ibidem</w:t>
      </w:r>
      <w:r>
        <w:t>, p. 139.</w:t>
      </w:r>
    </w:p>
  </w:footnote>
  <w:footnote w:id="604">
    <w:p w14:paraId="09AD74A5" w14:textId="77777777" w:rsidR="00E17078" w:rsidRDefault="00E17078" w:rsidP="00E17078">
      <w:pPr>
        <w:jc w:val="both"/>
      </w:pPr>
      <w:r>
        <w:rPr>
          <w:rStyle w:val="Refdenotaalpie"/>
        </w:rPr>
        <w:footnoteRef/>
      </w:r>
      <w:r>
        <w:t xml:space="preserve"> Ferrer Beltrán, Jordi, La prueba es libertad, pero no tanto. Una teoría de la prueba </w:t>
      </w:r>
      <w:proofErr w:type="spellStart"/>
      <w:r>
        <w:t>cuasibenthamiana</w:t>
      </w:r>
      <w:proofErr w:type="spellEnd"/>
      <w:r>
        <w:t xml:space="preserve">, en Vázquez, Carmen (ed.), </w:t>
      </w:r>
      <w:r>
        <w:rPr>
          <w:i/>
          <w:iCs/>
        </w:rPr>
        <w:t>Estándares de prueba y prueba científica. Ensayos de epistemología jurídica</w:t>
      </w:r>
      <w:r>
        <w:t>, Madrid, Marcial Pons, 2013, p. 34.</w:t>
      </w:r>
    </w:p>
  </w:footnote>
  <w:footnote w:id="605">
    <w:p w14:paraId="5E6086A0" w14:textId="77777777" w:rsidR="00E17078" w:rsidRDefault="00E17078" w:rsidP="00E17078">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97.</w:t>
      </w:r>
    </w:p>
  </w:footnote>
  <w:footnote w:id="606">
    <w:p w14:paraId="38199A2B" w14:textId="77777777" w:rsidR="00E17078" w:rsidRDefault="00E17078" w:rsidP="00E17078">
      <w:pPr>
        <w:jc w:val="both"/>
      </w:pPr>
      <w:r>
        <w:rPr>
          <w:rStyle w:val="Refdenotaalpie"/>
        </w:rPr>
        <w:footnoteRef/>
      </w:r>
      <w:r>
        <w:t xml:space="preserve"> Ferrer Beltrán, </w:t>
      </w:r>
      <w:r>
        <w:rPr>
          <w:i/>
          <w:iCs/>
        </w:rPr>
        <w:t>Prueba sin convicción</w:t>
      </w:r>
      <w:r>
        <w:t>, cit., p. 140.</w:t>
      </w:r>
    </w:p>
  </w:footnote>
  <w:footnote w:id="607">
    <w:p w14:paraId="493C28A1" w14:textId="77777777" w:rsidR="00E17078" w:rsidRDefault="00E17078" w:rsidP="00E17078">
      <w:pPr>
        <w:jc w:val="both"/>
      </w:pPr>
      <w:r>
        <w:rPr>
          <w:rStyle w:val="Refdenotaalpie"/>
        </w:rPr>
        <w:footnoteRef/>
      </w:r>
      <w:r>
        <w:t xml:space="preserve"> </w:t>
      </w:r>
      <w:r>
        <w:rPr>
          <w:i/>
          <w:iCs/>
        </w:rPr>
        <w:t>Ibidem</w:t>
      </w:r>
      <w:r>
        <w:t>, pp. 141 y 142.</w:t>
      </w:r>
    </w:p>
  </w:footnote>
  <w:footnote w:id="608">
    <w:p w14:paraId="23EF8D7E" w14:textId="77777777" w:rsidR="00E17078" w:rsidRDefault="00E17078" w:rsidP="00E17078">
      <w:pPr>
        <w:jc w:val="both"/>
      </w:pPr>
      <w:r>
        <w:rPr>
          <w:rStyle w:val="Refdenotaalpie"/>
        </w:rPr>
        <w:footnoteRef/>
      </w:r>
      <w:r>
        <w:t xml:space="preserve"> </w:t>
      </w:r>
      <w:r>
        <w:rPr>
          <w:i/>
          <w:iCs/>
        </w:rPr>
        <w:t>Ibidem</w:t>
      </w:r>
      <w:r>
        <w:t>, p. 142.</w:t>
      </w:r>
    </w:p>
  </w:footnote>
  <w:footnote w:id="609">
    <w:p w14:paraId="3813EEEB" w14:textId="77777777" w:rsidR="00E17078" w:rsidRDefault="00E17078" w:rsidP="00E17078">
      <w:pPr>
        <w:jc w:val="both"/>
      </w:pPr>
      <w:r>
        <w:rPr>
          <w:rStyle w:val="Refdenotaalpie"/>
        </w:rPr>
        <w:footnoteRef/>
      </w:r>
      <w:r>
        <w:t xml:space="preserve"> </w:t>
      </w:r>
      <w:r>
        <w:rPr>
          <w:i/>
          <w:iCs/>
        </w:rPr>
        <w:t>Ibidem</w:t>
      </w:r>
      <w:r>
        <w:t>, pp. 142 y 143.</w:t>
      </w:r>
    </w:p>
  </w:footnote>
  <w:footnote w:id="610">
    <w:p w14:paraId="6FC18688" w14:textId="77777777" w:rsidR="00E17078" w:rsidRDefault="00E17078" w:rsidP="00E17078">
      <w:pPr>
        <w:jc w:val="both"/>
      </w:pPr>
      <w:r>
        <w:rPr>
          <w:rStyle w:val="Refdenotaalpie"/>
        </w:rPr>
        <w:footnoteRef/>
      </w:r>
      <w:r>
        <w:t xml:space="preserve"> </w:t>
      </w:r>
      <w:r>
        <w:rPr>
          <w:i/>
          <w:iCs/>
        </w:rPr>
        <w:t>Ibidem</w:t>
      </w:r>
      <w:r>
        <w:t>, p. 139.</w:t>
      </w:r>
    </w:p>
  </w:footnote>
  <w:footnote w:id="611">
    <w:p w14:paraId="6E531573"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91, p. 90 del voto.</w:t>
      </w:r>
    </w:p>
  </w:footnote>
  <w:footnote w:id="612">
    <w:p w14:paraId="046ADB56" w14:textId="77777777" w:rsidR="00E17078" w:rsidRDefault="00E17078" w:rsidP="00E17078">
      <w:pPr>
        <w:jc w:val="both"/>
      </w:pPr>
      <w:r>
        <w:rPr>
          <w:rStyle w:val="Refdenotaalpie"/>
        </w:rPr>
        <w:footnoteRef/>
      </w:r>
      <w:r>
        <w:t xml:space="preserve"> Ferrer Beltrán, </w:t>
      </w:r>
      <w:r>
        <w:rPr>
          <w:i/>
          <w:iCs/>
        </w:rPr>
        <w:t>Prueba sin convicción</w:t>
      </w:r>
      <w:r>
        <w:t>, cit., pp. 154 y 155.</w:t>
      </w:r>
    </w:p>
  </w:footnote>
  <w:footnote w:id="613">
    <w:p w14:paraId="126D1DC7" w14:textId="77777777" w:rsidR="00E17078" w:rsidRDefault="00E17078" w:rsidP="00E17078">
      <w:pPr>
        <w:jc w:val="both"/>
      </w:pPr>
      <w:r>
        <w:rPr>
          <w:rStyle w:val="Refdenotaalpie"/>
        </w:rPr>
        <w:footnoteRef/>
      </w:r>
      <w:r>
        <w:t xml:space="preserve"> </w:t>
      </w:r>
      <w:r>
        <w:rPr>
          <w:i/>
          <w:iCs/>
        </w:rPr>
        <w:t>Ibidem</w:t>
      </w:r>
      <w:r>
        <w:t>, p. 156.</w:t>
      </w:r>
    </w:p>
  </w:footnote>
  <w:footnote w:id="614">
    <w:p w14:paraId="7F1C2338" w14:textId="77777777" w:rsidR="00E17078" w:rsidRDefault="00E17078" w:rsidP="00E17078">
      <w:pPr>
        <w:jc w:val="both"/>
      </w:pPr>
      <w:r>
        <w:rPr>
          <w:rStyle w:val="Refdenotaalpie"/>
        </w:rPr>
        <w:footnoteRef/>
      </w:r>
      <w:r>
        <w:t xml:space="preserve"> </w:t>
      </w:r>
      <w:r>
        <w:rPr>
          <w:i/>
          <w:iCs/>
        </w:rPr>
        <w:t>Ibidem</w:t>
      </w:r>
      <w:r>
        <w:t>, p. 156, nota 132.</w:t>
      </w:r>
    </w:p>
  </w:footnote>
  <w:footnote w:id="615">
    <w:p w14:paraId="758029EE" w14:textId="77777777" w:rsidR="00E17078" w:rsidRDefault="00E17078" w:rsidP="00E17078">
      <w:pPr>
        <w:jc w:val="both"/>
      </w:pPr>
      <w:r>
        <w:rPr>
          <w:rStyle w:val="Refdenotaalpie"/>
        </w:rPr>
        <w:footnoteRef/>
      </w:r>
      <w:r>
        <w:t xml:space="preserve"> </w:t>
      </w:r>
      <w:r>
        <w:rPr>
          <w:i/>
          <w:iCs/>
        </w:rPr>
        <w:t>Ibidem</w:t>
      </w:r>
      <w:r>
        <w:t>, p. 156.</w:t>
      </w:r>
    </w:p>
  </w:footnote>
  <w:footnote w:id="616">
    <w:p w14:paraId="50D582C6" w14:textId="77777777" w:rsidR="00E17078" w:rsidRDefault="00E17078" w:rsidP="00E17078">
      <w:pPr>
        <w:jc w:val="both"/>
      </w:pPr>
      <w:r>
        <w:rPr>
          <w:rStyle w:val="Refdenotaalpie"/>
        </w:rPr>
        <w:footnoteRef/>
      </w:r>
      <w:r>
        <w:t xml:space="preserve"> Ferrer Beltrán, </w:t>
      </w:r>
      <w:r>
        <w:rPr>
          <w:i/>
          <w:iCs/>
        </w:rPr>
        <w:t>Prueba sin convicción</w:t>
      </w:r>
      <w:r>
        <w:t xml:space="preserve">, cit., p. 157, donde cita la sentencia del Tribunal Europeo de Derechos Humanos en el caso </w:t>
      </w:r>
      <w:proofErr w:type="spellStart"/>
      <w:r>
        <w:t>Tendam</w:t>
      </w:r>
      <w:proofErr w:type="spellEnd"/>
      <w:r>
        <w:t xml:space="preserve"> contra España, de 13 de julio de 2010.</w:t>
      </w:r>
    </w:p>
  </w:footnote>
  <w:footnote w:id="617">
    <w:p w14:paraId="2A06D4C0" w14:textId="77777777" w:rsidR="00E17078" w:rsidRDefault="00E17078" w:rsidP="00E17078">
      <w:pPr>
        <w:jc w:val="both"/>
      </w:pPr>
      <w:r>
        <w:rPr>
          <w:rStyle w:val="Refdenotaalpie"/>
        </w:rPr>
        <w:footnoteRef/>
      </w:r>
      <w:r>
        <w:t xml:space="preserve"> </w:t>
      </w:r>
      <w:r>
        <w:rPr>
          <w:i/>
          <w:iCs/>
        </w:rPr>
        <w:t>Ibidem</w:t>
      </w:r>
      <w:r>
        <w:t>, p. 158.</w:t>
      </w:r>
    </w:p>
  </w:footnote>
  <w:footnote w:id="618">
    <w:p w14:paraId="631C9606" w14:textId="77777777" w:rsidR="00E17078" w:rsidRDefault="00E17078" w:rsidP="00E17078">
      <w:pPr>
        <w:jc w:val="both"/>
      </w:pPr>
      <w:r>
        <w:rPr>
          <w:rStyle w:val="Refdenotaalpie"/>
        </w:rPr>
        <w:footnoteRef/>
      </w:r>
      <w:r>
        <w:t xml:space="preserve"> </w:t>
      </w:r>
      <w:r>
        <w:rPr>
          <w:i/>
          <w:iCs/>
        </w:rPr>
        <w:t>Ibidem</w:t>
      </w:r>
      <w:r>
        <w:t>, pp. 158 y 159.</w:t>
      </w:r>
    </w:p>
  </w:footnote>
  <w:footnote w:id="619">
    <w:p w14:paraId="5AB460EF" w14:textId="77777777" w:rsidR="00E17078" w:rsidRDefault="00E17078" w:rsidP="00E17078">
      <w:pPr>
        <w:jc w:val="both"/>
      </w:pPr>
      <w:r>
        <w:rPr>
          <w:rStyle w:val="Refdenotaalpie"/>
        </w:rPr>
        <w:footnoteRef/>
      </w:r>
      <w:r>
        <w:t xml:space="preserve"> Ferrer Beltrán, </w:t>
      </w:r>
      <w:r>
        <w:rPr>
          <w:i/>
          <w:iCs/>
        </w:rPr>
        <w:t>Prueba sin convicción</w:t>
      </w:r>
      <w:r>
        <w:t>, cit., p. 159.</w:t>
      </w:r>
    </w:p>
  </w:footnote>
  <w:footnote w:id="620">
    <w:p w14:paraId="54F79B39" w14:textId="77777777" w:rsidR="00E17078" w:rsidRDefault="00E17078" w:rsidP="00E17078">
      <w:pPr>
        <w:jc w:val="both"/>
      </w:pPr>
      <w:r>
        <w:rPr>
          <w:rStyle w:val="Refdenotaalpie"/>
        </w:rPr>
        <w:footnoteRef/>
      </w:r>
      <w:r>
        <w:t xml:space="preserve"> </w:t>
      </w:r>
      <w:r>
        <w:rPr>
          <w:i/>
          <w:iCs/>
        </w:rPr>
        <w:t>Ibidem</w:t>
      </w:r>
      <w:r>
        <w:t>, p. 159, nota 139.</w:t>
      </w:r>
    </w:p>
  </w:footnote>
  <w:footnote w:id="621">
    <w:p w14:paraId="3A0AB0D9" w14:textId="77777777" w:rsidR="00E17078" w:rsidRDefault="00E17078" w:rsidP="00E17078">
      <w:pPr>
        <w:jc w:val="both"/>
      </w:pPr>
      <w:r>
        <w:rPr>
          <w:rStyle w:val="Refdenotaalpie"/>
        </w:rPr>
        <w:footnoteRef/>
      </w:r>
      <w:r>
        <w:t xml:space="preserve"> Ferrer Beltrán, </w:t>
      </w:r>
      <w:r>
        <w:rPr>
          <w:i/>
          <w:iCs/>
        </w:rPr>
        <w:t>Prueba sin convicción</w:t>
      </w:r>
      <w:r>
        <w:t>, cit., p. 154.</w:t>
      </w:r>
    </w:p>
  </w:footnote>
  <w:footnote w:id="622">
    <w:p w14:paraId="472F5830" w14:textId="77777777" w:rsidR="00E17078" w:rsidRDefault="00E17078" w:rsidP="00E17078">
      <w:pPr>
        <w:jc w:val="both"/>
      </w:pPr>
      <w:r>
        <w:rPr>
          <w:rStyle w:val="Refdenotaalpie"/>
        </w:rPr>
        <w:footnoteRef/>
      </w:r>
      <w:r>
        <w:t xml:space="preserve"> </w:t>
      </w:r>
      <w:r>
        <w:rPr>
          <w:i/>
          <w:iCs/>
        </w:rPr>
        <w:t>Ibidem</w:t>
      </w:r>
      <w:r>
        <w:t>, pp. 160 y 161.</w:t>
      </w:r>
    </w:p>
  </w:footnote>
  <w:footnote w:id="623">
    <w:p w14:paraId="7E56FDBA" w14:textId="77777777" w:rsidR="00E17078" w:rsidRDefault="00E17078" w:rsidP="00E17078">
      <w:pPr>
        <w:jc w:val="both"/>
      </w:pPr>
      <w:r>
        <w:rPr>
          <w:rStyle w:val="Refdenotaalpie"/>
        </w:rPr>
        <w:footnoteRef/>
      </w:r>
      <w:r>
        <w:t xml:space="preserve"> </w:t>
      </w:r>
      <w:r>
        <w:rPr>
          <w:i/>
          <w:iCs/>
        </w:rPr>
        <w:t>Ibidem</w:t>
      </w:r>
      <w:r>
        <w:t>, pp. 163 y 164.</w:t>
      </w:r>
    </w:p>
  </w:footnote>
  <w:footnote w:id="624">
    <w:p w14:paraId="6A50D608" w14:textId="77777777" w:rsidR="00E17078" w:rsidRDefault="00E17078" w:rsidP="00E17078">
      <w:pPr>
        <w:jc w:val="both"/>
      </w:pPr>
      <w:r>
        <w:rPr>
          <w:rStyle w:val="Refdenotaalpie"/>
        </w:rPr>
        <w:footnoteRef/>
      </w:r>
      <w:r>
        <w:t xml:space="preserve"> </w:t>
      </w:r>
      <w:r>
        <w:rPr>
          <w:i/>
          <w:iCs/>
        </w:rPr>
        <w:t>Ibidem</w:t>
      </w:r>
      <w:r>
        <w:t>, pp. 166 y 167.</w:t>
      </w:r>
    </w:p>
  </w:footnote>
  <w:footnote w:id="625">
    <w:p w14:paraId="3A2FEEB6" w14:textId="77777777" w:rsidR="00E17078" w:rsidRDefault="00E17078" w:rsidP="00E17078">
      <w:pPr>
        <w:jc w:val="both"/>
      </w:pPr>
      <w:r>
        <w:rPr>
          <w:rStyle w:val="Refdenotaalpie"/>
        </w:rPr>
        <w:footnoteRef/>
      </w:r>
      <w:r>
        <w:t xml:space="preserve"> </w:t>
      </w:r>
      <w:r>
        <w:rPr>
          <w:i/>
          <w:iCs/>
        </w:rPr>
        <w:t>Ibidem</w:t>
      </w:r>
      <w:r>
        <w:t>, pp. 168 y 169.</w:t>
      </w:r>
    </w:p>
  </w:footnote>
  <w:footnote w:id="626">
    <w:p w14:paraId="5BE594FB" w14:textId="77777777" w:rsidR="00E17078" w:rsidRDefault="00E17078" w:rsidP="00E17078">
      <w:pPr>
        <w:jc w:val="both"/>
      </w:pPr>
      <w:r>
        <w:rPr>
          <w:rStyle w:val="Refdenotaalpie"/>
        </w:rPr>
        <w:footnoteRef/>
      </w:r>
      <w:r>
        <w:t xml:space="preserve"> </w:t>
      </w:r>
      <w:r>
        <w:rPr>
          <w:i/>
          <w:iCs/>
        </w:rPr>
        <w:t>Ibidem</w:t>
      </w:r>
      <w:r>
        <w:t>, pp. 169 y 170.</w:t>
      </w:r>
    </w:p>
  </w:footnote>
  <w:footnote w:id="627">
    <w:p w14:paraId="11914B5C" w14:textId="77777777" w:rsidR="00E17078" w:rsidRDefault="00E17078" w:rsidP="00E17078">
      <w:pPr>
        <w:jc w:val="both"/>
      </w:pPr>
      <w:r>
        <w:rPr>
          <w:rStyle w:val="Refdenotaalpie"/>
        </w:rPr>
        <w:footnoteRef/>
      </w:r>
      <w:r>
        <w:t xml:space="preserve"> </w:t>
      </w:r>
      <w:r>
        <w:rPr>
          <w:i/>
          <w:iCs/>
        </w:rPr>
        <w:t>Ibidem</w:t>
      </w:r>
      <w:r>
        <w:t>, p. 166.</w:t>
      </w:r>
    </w:p>
  </w:footnote>
  <w:footnote w:id="628">
    <w:p w14:paraId="0E04CAA9" w14:textId="77777777" w:rsidR="00E17078" w:rsidRDefault="00E17078" w:rsidP="00E17078">
      <w:pPr>
        <w:jc w:val="both"/>
      </w:pPr>
      <w:r>
        <w:rPr>
          <w:rStyle w:val="Refdenotaalpie"/>
        </w:rPr>
        <w:footnoteRef/>
      </w:r>
      <w:r>
        <w:t xml:space="preserve"> Código Nacional de Procedimientos Penales, artículos 141 y 316, fracción III, texto consultado con última reforma publicada en el </w:t>
      </w:r>
      <w:r>
        <w:rPr>
          <w:i/>
          <w:iCs/>
        </w:rPr>
        <w:t>Diario Oficial de la Federación</w:t>
      </w:r>
      <w:r>
        <w:t xml:space="preserve"> el 28 de noviembre de 2025.</w:t>
      </w:r>
    </w:p>
  </w:footnote>
  <w:footnote w:id="629">
    <w:p w14:paraId="68DF7EBF" w14:textId="77777777" w:rsidR="00E17078" w:rsidRDefault="00E17078" w:rsidP="00E17078">
      <w:pPr>
        <w:jc w:val="both"/>
      </w:pPr>
      <w:r>
        <w:rPr>
          <w:rStyle w:val="Refdenotaalpie"/>
        </w:rPr>
        <w:footnoteRef/>
      </w:r>
      <w:r>
        <w:t xml:space="preserve"> </w:t>
      </w:r>
      <w:r>
        <w:rPr>
          <w:i/>
          <w:iCs/>
        </w:rPr>
        <w:t>Ibidem</w:t>
      </w:r>
      <w:r>
        <w:t>, artículos 359 y 402.</w:t>
      </w:r>
    </w:p>
  </w:footnote>
  <w:footnote w:id="630">
    <w:p w14:paraId="610E5EEB" w14:textId="77777777" w:rsidR="00E17078" w:rsidRDefault="00E17078" w:rsidP="00E17078">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631">
    <w:p w14:paraId="7F5C4F09" w14:textId="77777777" w:rsidR="00E17078" w:rsidRDefault="00E17078" w:rsidP="00E17078">
      <w:pPr>
        <w:jc w:val="both"/>
      </w:pPr>
      <w:r>
        <w:rPr>
          <w:rStyle w:val="Refdenotaalpie"/>
        </w:rPr>
        <w:footnoteRef/>
      </w:r>
      <w:r>
        <w:t xml:space="preserve"> Allen, Ronald J., Los estándares de prueba y los límites del análisis jurídico, en Vázquez (ed.), </w:t>
      </w:r>
      <w:r>
        <w:rPr>
          <w:i/>
          <w:iCs/>
        </w:rPr>
        <w:t>Estándares de prueba y prueba científica</w:t>
      </w:r>
      <w:r>
        <w:t>, cit., p. 49.</w:t>
      </w:r>
    </w:p>
  </w:footnote>
  <w:footnote w:id="632">
    <w:p w14:paraId="1350FB2B" w14:textId="77777777" w:rsidR="00E17078" w:rsidRDefault="00E17078" w:rsidP="00E17078">
      <w:pPr>
        <w:jc w:val="both"/>
      </w:pPr>
      <w:r>
        <w:rPr>
          <w:rStyle w:val="Refdenotaalpie"/>
        </w:rPr>
        <w:footnoteRef/>
      </w:r>
      <w:r>
        <w:t xml:space="preserve"> Pardo, Michael S., Estándares de prueba y teoría de la prueba, en Vázquez (ed.), </w:t>
      </w:r>
      <w:r>
        <w:rPr>
          <w:i/>
          <w:iCs/>
        </w:rPr>
        <w:t>Estándares de prueba y prueba científica</w:t>
      </w:r>
      <w:r>
        <w:t>, cit., p. 103.</w:t>
      </w:r>
    </w:p>
  </w:footnote>
  <w:footnote w:id="633">
    <w:p w14:paraId="24C04D81" w14:textId="77777777" w:rsidR="00E17078" w:rsidRDefault="00E17078" w:rsidP="00E17078">
      <w:pPr>
        <w:jc w:val="both"/>
      </w:pPr>
      <w:r>
        <w:rPr>
          <w:rStyle w:val="Refdenotaalpie"/>
        </w:rPr>
        <w:footnoteRef/>
      </w:r>
      <w:r>
        <w:t xml:space="preserve"> Ferrer Beltrán, </w:t>
      </w:r>
      <w:r>
        <w:rPr>
          <w:i/>
          <w:iCs/>
        </w:rPr>
        <w:t>Prueba sin convicción</w:t>
      </w:r>
      <w:r>
        <w:t>, cit., p. 163.</w:t>
      </w:r>
    </w:p>
  </w:footnote>
  <w:footnote w:id="634">
    <w:p w14:paraId="006A2024"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35">
    <w:p w14:paraId="025FA321" w14:textId="77777777" w:rsidR="00E17078" w:rsidRDefault="00E17078" w:rsidP="00E17078">
      <w:pPr>
        <w:jc w:val="both"/>
      </w:pPr>
      <w:r>
        <w:rPr>
          <w:rStyle w:val="Refdenotaalpie"/>
        </w:rPr>
        <w:footnoteRef/>
      </w:r>
      <w:r>
        <w:t xml:space="preserve"> Ferrer Beltrán, </w:t>
      </w:r>
      <w:r>
        <w:rPr>
          <w:i/>
          <w:iCs/>
        </w:rPr>
        <w:t>Prueba sin convicción</w:t>
      </w:r>
      <w:r>
        <w:t>, cit., p. 64.</w:t>
      </w:r>
    </w:p>
  </w:footnote>
  <w:footnote w:id="636">
    <w:p w14:paraId="2A01D63F" w14:textId="77777777" w:rsidR="00E17078" w:rsidRDefault="00E17078" w:rsidP="00E17078">
      <w:pPr>
        <w:jc w:val="both"/>
      </w:pPr>
      <w:r>
        <w:rPr>
          <w:rStyle w:val="Refdenotaalpie"/>
        </w:rPr>
        <w:footnoteRef/>
      </w:r>
      <w:r>
        <w:t xml:space="preserve"> Proyecto de Rodríguez Mondragón, cit., párrafo 99, p. 93 del voto.</w:t>
      </w:r>
    </w:p>
  </w:footnote>
  <w:footnote w:id="637">
    <w:p w14:paraId="23850923"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38">
    <w:p w14:paraId="584946B6" w14:textId="77777777" w:rsidR="00E17078" w:rsidRDefault="00E17078" w:rsidP="00E17078">
      <w:pPr>
        <w:jc w:val="both"/>
      </w:pPr>
      <w:r>
        <w:rPr>
          <w:rStyle w:val="Refdenotaalpie"/>
        </w:rPr>
        <w:footnoteRef/>
      </w:r>
      <w:r>
        <w:t xml:space="preserve"> Laudan, Larry, </w:t>
      </w:r>
      <w:r>
        <w:rPr>
          <w:i/>
          <w:iCs/>
        </w:rPr>
        <w:t xml:space="preserve">Truth, Error, and Criminal Law. </w:t>
      </w:r>
      <w:proofErr w:type="spellStart"/>
      <w:r>
        <w:rPr>
          <w:i/>
          <w:iCs/>
        </w:rPr>
        <w:t>An</w:t>
      </w:r>
      <w:proofErr w:type="spellEnd"/>
      <w:r>
        <w:rPr>
          <w:i/>
          <w:iCs/>
        </w:rPr>
        <w:t xml:space="preserve"> Essay in Legal </w:t>
      </w:r>
      <w:proofErr w:type="spellStart"/>
      <w:r>
        <w:rPr>
          <w:i/>
          <w:iCs/>
        </w:rPr>
        <w:t>Epistemology</w:t>
      </w:r>
      <w:proofErr w:type="spellEnd"/>
      <w:r>
        <w:t xml:space="preserve">, Cambridge, Cambridge </w:t>
      </w:r>
      <w:proofErr w:type="spellStart"/>
      <w:r>
        <w:t>University</w:t>
      </w:r>
      <w:proofErr w:type="spellEnd"/>
      <w:r>
        <w:t xml:space="preserve"> Press, 2006, p. 1.</w:t>
      </w:r>
    </w:p>
  </w:footnote>
  <w:footnote w:id="639">
    <w:p w14:paraId="0E2AA6B0" w14:textId="77777777" w:rsidR="00E17078" w:rsidRDefault="00E17078" w:rsidP="00E17078">
      <w:pPr>
        <w:jc w:val="both"/>
      </w:pPr>
      <w:r>
        <w:rPr>
          <w:rStyle w:val="Refdenotaalpie"/>
        </w:rPr>
        <w:footnoteRef/>
      </w:r>
      <w:r>
        <w:t xml:space="preserve"> Ferrer Beltrán, Jordi, </w:t>
      </w:r>
      <w:r>
        <w:rPr>
          <w:i/>
          <w:iCs/>
        </w:rPr>
        <w:t>Prueba sin convicción. Estándares de prueba y debido proceso</w:t>
      </w:r>
      <w:r>
        <w:t>, Madrid, Marcial Pons, 2021, p. 64.</w:t>
      </w:r>
    </w:p>
  </w:footnote>
  <w:footnote w:id="640">
    <w:p w14:paraId="15495700" w14:textId="77777777" w:rsidR="00E17078" w:rsidRDefault="00E17078" w:rsidP="00E17078">
      <w:pPr>
        <w:jc w:val="both"/>
      </w:pPr>
      <w:r>
        <w:rPr>
          <w:rStyle w:val="Refdenotaalpie"/>
        </w:rPr>
        <w:footnoteRef/>
      </w:r>
      <w:r>
        <w:t xml:space="preserve"> Sala Superior del Tribunal Electoral del Poder Judicial de la Federación, SUP-JIN-194/2025 y acumulados, sentencia de 20 de agosto de 2025, párrafo 45, p. 9.</w:t>
      </w:r>
    </w:p>
  </w:footnote>
  <w:footnote w:id="641">
    <w:p w14:paraId="399B6328" w14:textId="77777777" w:rsidR="00E17078" w:rsidRDefault="00E17078" w:rsidP="00E17078">
      <w:pPr>
        <w:jc w:val="both"/>
      </w:pPr>
      <w:r>
        <w:rPr>
          <w:rStyle w:val="Refdenotaalpie"/>
        </w:rPr>
        <w:footnoteRef/>
      </w:r>
      <w:r>
        <w:t xml:space="preserve"> Constitución Política de los Estados Unidos Mexicanos, artículo 41, base V, apartado A, texto consultado con últimas reformas publicadas en el </w:t>
      </w:r>
      <w:r>
        <w:rPr>
          <w:i/>
          <w:iCs/>
        </w:rPr>
        <w:t>Diario Oficial de la Federación</w:t>
      </w:r>
      <w:r>
        <w:t xml:space="preserve"> el 2 de junio de 2026.</w:t>
      </w:r>
    </w:p>
  </w:footnote>
  <w:footnote w:id="642">
    <w:p w14:paraId="1937CC4D" w14:textId="77777777" w:rsidR="00E17078" w:rsidRDefault="00E17078" w:rsidP="00E17078">
      <w:pPr>
        <w:jc w:val="both"/>
      </w:pPr>
      <w:r>
        <w:rPr>
          <w:rStyle w:val="Refdenotaalpie"/>
        </w:rPr>
        <w:footnoteRef/>
      </w:r>
      <w:r>
        <w:t xml:space="preserve"> Proyecto de sentencia presentado por el magistrado Reyes Rodríguez Mondragón en el SUP-JIN-194/2025 y acumulados, reproducido en su voto particular, párrafo 493, pp. 243 y 244 del voto.</w:t>
      </w:r>
    </w:p>
  </w:footnote>
  <w:footnote w:id="643">
    <w:p w14:paraId="0CA5667D" w14:textId="77777777" w:rsidR="00E17078" w:rsidRDefault="00E17078" w:rsidP="00E17078">
      <w:pPr>
        <w:jc w:val="both"/>
      </w:pPr>
      <w:r>
        <w:rPr>
          <w:rStyle w:val="Refdenotaalpie"/>
        </w:rPr>
        <w:footnoteRef/>
      </w:r>
      <w:r>
        <w:t xml:space="preserve"> </w:t>
      </w:r>
      <w:r>
        <w:rPr>
          <w:i/>
          <w:iCs/>
        </w:rPr>
        <w:t>Ibidem</w:t>
      </w:r>
      <w:r>
        <w:t>, párrafo 478, p. 239 del voto.</w:t>
      </w:r>
    </w:p>
  </w:footnote>
  <w:footnote w:id="644">
    <w:p w14:paraId="40598BF2" w14:textId="77777777" w:rsidR="00E17078" w:rsidRDefault="00E17078" w:rsidP="00E17078">
      <w:pPr>
        <w:jc w:val="both"/>
      </w:pPr>
      <w:r>
        <w:rPr>
          <w:rStyle w:val="Refdenotaalpie"/>
        </w:rPr>
        <w:footnoteRef/>
      </w:r>
      <w:r>
        <w:t xml:space="preserve"> Constitución Política de los Estados Unidos Mexicanos, artículo 41, base VI, párrafo primero.</w:t>
      </w:r>
    </w:p>
  </w:footnote>
  <w:footnote w:id="645">
    <w:p w14:paraId="465AA824" w14:textId="77777777" w:rsidR="00E17078" w:rsidRDefault="00E17078" w:rsidP="00E17078">
      <w:pPr>
        <w:jc w:val="both"/>
      </w:pPr>
      <w:r>
        <w:rPr>
          <w:rStyle w:val="Refdenotaalpie"/>
        </w:rPr>
        <w:footnoteRef/>
      </w:r>
      <w:r>
        <w:t xml:space="preserve"> Ley General del Sistema de Medios de Impugnación en Materia Electoral, artículo 72, párrafo 1, texto consultado con última reforma publicada en el </w:t>
      </w:r>
      <w:r>
        <w:rPr>
          <w:i/>
          <w:iCs/>
        </w:rPr>
        <w:t>Diario Oficial de la Federación</w:t>
      </w:r>
      <w:r>
        <w:t xml:space="preserve"> el 14 de noviembre de 2025.</w:t>
      </w:r>
    </w:p>
  </w:footnote>
  <w:footnote w:id="646">
    <w:p w14:paraId="1EF15621" w14:textId="77777777" w:rsidR="00E17078" w:rsidRDefault="00E17078" w:rsidP="00E17078">
      <w:pPr>
        <w:jc w:val="both"/>
      </w:pPr>
      <w:r>
        <w:rPr>
          <w:rStyle w:val="Refdenotaalpie"/>
        </w:rPr>
        <w:footnoteRef/>
      </w:r>
      <w:r>
        <w:t xml:space="preserve"> Constitución Política de los Estados Unidos Mexicanos, artículo 35, fracción I.</w:t>
      </w:r>
    </w:p>
  </w:footnote>
  <w:footnote w:id="647">
    <w:p w14:paraId="2B81FCCB" w14:textId="77777777" w:rsidR="00E17078" w:rsidRDefault="00E17078" w:rsidP="00E17078">
      <w:pPr>
        <w:jc w:val="both"/>
      </w:pPr>
      <w:r>
        <w:rPr>
          <w:rStyle w:val="Refdenotaalpie"/>
        </w:rPr>
        <w:footnoteRef/>
      </w:r>
      <w:r>
        <w:t xml:space="preserve"> </w:t>
      </w:r>
      <w:r>
        <w:rPr>
          <w:i/>
          <w:iCs/>
        </w:rPr>
        <w:t>Ibidem</w:t>
      </w:r>
      <w:r>
        <w:t>, artículo 41, párrafo tercero.</w:t>
      </w:r>
    </w:p>
  </w:footnote>
  <w:footnote w:id="648">
    <w:p w14:paraId="34CBB231" w14:textId="77777777" w:rsidR="00E17078" w:rsidRDefault="00E17078" w:rsidP="00E17078">
      <w:pPr>
        <w:jc w:val="both"/>
      </w:pPr>
      <w:r>
        <w:rPr>
          <w:rStyle w:val="Refdenotaalpie"/>
        </w:rPr>
        <w:footnoteRef/>
      </w:r>
      <w:r>
        <w:t xml:space="preserve"> Proyecto de Rodríguez Mondragón, cit., párrafos 481 y 482 y nota 146, p. 241 del voto.</w:t>
      </w:r>
    </w:p>
  </w:footnote>
  <w:footnote w:id="649">
    <w:p w14:paraId="057FCF5B" w14:textId="77777777" w:rsidR="00E17078" w:rsidRDefault="00E17078" w:rsidP="00E17078">
      <w:pPr>
        <w:jc w:val="both"/>
      </w:pPr>
      <w:r>
        <w:rPr>
          <w:rStyle w:val="Refdenotaalpie"/>
        </w:rPr>
        <w:footnoteRef/>
      </w:r>
      <w:r>
        <w:t xml:space="preserve"> Jurisprudencia 9/98, PRINCIPIO DE CONSERVACIÓN DE LOS ACTOS PÚBLICOS VÁLIDAMENTE CELEBRADOS. SU APLICACIÓN EN LA DETERMINACIÓN DE LA NULIDAD DE CIERTA VOTACIÓN, CÓMPUTO O ELECCIÓN, </w:t>
      </w:r>
      <w:r>
        <w:rPr>
          <w:i/>
          <w:iCs/>
        </w:rPr>
        <w:t>Justicia Electoral. Revista del Tribunal Electoral del Poder Judicial de la Federación</w:t>
      </w:r>
      <w:r>
        <w:t>, suplemento 2, 1998, pp. 19 y 20.</w:t>
      </w:r>
    </w:p>
  </w:footnote>
  <w:footnote w:id="650">
    <w:p w14:paraId="13428976" w14:textId="77777777" w:rsidR="00E17078" w:rsidRDefault="00E17078" w:rsidP="00E17078">
      <w:pPr>
        <w:jc w:val="both"/>
      </w:pPr>
      <w:r>
        <w:rPr>
          <w:rStyle w:val="Refdenotaalpie"/>
        </w:rPr>
        <w:footnoteRef/>
      </w:r>
      <w:r>
        <w:t xml:space="preserve"> Constitución Política de los Estados Unidos Mexicanos, artículo 99, párrafo cuarto, fracción IV.</w:t>
      </w:r>
    </w:p>
  </w:footnote>
  <w:footnote w:id="651">
    <w:p w14:paraId="7AA03E91" w14:textId="77777777" w:rsidR="00E17078" w:rsidRDefault="00E17078" w:rsidP="00E17078">
      <w:pPr>
        <w:jc w:val="both"/>
      </w:pPr>
      <w:r>
        <w:rPr>
          <w:rStyle w:val="Refdenotaalpie"/>
        </w:rPr>
        <w:footnoteRef/>
      </w:r>
      <w:r>
        <w:t xml:space="preserve"> </w:t>
      </w:r>
      <w:r>
        <w:rPr>
          <w:i/>
          <w:iCs/>
        </w:rPr>
        <w:t>Ibidem</w:t>
      </w:r>
      <w:r>
        <w:t>, artículo 83.</w:t>
      </w:r>
    </w:p>
  </w:footnote>
  <w:footnote w:id="652">
    <w:p w14:paraId="708D448C" w14:textId="77777777" w:rsidR="00E17078" w:rsidRDefault="00E17078" w:rsidP="00E17078">
      <w:pPr>
        <w:jc w:val="both"/>
      </w:pPr>
      <w:r>
        <w:rPr>
          <w:rStyle w:val="Refdenotaalpie"/>
        </w:rPr>
        <w:footnoteRef/>
      </w:r>
      <w:r>
        <w:t xml:space="preserve"> </w:t>
      </w:r>
      <w:r>
        <w:rPr>
          <w:i/>
          <w:iCs/>
        </w:rPr>
        <w:t>Ibidem</w:t>
      </w:r>
      <w:r>
        <w:t>, artículo 41, base VI, último párrafo.</w:t>
      </w:r>
    </w:p>
  </w:footnote>
  <w:footnote w:id="653">
    <w:p w14:paraId="768BA312" w14:textId="77777777" w:rsidR="00E17078" w:rsidRDefault="00E17078" w:rsidP="00E17078">
      <w:pPr>
        <w:jc w:val="both"/>
      </w:pPr>
      <w:r>
        <w:rPr>
          <w:rStyle w:val="Refdenotaalpie"/>
        </w:rPr>
        <w:footnoteRef/>
      </w:r>
      <w:r>
        <w:t xml:space="preserve"> Voto particular del magistrado Reyes Rodríguez Mondragón en el SUP-JIN-194/2025 y acumulados, pp. 50 y 51 del voto.</w:t>
      </w:r>
    </w:p>
  </w:footnote>
  <w:footnote w:id="654">
    <w:p w14:paraId="65FBDF40" w14:textId="77777777" w:rsidR="00E17078" w:rsidRDefault="00E17078" w:rsidP="00E17078">
      <w:pPr>
        <w:jc w:val="both"/>
      </w:pPr>
      <w:r>
        <w:rPr>
          <w:rStyle w:val="Refdenotaalpie"/>
        </w:rPr>
        <w:footnoteRef/>
      </w:r>
      <w:r>
        <w:t xml:space="preserve"> Laudan, </w:t>
      </w:r>
      <w:r>
        <w:rPr>
          <w:i/>
          <w:iCs/>
        </w:rPr>
        <w:t>Truth, Error, and Criminal Law</w:t>
      </w:r>
      <w:r>
        <w:t>, cit., p. 29.</w:t>
      </w:r>
    </w:p>
  </w:footnote>
  <w:footnote w:id="655">
    <w:p w14:paraId="0AB081E1" w14:textId="77777777" w:rsidR="00E17078" w:rsidRDefault="00E17078" w:rsidP="00E17078">
      <w:pPr>
        <w:jc w:val="both"/>
      </w:pPr>
      <w:r>
        <w:rPr>
          <w:rStyle w:val="Refdenotaalpie"/>
        </w:rPr>
        <w:footnoteRef/>
      </w:r>
      <w:r>
        <w:t xml:space="preserve"> Código Nacional de Procedimientos Penales, artículos 359 y 402, texto consultado con última reforma publicada en el </w:t>
      </w:r>
      <w:r>
        <w:rPr>
          <w:i/>
          <w:iCs/>
        </w:rPr>
        <w:t>Diario Oficial de la Federación</w:t>
      </w:r>
      <w:r>
        <w:t xml:space="preserve"> el 28 de noviembre de 2025.</w:t>
      </w:r>
    </w:p>
  </w:footnote>
  <w:footnote w:id="656">
    <w:p w14:paraId="3073503C" w14:textId="77777777" w:rsidR="00E17078" w:rsidRDefault="00E17078" w:rsidP="00E17078">
      <w:pPr>
        <w:jc w:val="both"/>
      </w:pPr>
      <w:r>
        <w:rPr>
          <w:rStyle w:val="Refdenotaalpie"/>
        </w:rPr>
        <w:footnoteRef/>
      </w:r>
      <w:r>
        <w:t xml:space="preserve"> Ferrer Beltrán, </w:t>
      </w:r>
      <w:r>
        <w:rPr>
          <w:i/>
          <w:iCs/>
        </w:rPr>
        <w:t>Prueba sin convicción</w:t>
      </w:r>
      <w:r>
        <w:t>, cit., p. 116.</w:t>
      </w:r>
    </w:p>
  </w:footnote>
  <w:footnote w:id="657">
    <w:p w14:paraId="52D9C9D0" w14:textId="77777777" w:rsidR="00E17078" w:rsidRDefault="00E17078" w:rsidP="00E17078">
      <w:pPr>
        <w:jc w:val="both"/>
      </w:pPr>
      <w:r>
        <w:rPr>
          <w:rStyle w:val="Refdenotaalpie"/>
        </w:rPr>
        <w:footnoteRef/>
      </w:r>
      <w:r>
        <w:t xml:space="preserve"> Ley General del Sistema de Medios de Impugnación en Materia Electoral, artículo 15, párrafo 2.</w:t>
      </w:r>
    </w:p>
  </w:footnote>
  <w:footnote w:id="658">
    <w:p w14:paraId="08201D5D" w14:textId="77777777" w:rsidR="00E17078" w:rsidRDefault="00E17078" w:rsidP="00E17078">
      <w:pPr>
        <w:jc w:val="both"/>
      </w:pPr>
      <w:r>
        <w:rPr>
          <w:rStyle w:val="Refdenotaalpie"/>
        </w:rPr>
        <w:footnoteRef/>
      </w:r>
      <w:r>
        <w:t xml:space="preserve"> Constitución Política de los Estados Unidos Mexicanos, artículo 41, base VI, párrafo </w:t>
      </w:r>
      <w:r>
        <w:t xml:space="preserve">cuarto</w:t>
      </w:r>
      <w:r>
        <w:t xml:space="preserve">.</w:t>
      </w:r>
    </w:p>
  </w:footnote>
  <w:footnote w:id="659">
    <w:p w14:paraId="5313225F" w14:textId="77777777" w:rsidR="00E17078" w:rsidRDefault="00E17078" w:rsidP="00E17078">
      <w:pPr>
        <w:jc w:val="both"/>
      </w:pPr>
      <w:r>
        <w:rPr>
          <w:rStyle w:val="Refdenotaalpie"/>
        </w:rPr>
        <w:footnoteRef/>
      </w:r>
      <w:r>
        <w:t xml:space="preserve"> Ley General del Sistema de Medios de Impugnación en Materia Electoral, artículo 16, párrafo 3.</w:t>
      </w:r>
    </w:p>
  </w:footnote>
  <w:footnote w:id="660">
    <w:p w14:paraId="201A6916" w14:textId="77777777" w:rsidR="00E17078" w:rsidRDefault="00E17078" w:rsidP="00E17078">
      <w:pPr>
        <w:jc w:val="both"/>
      </w:pPr>
      <w:r>
        <w:rPr>
          <w:rStyle w:val="Refdenotaalpie"/>
        </w:rPr>
        <w:footnoteRef/>
      </w:r>
      <w:r>
        <w:t xml:space="preserve"> Ferrer Beltrán, </w:t>
      </w:r>
      <w:r>
        <w:rPr>
          <w:i/>
          <w:iCs/>
        </w:rPr>
        <w:t>Prueba sin convicción</w:t>
      </w:r>
      <w:r>
        <w:t>, cit., p. 149.</w:t>
      </w:r>
    </w:p>
  </w:footnote>
  <w:footnote w:id="661">
    <w:p w14:paraId="4AF0B856" w14:textId="77777777" w:rsidR="00256ADA" w:rsidRDefault="00256ADA" w:rsidP="00256ADA">
      <w:pPr>
        <w:jc w:val="both"/>
      </w:pPr>
      <w:r>
        <w:rPr>
          <w:rStyle w:val="Refdenotaalpie"/>
        </w:rPr>
        <w:footnoteRef/>
      </w:r>
      <w:r>
        <w:t xml:space="preserve"> Ley General del Sistema de Medios de Impugnación en Materia Electoral, artículo 16, párrafos 1 a 3, texto consultado con última reforma publicada en el </w:t>
      </w:r>
      <w:r>
        <w:rPr>
          <w:i/>
          <w:iCs/>
        </w:rPr>
        <w:t>Diario Oficial de la Federación</w:t>
      </w:r>
      <w:r>
        <w:t xml:space="preserve"> el 14 de noviembre de 2025.</w:t>
      </w:r>
    </w:p>
  </w:footnote>
  <w:footnote w:id="662">
    <w:p w14:paraId="0FDCA02D" w14:textId="77777777" w:rsidR="00256ADA" w:rsidRDefault="00256ADA" w:rsidP="00256ADA">
      <w:pPr>
        <w:jc w:val="both"/>
      </w:pPr>
      <w:r>
        <w:rPr>
          <w:rStyle w:val="Refdenotaalpie"/>
        </w:rPr>
        <w:footnoteRef/>
      </w:r>
      <w:r>
        <w:t xml:space="preserve"> Ferrer Beltrán, Jordi, </w:t>
      </w:r>
      <w:r>
        <w:rPr>
          <w:i/>
          <w:iCs/>
        </w:rPr>
        <w:t>Prueba sin convicción. Estándares de prueba y debido proceso</w:t>
      </w:r>
      <w:r>
        <w:t>, Madrid, Marcial Pons, 2021, p. 29 y nota 1.</w:t>
      </w:r>
    </w:p>
  </w:footnote>
  <w:footnote w:id="663">
    <w:p w14:paraId="1DF9852A"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64">
    <w:p w14:paraId="0876532F" w14:textId="77777777" w:rsidR="00256ADA" w:rsidRDefault="00256ADA" w:rsidP="00256ADA">
      <w:pPr>
        <w:jc w:val="both"/>
      </w:pPr>
      <w:r>
        <w:rPr>
          <w:rStyle w:val="Refdenotaalpie"/>
        </w:rPr>
        <w:footnoteRef/>
      </w:r>
      <w:r>
        <w:t xml:space="preserve"> </w:t>
      </w:r>
      <w:r>
        <w:rPr>
          <w:i/>
          <w:iCs/>
        </w:rPr>
        <w:t>Ibidem</w:t>
      </w:r>
      <w:r>
        <w:t>, p. 30.</w:t>
      </w:r>
    </w:p>
  </w:footnote>
  <w:footnote w:id="665">
    <w:p w14:paraId="3E61EB05" w14:textId="77777777" w:rsidR="00256ADA" w:rsidRDefault="00256ADA" w:rsidP="00256ADA">
      <w:pPr>
        <w:jc w:val="both"/>
      </w:pPr>
      <w:r>
        <w:rPr>
          <w:rStyle w:val="Refdenotaalpie"/>
        </w:rPr>
        <w:footnoteRef/>
      </w:r>
      <w:r>
        <w:t xml:space="preserve"> </w:t>
      </w:r>
      <w:r>
        <w:rPr>
          <w:i/>
          <w:iCs/>
        </w:rPr>
        <w:t>Ibidem</w:t>
      </w:r>
      <w:r>
        <w:t>, p. 33.</w:t>
      </w:r>
    </w:p>
  </w:footnote>
  <w:footnote w:id="666">
    <w:p w14:paraId="4D81FA74" w14:textId="77777777" w:rsidR="00256ADA" w:rsidRDefault="00256ADA" w:rsidP="00256ADA">
      <w:pPr>
        <w:jc w:val="both"/>
      </w:pPr>
      <w:r>
        <w:rPr>
          <w:rStyle w:val="Refdenotaalpie"/>
        </w:rPr>
        <w:footnoteRef/>
      </w:r>
      <w:r>
        <w:t xml:space="preserve"> Tesis 1a. CCXVIII/2015 (10a.), IN DUBIO PRO REO. EL CONCEPTO DE DUDA ASOCIADO A ESTE PRINCIPIO NO DEBE ENTENDERSE COMO LA FALTA DE CONVICCIÓN O LA INDETERMINACIÓN DEL ÁNIMO O PENSAMIENTO DEL JUZGADOR, </w:t>
      </w:r>
      <w:r>
        <w:rPr>
          <w:i/>
          <w:iCs/>
        </w:rPr>
        <w:t>Gaceta del Semanario Judicial de la Federación</w:t>
      </w:r>
      <w:r>
        <w:t xml:space="preserve">, Décima Época, libro 19, junio de 2015, t. I, p. 589, registro digital 2009462. Ferrer Beltrán la cita en </w:t>
      </w:r>
      <w:r>
        <w:rPr>
          <w:i/>
          <w:iCs/>
        </w:rPr>
        <w:t>Prueba sin convicción</w:t>
      </w:r>
      <w:r>
        <w:t>, cit., p. 31, nota 4.</w:t>
      </w:r>
    </w:p>
  </w:footnote>
  <w:footnote w:id="667">
    <w:p w14:paraId="0E72139A" w14:textId="77777777" w:rsidR="00256ADA" w:rsidRDefault="00256ADA" w:rsidP="00256ADA">
      <w:pPr>
        <w:jc w:val="both"/>
      </w:pPr>
      <w:r>
        <w:rPr>
          <w:rStyle w:val="Refdenotaalpie"/>
        </w:rPr>
        <w:footnoteRef/>
      </w:r>
      <w:r>
        <w:t xml:space="preserve"> Ferrer Beltrán, </w:t>
      </w:r>
      <w:r>
        <w:rPr>
          <w:i/>
          <w:iCs/>
        </w:rPr>
        <w:t>Prueba sin convicción</w:t>
      </w:r>
      <w:r>
        <w:t>, cit., p. 33.</w:t>
      </w:r>
    </w:p>
  </w:footnote>
  <w:footnote w:id="668">
    <w:p w14:paraId="4966BE28" w14:textId="77777777" w:rsidR="00256ADA" w:rsidRDefault="00256ADA" w:rsidP="00256ADA">
      <w:pPr>
        <w:jc w:val="both"/>
      </w:pPr>
      <w:r>
        <w:rPr>
          <w:rStyle w:val="Refdenotaalpie"/>
        </w:rPr>
        <w:footnoteRef/>
      </w:r>
      <w:r>
        <w:t xml:space="preserve"> </w:t>
      </w:r>
      <w:r>
        <w:rPr>
          <w:i/>
          <w:iCs/>
        </w:rPr>
        <w:t>Ibidem</w:t>
      </w:r>
      <w:r>
        <w:t>, p. 34.</w:t>
      </w:r>
    </w:p>
  </w:footnote>
  <w:footnote w:id="669">
    <w:p w14:paraId="0599DBC0" w14:textId="77777777" w:rsidR="00256ADA" w:rsidRDefault="00256ADA" w:rsidP="00256ADA">
      <w:pPr>
        <w:jc w:val="both"/>
      </w:pPr>
      <w:r>
        <w:rPr>
          <w:rStyle w:val="Refdenotaalpie"/>
        </w:rPr>
        <w:footnoteRef/>
      </w:r>
      <w:r>
        <w:t xml:space="preserve"> </w:t>
      </w:r>
      <w:r>
        <w:rPr>
          <w:i/>
          <w:iCs/>
        </w:rPr>
        <w:t>Ibidem</w:t>
      </w:r>
      <w:r>
        <w:t>, p. 35.</w:t>
      </w:r>
    </w:p>
  </w:footnote>
  <w:footnote w:id="670">
    <w:p w14:paraId="7A9018B5" w14:textId="77777777" w:rsidR="00256ADA" w:rsidRDefault="00256ADA" w:rsidP="00256ADA">
      <w:pPr>
        <w:jc w:val="both"/>
      </w:pPr>
      <w:r>
        <w:rPr>
          <w:rStyle w:val="Refdenotaalpie"/>
        </w:rPr>
        <w:footnoteRef/>
      </w:r>
      <w:r>
        <w:t xml:space="preserve"> Ferrer Beltrán, </w:t>
      </w:r>
      <w:r>
        <w:rPr>
          <w:i/>
          <w:iCs/>
        </w:rPr>
        <w:t>Prueba sin convicción</w:t>
      </w:r>
      <w:r>
        <w:t>, cit., p. 29.</w:t>
      </w:r>
    </w:p>
  </w:footnote>
  <w:footnote w:id="671">
    <w:p w14:paraId="0510CE4B" w14:textId="77777777" w:rsidR="00256ADA" w:rsidRDefault="00256ADA" w:rsidP="00256ADA">
      <w:pPr>
        <w:jc w:val="both"/>
      </w:pPr>
      <w:r>
        <w:rPr>
          <w:rStyle w:val="Refdenotaalpie"/>
        </w:rPr>
        <w:footnoteRef/>
      </w:r>
      <w:r>
        <w:t xml:space="preserve"> </w:t>
      </w:r>
      <w:r>
        <w:rPr>
          <w:i/>
          <w:iCs/>
        </w:rPr>
        <w:t>Ibidem</w:t>
      </w:r>
      <w:r>
        <w:t>, p. 66.</w:t>
      </w:r>
    </w:p>
  </w:footnote>
  <w:footnote w:id="672">
    <w:p w14:paraId="70C6D482" w14:textId="77777777" w:rsidR="00256ADA" w:rsidRDefault="00256ADA" w:rsidP="00256ADA">
      <w:pPr>
        <w:jc w:val="both"/>
      </w:pPr>
      <w:r>
        <w:rPr>
          <w:rStyle w:val="Refdenotaalpie"/>
        </w:rPr>
        <w:footnoteRef/>
      </w:r>
      <w:r>
        <w:t xml:space="preserve"> </w:t>
      </w:r>
      <w:r>
        <w:rPr>
          <w:i/>
          <w:iCs/>
        </w:rPr>
        <w:t>Ibidem</w:t>
      </w:r>
      <w:r>
        <w:t>, p. 66, nota 118.</w:t>
      </w:r>
    </w:p>
  </w:footnote>
  <w:footnote w:id="673">
    <w:p w14:paraId="16D36116" w14:textId="77777777" w:rsidR="00256ADA" w:rsidRDefault="00256ADA" w:rsidP="00256ADA">
      <w:pPr>
        <w:jc w:val="both"/>
      </w:pPr>
      <w:r>
        <w:rPr>
          <w:rStyle w:val="Refdenotaalpie"/>
        </w:rPr>
        <w:footnoteRef/>
      </w:r>
      <w:r>
        <w:t xml:space="preserve"> </w:t>
      </w:r>
      <w:r>
        <w:rPr>
          <w:i/>
          <w:iCs/>
        </w:rPr>
        <w:t>Ibidem</w:t>
      </w:r>
      <w:r>
        <w:t>, p. 88.</w:t>
      </w:r>
    </w:p>
  </w:footnote>
  <w:footnote w:id="674">
    <w:p w14:paraId="46404529" w14:textId="77777777" w:rsidR="00256ADA" w:rsidRDefault="00256ADA" w:rsidP="00256ADA">
      <w:pPr>
        <w:jc w:val="both"/>
      </w:pPr>
      <w:r>
        <w:rPr>
          <w:rStyle w:val="Refdenotaalpie"/>
        </w:rPr>
        <w:footnoteRef/>
      </w:r>
      <w:r>
        <w:t xml:space="preserve"> </w:t>
      </w:r>
      <w:r>
        <w:rPr>
          <w:i/>
          <w:iCs/>
        </w:rPr>
        <w:t>Ibidem</w:t>
      </w:r>
      <w:r>
        <w:t>, p. 89.</w:t>
      </w:r>
    </w:p>
  </w:footnote>
  <w:footnote w:id="675">
    <w:p w14:paraId="2AAA0A44" w14:textId="77777777" w:rsidR="00256ADA" w:rsidRDefault="00256ADA" w:rsidP="00256ADA">
      <w:pPr>
        <w:jc w:val="both"/>
      </w:pPr>
      <w:r>
        <w:rPr>
          <w:rStyle w:val="Refdenotaalpie"/>
        </w:rPr>
        <w:footnoteRef/>
      </w:r>
      <w:r>
        <w:t xml:space="preserve"> </w:t>
      </w:r>
      <w:r>
        <w:rPr>
          <w:i/>
          <w:iCs/>
        </w:rPr>
        <w:t>Ibidem</w:t>
      </w:r>
      <w:r>
        <w:t>, p. 99.</w:t>
      </w:r>
    </w:p>
  </w:footnote>
  <w:footnote w:id="676">
    <w:p w14:paraId="58589A69" w14:textId="77777777" w:rsidR="00256ADA" w:rsidRDefault="00256ADA" w:rsidP="00256ADA">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677">
    <w:p w14:paraId="5A288177" w14:textId="77777777" w:rsidR="00256ADA" w:rsidRDefault="00256ADA" w:rsidP="00256ADA">
      <w:pPr>
        <w:jc w:val="both"/>
      </w:pPr>
      <w:r>
        <w:rPr>
          <w:rStyle w:val="Refdenotaalpie"/>
        </w:rPr>
        <w:footnoteRef/>
      </w:r>
      <w:r>
        <w:t xml:space="preserve"> Ferrer Beltrán, </w:t>
      </w:r>
      <w:r>
        <w:rPr>
          <w:i/>
          <w:iCs/>
        </w:rPr>
        <w:t>Prueba sin convicción</w:t>
      </w:r>
      <w:r>
        <w:t>, cit., p. 100.</w:t>
      </w:r>
    </w:p>
  </w:footnote>
  <w:footnote w:id="678">
    <w:p w14:paraId="5EFB8B78" w14:textId="77777777" w:rsidR="00256ADA" w:rsidRDefault="00256ADA" w:rsidP="00256ADA">
      <w:pPr>
        <w:jc w:val="both"/>
      </w:pPr>
      <w:r>
        <w:rPr>
          <w:rStyle w:val="Refdenotaalpie"/>
        </w:rPr>
        <w:footnoteRef/>
      </w:r>
      <w:r>
        <w:t xml:space="preserve"> </w:t>
      </w:r>
      <w:r>
        <w:rPr>
          <w:i/>
          <w:iCs/>
        </w:rPr>
        <w:t>Ibidem</w:t>
      </w:r>
      <w:r>
        <w:t>, p. 102.</w:t>
      </w:r>
    </w:p>
  </w:footnote>
  <w:footnote w:id="679">
    <w:p w14:paraId="7322613E" w14:textId="77777777" w:rsidR="00256ADA" w:rsidRDefault="00256ADA" w:rsidP="00256ADA">
      <w:pPr>
        <w:jc w:val="both"/>
      </w:pPr>
      <w:r>
        <w:rPr>
          <w:rStyle w:val="Refdenotaalpie"/>
        </w:rPr>
        <w:footnoteRef/>
      </w:r>
      <w:r>
        <w:t xml:space="preserve"> </w:t>
      </w:r>
      <w:r>
        <w:rPr>
          <w:i/>
          <w:iCs/>
        </w:rPr>
        <w:t>Ibidem</w:t>
      </w:r>
      <w:r>
        <w:t>, p. 103.</w:t>
      </w:r>
    </w:p>
  </w:footnote>
  <w:footnote w:id="680">
    <w:p w14:paraId="08F981E3" w14:textId="77777777" w:rsidR="00256ADA" w:rsidRDefault="00256ADA" w:rsidP="00256ADA">
      <w:pPr>
        <w:jc w:val="both"/>
      </w:pPr>
      <w:r>
        <w:rPr>
          <w:rStyle w:val="Refdenotaalpie"/>
        </w:rPr>
        <w:footnoteRef/>
      </w:r>
      <w:r>
        <w:t xml:space="preserve"> Ley General del Sistema de Medios de Impugnación en Materia Electoral, artículo 21 Bis, párrafos 1 y 2.</w:t>
      </w:r>
    </w:p>
  </w:footnote>
  <w:footnote w:id="681">
    <w:p w14:paraId="66F88667" w14:textId="77777777" w:rsidR="00256ADA" w:rsidRDefault="00256ADA" w:rsidP="00256ADA">
      <w:pPr>
        <w:jc w:val="both"/>
      </w:pPr>
      <w:r>
        <w:rPr>
          <w:rStyle w:val="Refdenotaalpie"/>
        </w:rPr>
        <w:footnoteRef/>
      </w:r>
      <w:r>
        <w:t xml:space="preserve"> Ferrer Beltrán, </w:t>
      </w:r>
      <w:r>
        <w:rPr>
          <w:i/>
          <w:iCs/>
        </w:rPr>
        <w:t>Prueba sin convicción</w:t>
      </w:r>
      <w:r>
        <w:t>, cit., p. 156.</w:t>
      </w:r>
    </w:p>
  </w:footnote>
  <w:footnote w:id="682">
    <w:p w14:paraId="67490C4F" w14:textId="77777777" w:rsidR="00256ADA" w:rsidRDefault="00256ADA" w:rsidP="00256ADA">
      <w:pPr>
        <w:jc w:val="both"/>
      </w:pPr>
      <w:r>
        <w:rPr>
          <w:rStyle w:val="Refdenotaalpie"/>
        </w:rPr>
        <w:footnoteRef/>
      </w:r>
      <w:r>
        <w:t xml:space="preserve"> Ley General del Sistema de Medios de Impugnación en Materia Electoral, artículos 71, párrafo 1, y 75.</w:t>
      </w:r>
    </w:p>
  </w:footnote>
  <w:footnote w:id="683">
    <w:p w14:paraId="786A2C4E" w14:textId="77777777" w:rsidR="00256ADA" w:rsidRDefault="00256ADA" w:rsidP="00256ADA">
      <w:pPr>
        <w:jc w:val="both"/>
      </w:pPr>
      <w:r>
        <w:rPr>
          <w:rStyle w:val="Refdenotaalpie"/>
        </w:rPr>
        <w:footnoteRef/>
      </w:r>
      <w:r>
        <w:t xml:space="preserve"> Ferrer Beltrán, </w:t>
      </w:r>
      <w:r>
        <w:rPr>
          <w:i/>
          <w:iCs/>
        </w:rPr>
        <w:t>Prueba sin convicción</w:t>
      </w:r>
      <w:r>
        <w:t>, cit., p. 109.</w:t>
      </w:r>
    </w:p>
  </w:footnote>
  <w:footnote w:id="684">
    <w:p w14:paraId="1C32A4F9" w14:textId="77777777" w:rsidR="00256ADA" w:rsidRDefault="00256ADA" w:rsidP="00256ADA">
      <w:pPr>
        <w:jc w:val="both"/>
      </w:pPr>
      <w:r>
        <w:rPr>
          <w:rStyle w:val="Refdenotaalpie"/>
        </w:rPr>
        <w:footnoteRef/>
      </w:r>
      <w:r>
        <w:t xml:space="preserve"> </w:t>
      </w:r>
      <w:r>
        <w:rPr>
          <w:i/>
          <w:iCs/>
        </w:rPr>
        <w:t>Ibidem</w:t>
      </w:r>
      <w:r>
        <w:t>, p. 149.</w:t>
      </w:r>
    </w:p>
  </w:footnote>
  <w:footnote w:id="685">
    <w:p w14:paraId="5DEFA904" w14:textId="77777777" w:rsidR="00256ADA" w:rsidRDefault="00256ADA" w:rsidP="00256ADA">
      <w:pPr>
        <w:jc w:val="both"/>
      </w:pPr>
      <w:r>
        <w:rPr>
          <w:rStyle w:val="Refdenotaalpie"/>
        </w:rPr>
        <w:footnoteRef/>
      </w:r>
      <w:r>
        <w:t xml:space="preserve"> Ley General del Sistema de Medios de Impugnación en Materia Electoral, artículo 15, párrafo 2.</w:t>
      </w:r>
    </w:p>
  </w:footnote>
  <w:footnote w:id="686">
    <w:p w14:paraId="4E33E002" w14:textId="77777777" w:rsidR="00256ADA" w:rsidRDefault="00256ADA" w:rsidP="00256ADA">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687">
    <w:p w14:paraId="37259999" w14:textId="77777777" w:rsidR="00256ADA" w:rsidRDefault="00256ADA" w:rsidP="00256ADA">
      <w:pPr>
        <w:jc w:val="both"/>
      </w:pPr>
      <w:r>
        <w:rPr>
          <w:rStyle w:val="Refdenotaalpie"/>
        </w:rPr>
        <w:footnoteRef/>
      </w:r>
      <w:r>
        <w:t xml:space="preserve"> Ferrer Beltrán, </w:t>
      </w:r>
      <w:r>
        <w:rPr>
          <w:i/>
          <w:iCs/>
        </w:rPr>
        <w:t>Prueba sin convicción</w:t>
      </w:r>
      <w:r>
        <w:t>, cit., pp. 166 y 167.</w:t>
      </w:r>
    </w:p>
  </w:footnote>
  <w:footnote w:id="688">
    <w:p w14:paraId="38825980" w14:textId="77777777" w:rsidR="00256ADA" w:rsidRDefault="00256ADA" w:rsidP="00256ADA">
      <w:pPr>
        <w:jc w:val="both"/>
      </w:pPr>
      <w:r>
        <w:rPr>
          <w:rStyle w:val="Refdenotaalpie"/>
        </w:rPr>
        <w:footnoteRef/>
      </w:r>
      <w:r>
        <w:t xml:space="preserve"> Laudan, Larry, Por qué un estándar de prueba subjetivo y ambiguo no es un estándar, </w:t>
      </w:r>
      <w:r>
        <w:rPr>
          <w:i/>
          <w:iCs/>
        </w:rPr>
        <w:t>Doxa. Cuadernos de Filosofía del Derecho</w:t>
      </w:r>
      <w:r>
        <w:t>, núm. 28, 2005, p. 95.</w:t>
      </w:r>
    </w:p>
  </w:footnote>
  <w:footnote w:id="689">
    <w:p w14:paraId="7BB051F2" w14:textId="77777777" w:rsidR="00256ADA" w:rsidRDefault="00256ADA" w:rsidP="00256ADA">
      <w:pPr>
        <w:jc w:val="both"/>
      </w:pPr>
      <w:r>
        <w:rPr>
          <w:rStyle w:val="Refdenotaalpie"/>
        </w:rPr>
        <w:footnoteRef/>
      </w:r>
      <w:r>
        <w:t xml:space="preserve"> Ferrer Beltrán, </w:t>
      </w:r>
      <w:r>
        <w:rPr>
          <w:i/>
          <w:iCs/>
        </w:rPr>
        <w:t>Prueba sin convicción</w:t>
      </w:r>
      <w:r>
        <w:t>, cit., pp. 101 y 102.</w:t>
      </w:r>
    </w:p>
  </w:footnote>
  <w:footnote w:id="690">
    <w:p w14:paraId="3644B7F0" w14:textId="77777777" w:rsidR="00256ADA" w:rsidRDefault="00256ADA" w:rsidP="00256ADA">
      <w:pPr>
        <w:jc w:val="both"/>
      </w:pPr>
      <w:r>
        <w:rPr>
          <w:rStyle w:val="Refdenotaalpie"/>
        </w:rPr>
        <w:footnoteRef/>
      </w:r>
      <w:r>
        <w:t xml:space="preserve"> Ferrer Beltrán, </w:t>
      </w:r>
      <w:r>
        <w:rPr>
          <w:i/>
          <w:iCs/>
        </w:rPr>
        <w:t>Prueba sin convicción</w:t>
      </w:r>
      <w:r>
        <w:t>, cit., p. 65.</w:t>
      </w:r>
    </w:p>
  </w:footnote>
  <w:footnote w:id="691">
    <w:p w14:paraId="33554633" w14:textId="77777777" w:rsidR="00E0113E" w:rsidRDefault="00E0113E" w:rsidP="00E0113E">
      <w:pPr>
        <w:jc w:val="both"/>
      </w:pPr>
      <w:r>
        <w:rPr>
          <w:rStyle w:val="Refdenotaalpie"/>
        </w:rPr>
        <w:footnoteRef/>
      </w:r>
      <w:r>
        <w:t xml:space="preserve"> Ferrer Beltrán, Jordi, </w:t>
      </w:r>
      <w:r>
        <w:rPr>
          <w:i/>
          <w:iCs/>
        </w:rPr>
        <w:t>Prueba sin convicción. Estándares de prueba y debido proceso</w:t>
      </w:r>
      <w:r>
        <w:t>, Madrid, Marcial Pons, 2021, pp. 208 y 209.</w:t>
      </w:r>
    </w:p>
  </w:footnote>
  <w:footnote w:id="692">
    <w:p w14:paraId="6972D49D" w14:textId="77777777" w:rsidR="00E0113E" w:rsidRDefault="00E0113E" w:rsidP="00E0113E">
      <w:pPr>
        <w:jc w:val="both"/>
      </w:pPr>
      <w:r>
        <w:rPr>
          <w:rStyle w:val="Refdenotaalpie"/>
        </w:rPr>
        <w:footnoteRef/>
      </w:r>
      <w:r>
        <w:t xml:space="preserve"> Ferrer Beltrán, </w:t>
      </w:r>
      <w:r>
        <w:rPr>
          <w:i/>
          <w:iCs/>
        </w:rPr>
        <w:t>Prueba sin convicción</w:t>
      </w:r>
      <w:r>
        <w:t>, cit., pp. 209 y 210.</w:t>
      </w:r>
    </w:p>
  </w:footnote>
  <w:footnote w:id="693">
    <w:p w14:paraId="75536CD0" w14:textId="77777777" w:rsidR="00E0113E" w:rsidRDefault="00E0113E" w:rsidP="00E0113E">
      <w:pPr>
        <w:jc w:val="both"/>
      </w:pPr>
      <w:r>
        <w:rPr>
          <w:rStyle w:val="Refdenotaalpie"/>
        </w:rPr>
        <w:footnoteRef/>
      </w:r>
      <w:r>
        <w:t xml:space="preserve"> </w:t>
      </w:r>
      <w:r>
        <w:rPr>
          <w:i/>
          <w:iCs/>
        </w:rPr>
        <w:t>Ibidem</w:t>
      </w:r>
      <w:r>
        <w:t>, p. 225, nota al pie en la que cita su trabajo de 2018, pp. 417 y 418.</w:t>
      </w:r>
    </w:p>
  </w:footnote>
  <w:footnote w:id="694">
    <w:p w14:paraId="1C826957" w14:textId="77777777" w:rsidR="00E0113E" w:rsidRDefault="00E0113E" w:rsidP="00E0113E">
      <w:pPr>
        <w:jc w:val="both"/>
      </w:pPr>
      <w:r>
        <w:rPr>
          <w:rStyle w:val="Refdenotaalpie"/>
        </w:rPr>
        <w:footnoteRef/>
      </w:r>
      <w:r>
        <w:t xml:space="preserve"> Ferrer Beltrán, </w:t>
      </w:r>
      <w:r>
        <w:rPr>
          <w:i/>
          <w:iCs/>
        </w:rPr>
        <w:t>Prueba sin convicción</w:t>
      </w:r>
      <w:r>
        <w:t>, cit., p. 229.</w:t>
      </w:r>
    </w:p>
  </w:footnote>
  <w:footnote w:id="695">
    <w:p w14:paraId="520FF929" w14:textId="77777777" w:rsidR="00E0113E" w:rsidRDefault="00E0113E" w:rsidP="00E0113E">
      <w:pPr>
        <w:jc w:val="both"/>
      </w:pPr>
      <w:r>
        <w:rPr>
          <w:rStyle w:val="Refdenotaalpie"/>
        </w:rPr>
        <w:footnoteRef/>
      </w:r>
      <w:r>
        <w:t xml:space="preserve"> </w:t>
      </w:r>
      <w:r>
        <w:rPr>
          <w:i/>
          <w:iCs/>
        </w:rPr>
        <w:t>Ibidem</w:t>
      </w:r>
      <w:r>
        <w:t>, pp. 230 y 231.</w:t>
      </w:r>
    </w:p>
  </w:footnote>
  <w:footnote w:id="696">
    <w:p w14:paraId="49D66978" w14:textId="77777777" w:rsidR="00E0113E" w:rsidRDefault="00E0113E" w:rsidP="00E0113E">
      <w:pPr>
        <w:jc w:val="both"/>
      </w:pPr>
      <w:r>
        <w:rPr>
          <w:rStyle w:val="Refdenotaalpie"/>
        </w:rPr>
        <w:footnoteRef/>
      </w:r>
      <w:r>
        <w:t xml:space="preserve"> </w:t>
      </w:r>
      <w:r>
        <w:rPr>
          <w:i/>
          <w:iCs/>
        </w:rPr>
        <w:t>Ibidem</w:t>
      </w:r>
      <w:r>
        <w:t>, pp. 233 y 234.</w:t>
      </w:r>
    </w:p>
  </w:footnote>
  <w:footnote w:id="697">
    <w:p w14:paraId="4198F6B0" w14:textId="77777777" w:rsidR="00E0113E" w:rsidRDefault="00E0113E" w:rsidP="00E0113E">
      <w:pPr>
        <w:jc w:val="both"/>
      </w:pPr>
      <w:r>
        <w:rPr>
          <w:rStyle w:val="Refdenotaalpie"/>
        </w:rPr>
        <w:footnoteRef/>
      </w:r>
      <w:r>
        <w:t xml:space="preserve"> Sala Superior del Tribunal Electoral del Poder Judicial de la Federación, SUP-JIN-194/2025 y acumulados, sentencia de 20 de agosto de 2025, párrafo 55, pp. 11 y 12.</w:t>
      </w:r>
    </w:p>
  </w:footnote>
  <w:footnote w:id="698">
    <w:p w14:paraId="243C8C77" w14:textId="77777777" w:rsidR="00E0113E" w:rsidRDefault="00E0113E" w:rsidP="00E0113E">
      <w:pPr>
        <w:jc w:val="both"/>
      </w:pPr>
      <w:r>
        <w:rPr>
          <w:rStyle w:val="Refdenotaalpie"/>
        </w:rPr>
        <w:footnoteRef/>
      </w:r>
      <w:r>
        <w:t xml:space="preserve"> </w:t>
      </w:r>
      <w:r>
        <w:rPr>
          <w:i/>
          <w:iCs/>
        </w:rPr>
        <w:t>Ibidem</w:t>
      </w:r>
      <w:r>
        <w:t>, párrafo 56, p. 12.</w:t>
      </w:r>
    </w:p>
  </w:footnote>
  <w:footnote w:id="699">
    <w:p w14:paraId="41E5727E" w14:textId="77777777" w:rsidR="00E0113E" w:rsidRDefault="00E0113E" w:rsidP="00E0113E">
      <w:pPr>
        <w:jc w:val="both"/>
      </w:pPr>
      <w:r>
        <w:rPr>
          <w:rStyle w:val="Refdenotaalpie"/>
        </w:rPr>
        <w:footnoteRef/>
      </w:r>
      <w:r>
        <w:t xml:space="preserve"> Ferrer Beltrán, </w:t>
      </w:r>
      <w:r>
        <w:rPr>
          <w:i/>
          <w:iCs/>
        </w:rPr>
        <w:t>Prueba sin convicción</w:t>
      </w:r>
      <w:r>
        <w:t>, cit., p. 213.</w:t>
      </w:r>
    </w:p>
  </w:footnote>
  <w:footnote w:id="700">
    <w:p w14:paraId="1A662DA2" w14:textId="77777777" w:rsidR="00E0113E" w:rsidRDefault="00E0113E" w:rsidP="00E0113E">
      <w:pPr>
        <w:jc w:val="both"/>
      </w:pPr>
      <w:r>
        <w:rPr>
          <w:rStyle w:val="Refdenotaalpie"/>
        </w:rPr>
        <w:footnoteRef/>
      </w:r>
      <w:r>
        <w:t xml:space="preserve"> Ferrer Beltrán, </w:t>
      </w:r>
      <w:r>
        <w:rPr>
          <w:i/>
          <w:iCs/>
        </w:rPr>
        <w:t>Prueba sin convicción</w:t>
      </w:r>
      <w:r>
        <w:t>, cit., p. 225.</w:t>
      </w:r>
    </w:p>
  </w:footnote>
  <w:footnote w:id="701">
    <w:p w14:paraId="5CF15BDE" w14:textId="77777777" w:rsidR="00E0113E" w:rsidRDefault="00E0113E" w:rsidP="00E0113E">
      <w:pPr>
        <w:jc w:val="both"/>
      </w:pPr>
      <w:r>
        <w:rPr>
          <w:rStyle w:val="Refdenotaalpie"/>
        </w:rPr>
        <w:footnoteRef/>
      </w:r>
      <w:r>
        <w:t xml:space="preserve"> </w:t>
      </w:r>
      <w:r>
        <w:rPr>
          <w:i/>
          <w:iCs/>
        </w:rPr>
        <w:t>Ibidem</w:t>
      </w:r>
      <w:r>
        <w:t>, p. 233.</w:t>
      </w:r>
    </w:p>
  </w:footnote>
  <w:footnote w:id="702">
    <w:p w14:paraId="325E4072" w14:textId="77777777" w:rsidR="00E0113E" w:rsidRDefault="00E0113E" w:rsidP="00E0113E">
      <w:pPr>
        <w:jc w:val="both"/>
      </w:pPr>
      <w:r>
        <w:rPr>
          <w:rStyle w:val="Refdenotaalpie"/>
        </w:rPr>
        <w:footnoteRef/>
      </w:r>
      <w:r>
        <w:t xml:space="preserve"> Ley General del Sistema de Medios de Impugnación en Materia Electoral, artículo 21, párrafo 1, texto consultado con última reforma publicada en el </w:t>
      </w:r>
      <w:r>
        <w:rPr>
          <w:i/>
          <w:iCs/>
        </w:rPr>
        <w:t>Diario Oficial de la Federación</w:t>
      </w:r>
      <w:r>
        <w:t xml:space="preserve"> el 14 de noviembre de 2025.</w:t>
      </w:r>
    </w:p>
  </w:footnote>
  <w:footnote w:id="703">
    <w:p w14:paraId="64DB255C" w14:textId="77777777" w:rsidR="00E0113E" w:rsidRDefault="00E0113E" w:rsidP="00E0113E">
      <w:pPr>
        <w:jc w:val="both"/>
      </w:pPr>
      <w:r>
        <w:rPr>
          <w:rStyle w:val="Refdenotaalpie"/>
        </w:rPr>
        <w:footnoteRef/>
      </w:r>
      <w:r>
        <w:t xml:space="preserve"> Ferrer Beltrán, </w:t>
      </w:r>
      <w:r>
        <w:rPr>
          <w:i/>
          <w:iCs/>
        </w:rPr>
        <w:t>Prueba sin convicción</w:t>
      </w:r>
      <w:r>
        <w:t>, cit., p. 234.</w:t>
      </w:r>
    </w:p>
  </w:footnote>
  <w:footnote w:id="704">
    <w:p w14:paraId="4635335B" w14:textId="77777777" w:rsidR="00E0113E" w:rsidRDefault="00E0113E" w:rsidP="00E0113E">
      <w:pPr>
        <w:jc w:val="both"/>
      </w:pPr>
      <w:r>
        <w:rPr>
          <w:rStyle w:val="Refdenotaalpie"/>
        </w:rPr>
        <w:footnoteRef/>
      </w:r>
      <w:r>
        <w:t xml:space="preserve"> Ferrer Beltrán, </w:t>
      </w:r>
      <w:r>
        <w:rPr>
          <w:i/>
          <w:iCs/>
        </w:rPr>
        <w:t>Prueba sin convicción</w:t>
      </w:r>
      <w:r>
        <w:t>, cit., p. 103.</w:t>
      </w:r>
    </w:p>
  </w:footnote>
  <w:footnote w:id="705">
    <w:p w14:paraId="02000A58" w14:textId="77777777" w:rsidR="00E0113E" w:rsidRDefault="00E0113E" w:rsidP="00E0113E">
      <w:pPr>
        <w:jc w:val="both"/>
      </w:pPr>
      <w:r>
        <w:rPr>
          <w:rStyle w:val="Refdenotaalpie"/>
        </w:rPr>
        <w:footnoteRef/>
      </w:r>
      <w:r>
        <w:t xml:space="preserve"> Ferrer Beltrán, </w:t>
      </w:r>
      <w:r>
        <w:rPr>
          <w:i/>
          <w:iCs/>
        </w:rPr>
        <w:t>Prueba sin convicción</w:t>
      </w:r>
      <w:r>
        <w:t>, cit., pp. 229 y 232.</w:t>
      </w:r>
    </w:p>
  </w:footnote>
  <w:footnote w:id="706">
    <w:p w14:paraId="5699951A" w14:textId="77777777" w:rsidR="00E0113E" w:rsidRDefault="00E0113E" w:rsidP="00E0113E">
      <w:pPr>
        <w:jc w:val="both"/>
      </w:pPr>
      <w:r>
        <w:rPr>
          <w:rStyle w:val="Refdenotaalpie"/>
        </w:rPr>
        <w:footnoteRef/>
      </w:r>
      <w:r>
        <w:t xml:space="preserve"> Ferrer Beltrán, </w:t>
      </w:r>
      <w:r>
        <w:rPr>
          <w:i/>
          <w:iCs/>
        </w:rPr>
        <w:t>Prueba sin convicción</w:t>
      </w:r>
      <w:r>
        <w:t>, cit., pp. 231 y 235.</w:t>
      </w:r>
    </w:p>
  </w:footnote>
  <w:footnote w:id="707">
    <w:p w14:paraId="5CF9FD0F" w14:textId="77777777" w:rsidR="00E0113E" w:rsidRDefault="00E0113E" w:rsidP="00E0113E">
      <w:pPr>
        <w:jc w:val="both"/>
      </w:pPr>
      <w:r>
        <w:rPr>
          <w:rStyle w:val="Refdenotaalpie"/>
        </w:rPr>
        <w:footnoteRef/>
      </w:r>
      <w:r>
        <w:t xml:space="preserve"> Ley General del Sistema de Medios de Impugnación en Materia Electoral, artículo 15, párrafo 2.</w:t>
      </w:r>
    </w:p>
  </w:footnote>
  <w:footnote w:id="708">
    <w:p w14:paraId="7D6E0788" w14:textId="77777777" w:rsidR="00E0113E" w:rsidRDefault="00E0113E" w:rsidP="00E0113E">
      <w:pPr>
        <w:jc w:val="both"/>
      </w:pPr>
      <w:r>
        <w:rPr>
          <w:rStyle w:val="Refdenotaalpie"/>
        </w:rPr>
        <w:footnoteRef/>
      </w:r>
      <w:r>
        <w:t xml:space="preserve"> Constitución Política de los Estados Unidos Mexicanos, artículo 41, base VI, párrafo </w:t>
      </w:r>
      <w:r>
        <w:t xml:space="preserve">cuarto</w:t>
      </w:r>
      <w:r>
        <w:t xml:space="preserve">, texto consultado con últimas reformas publicadas en el </w:t>
      </w:r>
      <w:r>
        <w:rPr>
          <w:i/>
          <w:iCs/>
        </w:rPr>
        <w:t>Diario Oficial de la Federación</w:t>
      </w:r>
      <w:r>
        <w:t xml:space="preserve"> el 2 de junio de 2026.</w:t>
      </w:r>
    </w:p>
  </w:footnote>
  <w:footnote w:id="709">
    <w:p w14:paraId="0123D982" w14:textId="77777777" w:rsidR="00E0113E" w:rsidRDefault="00E0113E" w:rsidP="00E0113E">
      <w:pPr>
        <w:jc w:val="both"/>
      </w:pPr>
      <w:r>
        <w:rPr>
          <w:rStyle w:val="Refdenotaalpie"/>
        </w:rPr>
        <w:footnoteRef/>
      </w:r>
      <w:r>
        <w:t xml:space="preserve"> Ferrer Beltrán, </w:t>
      </w:r>
      <w:r>
        <w:rPr>
          <w:i/>
          <w:iCs/>
        </w:rPr>
        <w:t>Prueba sin convicción</w:t>
      </w:r>
      <w:r>
        <w:t>, cit., p. 167.</w:t>
      </w:r>
    </w:p>
  </w:footnote>
  <w:footnote w:id="710">
    <w:p w14:paraId="769BE722" w14:textId="77777777" w:rsidR="00DF3B02" w:rsidRDefault="00DF3B02" w:rsidP="00DF3B02">
      <w:pPr>
        <w:jc w:val="both"/>
      </w:pPr>
      <w:r>
        <w:rPr>
          <w:rStyle w:val="Refdenotaalpie"/>
        </w:rPr>
        <w:footnoteRef/>
      </w:r>
      <w:r>
        <w:t xml:space="preserve"> Sala Superior del Tribunal Electoral del Poder Judicial de la Federación, SUP-JIN-194/2025 y acumulados, sentencia de 20 de agosto de 2025, párrafo 51, p. 11.</w:t>
      </w:r>
    </w:p>
  </w:footnote>
  <w:footnote w:id="711">
    <w:p w14:paraId="55FF0D4B" w14:textId="77777777" w:rsidR="00DF3B02" w:rsidRDefault="00DF3B02" w:rsidP="00DF3B02">
      <w:pPr>
        <w:jc w:val="both"/>
      </w:pPr>
      <w:r>
        <w:rPr>
          <w:rStyle w:val="Refdenotaalpie"/>
        </w:rPr>
        <w:footnoteRef/>
      </w:r>
      <w:r>
        <w:t xml:space="preserve"> Proyecto de sentencia presentado por el magistrado Reyes Rodríguez Mondragón en el SUP-JIN-194/2025 y acumulados, reproducido en su voto particular, párrafo 129 y nota 80, p. 100 del voto, donde cita la tesis XXXVII/2004, PRUEBAS INDIRECTAS. SON IDÓNEAS PARA ACREDITAR ACTIVIDADES ILÍCITAS REALIZADAS POR LOS PARTIDOS POLÍTICOS.</w:t>
      </w:r>
    </w:p>
  </w:footnote>
  <w:footnote w:id="712">
    <w:p w14:paraId="34ADDF85" w14:textId="77777777" w:rsidR="00DF3B02" w:rsidRDefault="00DF3B02" w:rsidP="00DF3B02">
      <w:pPr>
        <w:jc w:val="both"/>
      </w:pPr>
      <w:r>
        <w:rPr>
          <w:rStyle w:val="Refdenotaalpie"/>
        </w:rPr>
        <w:footnoteRef/>
      </w:r>
      <w:r>
        <w:t xml:space="preserve"> Voto particular del magistrado Reyes Rodríguez Mondragón en el SUP-JIN-194/2025 y acumulados, p. 34 del voto.</w:t>
      </w:r>
    </w:p>
  </w:footnote>
  <w:footnote w:id="713">
    <w:p w14:paraId="0D64D307" w14:textId="77777777" w:rsidR="00DF3B02" w:rsidRDefault="00DF3B02" w:rsidP="00DF3B02">
      <w:pPr>
        <w:jc w:val="both"/>
      </w:pPr>
      <w:r>
        <w:rPr>
          <w:rStyle w:val="Refdenotaalpie"/>
        </w:rPr>
        <w:footnoteRef/>
      </w:r>
      <w:r>
        <w:t xml:space="preserve"> Ley General del Sistema de Medios de Impugnación en Materia Electoral, artículo 16, párrafo 3, texto consultado con última reforma publicada en el </w:t>
      </w:r>
      <w:r>
        <w:rPr>
          <w:i/>
          <w:iCs/>
        </w:rPr>
        <w:t>Diario Oficial de la Federación</w:t>
      </w:r>
      <w:r>
        <w:t xml:space="preserve"> el 14 de noviembre de 2025.</w:t>
      </w:r>
    </w:p>
  </w:footnote>
  <w:footnote w:id="714">
    <w:p w14:paraId="7000619F" w14:textId="77777777" w:rsidR="00DF3B02" w:rsidRDefault="00DF3B02" w:rsidP="00DF3B02">
      <w:pPr>
        <w:jc w:val="both"/>
      </w:pPr>
      <w:r>
        <w:rPr>
          <w:rStyle w:val="Refdenotaalpie"/>
        </w:rPr>
        <w:footnoteRef/>
      </w:r>
      <w:r>
        <w:t xml:space="preserve"> Jurisprudencia 38/2002, NOTAS PERIODÍSTICAS. ELEMENTOS PARA DETERMINAR SU FUERZA INDICIARIA, </w:t>
      </w:r>
      <w:r>
        <w:rPr>
          <w:i/>
          <w:iCs/>
        </w:rPr>
        <w:t>Justicia Electoral. Revista del Tribunal Electoral del Poder Judicial de la Federación</w:t>
      </w:r>
      <w:r>
        <w:t>, suplemento 6, 2003, p. 44. El texto se consultó en su transcripción en el SUP-RAP-33/2010.</w:t>
      </w:r>
    </w:p>
  </w:footnote>
  <w:footnote w:id="715">
    <w:p w14:paraId="59AE05CC" w14:textId="77777777" w:rsidR="00DF3B02" w:rsidRDefault="00DF3B02" w:rsidP="00DF3B02">
      <w:pPr>
        <w:jc w:val="both"/>
      </w:pPr>
      <w:r>
        <w:rPr>
          <w:rStyle w:val="Refdenotaalpie"/>
        </w:rPr>
        <w:footnoteRef/>
      </w:r>
      <w:r>
        <w:t xml:space="preserve"> Gascón Abellán, Marina, </w:t>
      </w:r>
      <w:r>
        <w:rPr>
          <w:i/>
          <w:iCs/>
        </w:rPr>
        <w:t>Los hechos en el derecho. Bases argumentales de la prueba</w:t>
      </w:r>
      <w:r>
        <w:t>, 3a. ed., Madrid, Marcial Pons, 2010, p. 139.</w:t>
      </w:r>
    </w:p>
  </w:footnote>
  <w:footnote w:id="716">
    <w:p w14:paraId="042158D3" w14:textId="77777777" w:rsidR="00DF3B02" w:rsidRDefault="00DF3B02" w:rsidP="00DF3B02">
      <w:pPr>
        <w:jc w:val="both"/>
      </w:pPr>
      <w:r>
        <w:rPr>
          <w:rStyle w:val="Refdenotaalpie"/>
        </w:rPr>
        <w:footnoteRef/>
      </w:r>
      <w:r>
        <w:t xml:space="preserve"> Sala Superior, SUP-JIN-194/2025, cit., párrafo 55, pp. 11 y 12.</w:t>
      </w:r>
    </w:p>
  </w:footnote>
  <w:footnote w:id="717">
    <w:p w14:paraId="0E5957D8" w14:textId="77777777" w:rsidR="00DF3B02" w:rsidRDefault="00DF3B02" w:rsidP="00DF3B02">
      <w:pPr>
        <w:jc w:val="both"/>
      </w:pPr>
      <w:r>
        <w:rPr>
          <w:rStyle w:val="Refdenotaalpie"/>
        </w:rPr>
        <w:footnoteRef/>
      </w:r>
      <w:r>
        <w:t xml:space="preserve"> Sala Superior, SUP-JIN-194/2025, cit., párrafo 56, p. 12.</w:t>
      </w:r>
    </w:p>
  </w:footnote>
  <w:footnote w:id="718">
    <w:p w14:paraId="148BADFF" w14:textId="77777777" w:rsidR="00DF3B02" w:rsidRDefault="00DF3B02" w:rsidP="00DF3B02">
      <w:pPr>
        <w:jc w:val="both"/>
      </w:pPr>
      <w:r>
        <w:rPr>
          <w:rStyle w:val="Refdenotaalpie"/>
        </w:rPr>
        <w:footnoteRef/>
      </w:r>
      <w:r>
        <w:t xml:space="preserve"> Gascón Abellán, </w:t>
      </w:r>
      <w:r>
        <w:rPr>
          <w:i/>
          <w:iCs/>
        </w:rPr>
        <w:t>Los hechos en el derecho</w:t>
      </w:r>
      <w:r>
        <w:t>, cit., pp. 164 y 165.</w:t>
      </w:r>
    </w:p>
  </w:footnote>
  <w:footnote w:id="719">
    <w:p w14:paraId="4D9ECFC6" w14:textId="77777777" w:rsidR="00DF3B02" w:rsidRDefault="00DF3B02" w:rsidP="00DF3B02">
      <w:pPr>
        <w:jc w:val="both"/>
      </w:pPr>
      <w:r>
        <w:rPr>
          <w:rStyle w:val="Refdenotaalpie"/>
        </w:rPr>
        <w:footnoteRef/>
      </w:r>
      <w:r>
        <w:t xml:space="preserve"> </w:t>
      </w:r>
      <w:r>
        <w:rPr>
          <w:i/>
          <w:iCs/>
        </w:rPr>
        <w:t>Ibidem</w:t>
      </w:r>
      <w:r>
        <w:t>, pp. 196 y 197.</w:t>
      </w:r>
    </w:p>
  </w:footnote>
  <w:footnote w:id="720">
    <w:p w14:paraId="6095CB59" w14:textId="77777777" w:rsidR="00DF3B02" w:rsidRDefault="00DF3B02" w:rsidP="00DF3B02">
      <w:pPr>
        <w:jc w:val="both"/>
      </w:pPr>
      <w:r>
        <w:rPr>
          <w:rStyle w:val="Refdenotaalpie"/>
        </w:rPr>
        <w:footnoteRef/>
      </w:r>
      <w:r>
        <w:t xml:space="preserve"> Ferrer Beltrán, Jordi, </w:t>
      </w:r>
      <w:r>
        <w:rPr>
          <w:i/>
          <w:iCs/>
        </w:rPr>
        <w:t>Prueba sin convicción. Estándares de prueba y debido proceso</w:t>
      </w:r>
      <w:r>
        <w:t>, Madrid, Marcial Pons, 2021, p. 213.</w:t>
      </w:r>
    </w:p>
  </w:footnote>
  <w:footnote w:id="721">
    <w:p w14:paraId="6DA70F2A" w14:textId="77777777" w:rsidR="00DF3B02" w:rsidRDefault="00DF3B02" w:rsidP="00DF3B02">
      <w:pPr>
        <w:jc w:val="both"/>
      </w:pPr>
      <w:r>
        <w:rPr>
          <w:rStyle w:val="Refdenotaalpie"/>
        </w:rPr>
        <w:footnoteRef/>
      </w:r>
      <w:r>
        <w:t xml:space="preserve"> Ferrer Beltrán, </w:t>
      </w:r>
      <w:r>
        <w:rPr>
          <w:i/>
          <w:iCs/>
        </w:rPr>
        <w:t>Prueba sin convicción</w:t>
      </w:r>
      <w:r>
        <w:t>, cit., p. 231.</w:t>
      </w:r>
    </w:p>
  </w:footnote>
  <w:footnote w:id="722">
    <w:p w14:paraId="3CFDA56F" w14:textId="77777777" w:rsidR="00DF3B02" w:rsidRDefault="00DF3B02" w:rsidP="00DF3B02">
      <w:pPr>
        <w:jc w:val="both"/>
      </w:pPr>
      <w:r>
        <w:rPr>
          <w:rStyle w:val="Refdenotaalpie"/>
        </w:rPr>
        <w:footnoteRef/>
      </w:r>
      <w:r>
        <w:t xml:space="preserve"> Ley General del Sistema de Medios de Impugnación en Materia Electoral, artículos 8, párrafo 1, y 14, párrafo 3.</w:t>
      </w:r>
    </w:p>
  </w:footnote>
  <w:footnote w:id="723">
    <w:p w14:paraId="69C071CE" w14:textId="77777777" w:rsidR="00DF3B02" w:rsidRDefault="00DF3B02" w:rsidP="00DF3B02">
      <w:pPr>
        <w:jc w:val="both"/>
      </w:pPr>
      <w:r>
        <w:rPr>
          <w:rStyle w:val="Refdenotaalpie"/>
        </w:rPr>
        <w:footnoteRef/>
      </w:r>
      <w:r>
        <w:t xml:space="preserve"> Ferrer Beltrán, </w:t>
      </w:r>
      <w:r>
        <w:rPr>
          <w:i/>
          <w:iCs/>
        </w:rPr>
        <w:t>Prueba sin convicción</w:t>
      </w:r>
      <w:r>
        <w:t>, cit., pp. 233 y 234.</w:t>
      </w:r>
    </w:p>
  </w:footnote>
  <w:footnote w:id="724">
    <w:p w14:paraId="16DAEDEA" w14:textId="77777777" w:rsidR="00DF3B02" w:rsidRDefault="00DF3B02" w:rsidP="00DF3B02">
      <w:pPr>
        <w:jc w:val="both"/>
      </w:pPr>
      <w:r>
        <w:rPr>
          <w:rStyle w:val="Refdenotaalpie"/>
        </w:rPr>
        <w:footnoteRef/>
      </w:r>
      <w:r>
        <w:t xml:space="preserve"> Ley General del Sistema de Medios de Impugnación en Materia Electoral, artículo 21, párrafo 1.</w:t>
      </w:r>
    </w:p>
  </w:footnote>
  <w:footnote w:id="725">
    <w:p w14:paraId="67E5EA12" w14:textId="77777777" w:rsidR="00DF3B02" w:rsidRDefault="00DF3B02" w:rsidP="00DF3B02">
      <w:pPr>
        <w:jc w:val="both"/>
      </w:pPr>
      <w:r>
        <w:rPr>
          <w:rStyle w:val="Refdenotaalpie"/>
        </w:rPr>
        <w:footnoteRef/>
      </w:r>
      <w:r>
        <w:t xml:space="preserve"> Ferrer Beltrán, </w:t>
      </w:r>
      <w:r>
        <w:rPr>
          <w:i/>
          <w:iCs/>
        </w:rPr>
        <w:t>Prueba sin convicción</w:t>
      </w:r>
      <w:r>
        <w:t>, cit., p. 229.</w:t>
      </w:r>
    </w:p>
  </w:footnote>
  <w:footnote w:id="726">
    <w:p w14:paraId="7A5199FD" w14:textId="77777777" w:rsidR="00DF3B02" w:rsidRDefault="00DF3B02" w:rsidP="00DF3B02">
      <w:pPr>
        <w:jc w:val="both"/>
      </w:pPr>
      <w:r>
        <w:rPr>
          <w:rStyle w:val="Refdenotaalpie"/>
        </w:rPr>
        <w:footnoteRef/>
      </w:r>
      <w:r>
        <w:t xml:space="preserve"> Proyecto de Rodríguez Mondragón, cit., párrafo 127, pp. 100 y 101 del voto.</w:t>
      </w:r>
    </w:p>
  </w:footnote>
  <w:footnote w:id="727">
    <w:p w14:paraId="278D7CDE" w14:textId="77777777" w:rsidR="00DF3B02" w:rsidRDefault="00DF3B02" w:rsidP="00DF3B02">
      <w:pPr>
        <w:jc w:val="both"/>
      </w:pPr>
      <w:r>
        <w:rPr>
          <w:rStyle w:val="Refdenotaalpie"/>
        </w:rPr>
        <w:footnoteRef/>
      </w:r>
      <w:r>
        <w:t xml:space="preserve"> Ley General del Sistema de Medios de Impugnación en Materia Electoral, artículo 14, párrafos 1 y 2.</w:t>
      </w:r>
    </w:p>
  </w:footnote>
  <w:footnote w:id="728">
    <w:p w14:paraId="79FC1129" w14:textId="77777777" w:rsidR="00DF3B02" w:rsidRDefault="00DF3B02" w:rsidP="00DF3B02">
      <w:pPr>
        <w:jc w:val="both"/>
      </w:pPr>
      <w:r>
        <w:rPr>
          <w:rStyle w:val="Refdenotaalpie"/>
        </w:rPr>
        <w:footnoteRef/>
      </w:r>
      <w:r>
        <w:t xml:space="preserve"> Ley General del Sistema de Medios de Impugnación en Materia Electoral, publicada en el </w:t>
      </w:r>
      <w:r>
        <w:rPr>
          <w:i/>
          <w:iCs/>
        </w:rPr>
        <w:t>Diario Oficial de la Federación</w:t>
      </w:r>
      <w:r>
        <w:t xml:space="preserve"> el 22 de noviembre de 1996. El texto vigente del artículo 16 no registra notas de reforma.</w:t>
      </w:r>
    </w:p>
  </w:footnote>
  <w:footnote w:id="729">
    <w:p w14:paraId="562B3ACB" w14:textId="77777777" w:rsidR="00DF3B02" w:rsidRDefault="00DF3B02" w:rsidP="00DF3B02">
      <w:pPr>
        <w:jc w:val="both"/>
      </w:pPr>
      <w:r>
        <w:rPr>
          <w:rStyle w:val="Refdenotaalpie"/>
        </w:rPr>
        <w:footnoteRef/>
      </w:r>
      <w:r>
        <w:t xml:space="preserve"> Ferrer Beltrán, </w:t>
      </w:r>
      <w:r>
        <w:rPr>
          <w:i/>
          <w:iCs/>
        </w:rPr>
        <w:t>Prueba sin convicción</w:t>
      </w:r>
      <w:r>
        <w:t>, cit., pp. 110 y 111.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23B91" w14:textId="77777777" w:rsidR="0075283F" w:rsidRDefault="0075283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626AE" w14:textId="77777777" w:rsidR="0075283F" w:rsidRDefault="0075283F">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5909E" w14:textId="77777777" w:rsidR="0075283F" w:rsidRDefault="0075283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7511E"/>
    <w:multiLevelType w:val="multilevel"/>
    <w:tmpl w:val="5052C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C51A43"/>
    <w:multiLevelType w:val="hybridMultilevel"/>
    <w:tmpl w:val="5B02C4CC"/>
    <w:lvl w:ilvl="0" w:tplc="644A011E">
      <w:start w:val="1"/>
      <w:numFmt w:val="bullet"/>
      <w:lvlText w:val="●"/>
      <w:lvlJc w:val="left"/>
      <w:pPr>
        <w:ind w:left="720" w:hanging="360"/>
      </w:pPr>
    </w:lvl>
    <w:lvl w:ilvl="1" w:tplc="247641DC">
      <w:start w:val="1"/>
      <w:numFmt w:val="bullet"/>
      <w:lvlText w:val="○"/>
      <w:lvlJc w:val="left"/>
      <w:pPr>
        <w:ind w:left="1440" w:hanging="360"/>
      </w:pPr>
    </w:lvl>
    <w:lvl w:ilvl="2" w:tplc="006EEF0C">
      <w:start w:val="1"/>
      <w:numFmt w:val="bullet"/>
      <w:lvlText w:val="■"/>
      <w:lvlJc w:val="left"/>
      <w:pPr>
        <w:ind w:left="2160" w:hanging="360"/>
      </w:pPr>
    </w:lvl>
    <w:lvl w:ilvl="3" w:tplc="5400D3BE">
      <w:start w:val="1"/>
      <w:numFmt w:val="bullet"/>
      <w:lvlText w:val="●"/>
      <w:lvlJc w:val="left"/>
      <w:pPr>
        <w:ind w:left="2880" w:hanging="360"/>
      </w:pPr>
    </w:lvl>
    <w:lvl w:ilvl="4" w:tplc="D93A1800">
      <w:start w:val="1"/>
      <w:numFmt w:val="bullet"/>
      <w:lvlText w:val="○"/>
      <w:lvlJc w:val="left"/>
      <w:pPr>
        <w:ind w:left="3600" w:hanging="360"/>
      </w:pPr>
    </w:lvl>
    <w:lvl w:ilvl="5" w:tplc="140EB2AA">
      <w:start w:val="1"/>
      <w:numFmt w:val="bullet"/>
      <w:lvlText w:val="■"/>
      <w:lvlJc w:val="left"/>
      <w:pPr>
        <w:ind w:left="4320" w:hanging="360"/>
      </w:pPr>
    </w:lvl>
    <w:lvl w:ilvl="6" w:tplc="CE6C8E3A">
      <w:start w:val="1"/>
      <w:numFmt w:val="bullet"/>
      <w:lvlText w:val="●"/>
      <w:lvlJc w:val="left"/>
      <w:pPr>
        <w:ind w:left="5040" w:hanging="360"/>
      </w:pPr>
    </w:lvl>
    <w:lvl w:ilvl="7" w:tplc="D53C170C">
      <w:start w:val="1"/>
      <w:numFmt w:val="bullet"/>
      <w:lvlText w:val="●"/>
      <w:lvlJc w:val="left"/>
      <w:pPr>
        <w:ind w:left="5760" w:hanging="360"/>
      </w:pPr>
    </w:lvl>
    <w:lvl w:ilvl="8" w:tplc="71DA5B78">
      <w:start w:val="1"/>
      <w:numFmt w:val="bullet"/>
      <w:lvlText w:val="●"/>
      <w:lvlJc w:val="left"/>
      <w:pPr>
        <w:ind w:left="6480" w:hanging="360"/>
      </w:pPr>
    </w:lvl>
  </w:abstractNum>
  <w:abstractNum w:abstractNumId="2" w15:restartNumberingAfterBreak="0">
    <w:nsid w:val="379B00EF"/>
    <w:multiLevelType w:val="multilevel"/>
    <w:tmpl w:val="043833B4"/>
    <w:lvl w:ilvl="0">
      <w:start w:val="1"/>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7B4D0E6B"/>
    <w:multiLevelType w:val="multilevel"/>
    <w:tmpl w:val="956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5476919">
    <w:abstractNumId w:val="1"/>
    <w:lvlOverride w:ilvl="0">
      <w:startOverride w:val="1"/>
    </w:lvlOverride>
  </w:num>
  <w:num w:numId="2" w16cid:durableId="129445810">
    <w:abstractNumId w:val="2"/>
  </w:num>
  <w:num w:numId="3" w16cid:durableId="135028417">
    <w:abstractNumId w:val="0"/>
  </w:num>
  <w:num w:numId="4" w16cid:durableId="105701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EF9"/>
    <w:rsid w:val="00003BB7"/>
    <w:rsid w:val="00017B0D"/>
    <w:rsid w:val="00031181"/>
    <w:rsid w:val="00034BD5"/>
    <w:rsid w:val="00045550"/>
    <w:rsid w:val="0007677B"/>
    <w:rsid w:val="000833F2"/>
    <w:rsid w:val="000A1322"/>
    <w:rsid w:val="000E0119"/>
    <w:rsid w:val="000F441C"/>
    <w:rsid w:val="00137B01"/>
    <w:rsid w:val="00150BE3"/>
    <w:rsid w:val="001829B0"/>
    <w:rsid w:val="00207574"/>
    <w:rsid w:val="00224E50"/>
    <w:rsid w:val="00256ADA"/>
    <w:rsid w:val="00275E9A"/>
    <w:rsid w:val="002A606B"/>
    <w:rsid w:val="002C4D33"/>
    <w:rsid w:val="002F44CB"/>
    <w:rsid w:val="002F78F2"/>
    <w:rsid w:val="00306CE4"/>
    <w:rsid w:val="0033791D"/>
    <w:rsid w:val="003419B8"/>
    <w:rsid w:val="003A23CE"/>
    <w:rsid w:val="003A7B8C"/>
    <w:rsid w:val="003D59AF"/>
    <w:rsid w:val="003F7BA1"/>
    <w:rsid w:val="00403A24"/>
    <w:rsid w:val="00416A85"/>
    <w:rsid w:val="004236C6"/>
    <w:rsid w:val="00455438"/>
    <w:rsid w:val="0046344A"/>
    <w:rsid w:val="0047322A"/>
    <w:rsid w:val="00491473"/>
    <w:rsid w:val="00496C7D"/>
    <w:rsid w:val="004A594B"/>
    <w:rsid w:val="004B788E"/>
    <w:rsid w:val="004C7D94"/>
    <w:rsid w:val="004E2A82"/>
    <w:rsid w:val="004F2C30"/>
    <w:rsid w:val="00571D7C"/>
    <w:rsid w:val="00591D08"/>
    <w:rsid w:val="0059208D"/>
    <w:rsid w:val="005A3D72"/>
    <w:rsid w:val="005B5C0A"/>
    <w:rsid w:val="005D4DF8"/>
    <w:rsid w:val="00616EDF"/>
    <w:rsid w:val="0062405A"/>
    <w:rsid w:val="006408AF"/>
    <w:rsid w:val="00647260"/>
    <w:rsid w:val="00657C4E"/>
    <w:rsid w:val="0067010E"/>
    <w:rsid w:val="006B0A89"/>
    <w:rsid w:val="006B6EE1"/>
    <w:rsid w:val="006E43DD"/>
    <w:rsid w:val="006F75DD"/>
    <w:rsid w:val="00710FE8"/>
    <w:rsid w:val="00742357"/>
    <w:rsid w:val="0075283F"/>
    <w:rsid w:val="007570E6"/>
    <w:rsid w:val="00772C56"/>
    <w:rsid w:val="007B6207"/>
    <w:rsid w:val="007B7BC0"/>
    <w:rsid w:val="007E20A3"/>
    <w:rsid w:val="00816622"/>
    <w:rsid w:val="00834F69"/>
    <w:rsid w:val="0086531A"/>
    <w:rsid w:val="00882C75"/>
    <w:rsid w:val="008977A0"/>
    <w:rsid w:val="008C4A16"/>
    <w:rsid w:val="008E32D7"/>
    <w:rsid w:val="008F0525"/>
    <w:rsid w:val="00910AE0"/>
    <w:rsid w:val="00943E92"/>
    <w:rsid w:val="009528E4"/>
    <w:rsid w:val="00964EC4"/>
    <w:rsid w:val="00977ACE"/>
    <w:rsid w:val="009C679B"/>
    <w:rsid w:val="009E0DD7"/>
    <w:rsid w:val="009E5B4D"/>
    <w:rsid w:val="00A019C7"/>
    <w:rsid w:val="00A1368E"/>
    <w:rsid w:val="00A14B68"/>
    <w:rsid w:val="00A32EF9"/>
    <w:rsid w:val="00A7446D"/>
    <w:rsid w:val="00A8652E"/>
    <w:rsid w:val="00A965F7"/>
    <w:rsid w:val="00AA71D1"/>
    <w:rsid w:val="00AC382C"/>
    <w:rsid w:val="00AD08F6"/>
    <w:rsid w:val="00AF1C27"/>
    <w:rsid w:val="00AF3347"/>
    <w:rsid w:val="00B14647"/>
    <w:rsid w:val="00B27AF0"/>
    <w:rsid w:val="00B5675A"/>
    <w:rsid w:val="00B63289"/>
    <w:rsid w:val="00B843F5"/>
    <w:rsid w:val="00B873E1"/>
    <w:rsid w:val="00B87B97"/>
    <w:rsid w:val="00BA0905"/>
    <w:rsid w:val="00BA1C97"/>
    <w:rsid w:val="00BA5A6A"/>
    <w:rsid w:val="00BA62FD"/>
    <w:rsid w:val="00BE4A3B"/>
    <w:rsid w:val="00C377F5"/>
    <w:rsid w:val="00C41C76"/>
    <w:rsid w:val="00C60DC3"/>
    <w:rsid w:val="00C63D74"/>
    <w:rsid w:val="00C82C2D"/>
    <w:rsid w:val="00CA66BB"/>
    <w:rsid w:val="00CB46DD"/>
    <w:rsid w:val="00D20E47"/>
    <w:rsid w:val="00D34259"/>
    <w:rsid w:val="00D53084"/>
    <w:rsid w:val="00D70A5F"/>
    <w:rsid w:val="00D8777C"/>
    <w:rsid w:val="00D907F5"/>
    <w:rsid w:val="00D918D9"/>
    <w:rsid w:val="00DB7096"/>
    <w:rsid w:val="00DC04A8"/>
    <w:rsid w:val="00DC618C"/>
    <w:rsid w:val="00DF3B02"/>
    <w:rsid w:val="00E0113E"/>
    <w:rsid w:val="00E01AF9"/>
    <w:rsid w:val="00E17078"/>
    <w:rsid w:val="00E22D4B"/>
    <w:rsid w:val="00E354C7"/>
    <w:rsid w:val="00E71133"/>
    <w:rsid w:val="00E71482"/>
    <w:rsid w:val="00EB5449"/>
    <w:rsid w:val="00EC7EEF"/>
    <w:rsid w:val="00ED6E86"/>
    <w:rsid w:val="00F12BF5"/>
    <w:rsid w:val="00F204CF"/>
    <w:rsid w:val="00F26C5F"/>
    <w:rsid w:val="00F45A1B"/>
    <w:rsid w:val="00F64188"/>
    <w:rsid w:val="00FA7385"/>
    <w:rsid w:val="00FB3B55"/>
    <w:rsid w:val="00FD18A1"/>
    <w:rsid w:val="00FD34E7"/>
    <w:rsid w:val="00FF4C5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FB8262"/>
  <w15:docId w15:val="{7114851E-F985-486A-85D8-BC07642C4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2C4D33"/>
    <w:pPr>
      <w:spacing w:after="100"/>
    </w:pPr>
  </w:style>
  <w:style w:type="paragraph" w:styleId="TDC2">
    <w:name w:val="toc 2"/>
    <w:basedOn w:val="Normal"/>
    <w:next w:val="Normal"/>
    <w:autoRedefine/>
    <w:uiPriority w:val="39"/>
    <w:unhideWhenUsed/>
    <w:rsid w:val="002C4D33"/>
    <w:pPr>
      <w:spacing w:after="100"/>
      <w:ind w:left="200"/>
    </w:pPr>
  </w:style>
  <w:style w:type="paragraph" w:styleId="Encabezado">
    <w:name w:val="header"/>
    <w:basedOn w:val="Normal"/>
    <w:link w:val="EncabezadoCar"/>
    <w:uiPriority w:val="99"/>
    <w:unhideWhenUsed/>
    <w:rsid w:val="0075283F"/>
    <w:pPr>
      <w:tabs>
        <w:tab w:val="center" w:pos="4419"/>
        <w:tab w:val="right" w:pos="8838"/>
      </w:tabs>
    </w:pPr>
  </w:style>
  <w:style w:type="character" w:customStyle="1" w:styleId="EncabezadoCar">
    <w:name w:val="Encabezado Car"/>
    <w:basedOn w:val="Fuentedeprrafopredeter"/>
    <w:link w:val="Encabezado"/>
    <w:uiPriority w:val="99"/>
    <w:rsid w:val="0075283F"/>
  </w:style>
  <w:style w:type="paragraph" w:styleId="Piedepgina">
    <w:name w:val="footer"/>
    <w:basedOn w:val="Normal"/>
    <w:link w:val="PiedepginaCar"/>
    <w:uiPriority w:val="99"/>
    <w:unhideWhenUsed/>
    <w:rsid w:val="0075283F"/>
    <w:pPr>
      <w:tabs>
        <w:tab w:val="center" w:pos="4419"/>
        <w:tab w:val="right" w:pos="8838"/>
      </w:tabs>
    </w:pPr>
  </w:style>
  <w:style w:type="character" w:customStyle="1" w:styleId="PiedepginaCar">
    <w:name w:val="Pie de página Car"/>
    <w:basedOn w:val="Fuentedeprrafopredeter"/>
    <w:link w:val="Piedepgina"/>
    <w:uiPriority w:val="99"/>
    <w:rsid w:val="0075283F"/>
  </w:style>
  <w:style w:type="paragraph" w:styleId="NormalWeb">
    <w:name w:val="Normal (Web)"/>
    <w:basedOn w:val="Normal"/>
    <w:uiPriority w:val="99"/>
    <w:unhideWhenUsed/>
    <w:rsid w:val="00BA62FD"/>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81E318E-CA50-491F-86BF-A0073A6F5677}">
  <we:reference id="wa200010453" version="1.0.0.1" store="en-US" storeType="OMEX"/>
  <we:alternateReferences>
    <we:reference id="wa200010453" version="1.0.0.1" store="" storeType="OMEX"/>
  </we:alternateReferences>
  <we:properties>
    <we:property name="claude.fileId" value="&quot;08c29638-f47f-4610-8196-9c7078c2a655&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215</Pages>
  <Words>65433</Words>
  <Characters>360541</Characters>
  <Application>Microsoft Office Word</Application>
  <DocSecurity>0</DocSecurity>
  <Lines>4241</Lines>
  <Paragraphs>910</Paragraphs>
  <ScaleCrop>false</ScaleCrop>
  <Company/>
  <LinksUpToDate>false</LinksUpToDate>
  <CharactersWithSpaces>425064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MDEbenjagomez lemus</cp:lastModifiedBy>
  <cp:revision>2</cp:revision>
  <dcterms:created xsi:type="dcterms:W3CDTF">2026-09-25T07:52:00Z</dcterms:created>
  <dcterms:modified xsi:type="dcterms:W3CDTF">2026-09-25T07:52:00Z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id="Q7krYhfy"/&gt;&lt;style id="http://www.zotero.org/styles/apa-no-ampersand" locale="es-MX" hasBibliography="1" bibliographyStyleHasBeenSet="0"/&gt;&lt;prefs&gt;&lt;pref name="fieldType" value="Field"/&gt;&lt;pref name="au</vt:lpwstr>
  </property>
  <property fmtid="{D5CDD505-2E9C-101B-9397-08002B2CF9AE}" pid="3" name="ZOTERO_PREF_2">
    <vt:lpwstr>tomaticJournalAbbreviations" value="true"/&gt;&lt;/prefs&gt;&lt;/data&gt;</vt:lpwstr>
  </property>
</Properties>
</file>