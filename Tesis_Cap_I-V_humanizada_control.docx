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 xml:space="preserve">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w:t>
      </w:r>
      <w:del w:id="900000" w:author="Claude (humanizer)" w:date="2026-09-26T00:00:00Z">
        <w:r>
          <w:rPr>
            <w:rFonts w:ascii="Arial" w:hAnsi="Arial" w:cs="Arial"/>
            <w:sz w:val="24"/>
            <w:szCs w:val="24"/>
          </w:rPr>
          <w:delText xml:space="preserve">Esta investigación se ocupa precisamente de esa fórmula, y de la carencia que encubre.</w:delText>
        </w:r>
      </w:del>
      <w:ins w:id="900001" w:author="Claude (humanizer)" w:date="2026-09-26T00:00:00Z">
        <w:r>
          <w:rPr>
            <w:rFonts w:ascii="Arial" w:hAnsi="Arial" w:cs="Arial"/>
            <w:sz w:val="24"/>
            <w:szCs w:val="24"/>
          </w:rPr>
          <w:t xml:space="preserve">Esta investigación estudia esa fórmula y la carencia que encubre.</w:t>
        </w:r>
      </w:ins>
      <w:r>
        <w:rPr>
          <w:rFonts w:ascii="Arial" w:hAnsi="Arial" w:cs="Arial"/>
          <w:sz w:val="24"/>
          <w:szCs w:val="24"/>
        </w:rPr>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culmina con los criterios del Tribunal Electoral del Poder Judicial de la Federación. </w:t>
      </w:r>
    </w:p>
    <w:p w14:paraId="37EEEBB6" w14:textId="77777777" w:rsidR="00816622" w:rsidRPr="00816622" w:rsidRDefault="00816622" w:rsidP="00816622">
      <w:pPr>
        <w:spacing w:line="360" w:lineRule="auto"/>
        <w:rPr>
          <w:rFonts w:ascii="Arial" w:eastAsia="Arial" w:hAnsi="Arial" w:cs="Arial"/>
          <w:sz w:val="24"/>
          <w:szCs w:val="24"/>
        </w:rPr>
      </w:pPr>
    </w:p>
    <w:p w14:paraId="63D581C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1.1.1. Origen doctrinal del indicio. De la semiplena prueba a la prueba artificial</w:t>
      </w:r>
    </w:p>
    <w:p w14:paraId="10E1953B" w14:textId="77777777" w:rsidR="00816622" w:rsidRPr="00816622" w:rsidRDefault="00816622" w:rsidP="00816622">
      <w:pPr>
        <w:spacing w:line="360" w:lineRule="auto"/>
        <w:rPr>
          <w:rFonts w:ascii="Arial" w:eastAsia="Arial" w:hAnsi="Arial" w:cs="Arial"/>
          <w:sz w:val="24"/>
          <w:szCs w:val="24"/>
        </w:rPr>
      </w:pP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historia del indicio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22C3CA10" w14:textId="77777777" w:rsidR="00816622" w:rsidRPr="00816622" w:rsidRDefault="00816622" w:rsidP="00816622">
      <w:pPr>
        <w:spacing w:line="360" w:lineRule="auto"/>
        <w:rPr>
          <w:rFonts w:ascii="Arial" w:eastAsia="Arial" w:hAnsi="Arial" w:cs="Arial"/>
          <w:sz w:val="24"/>
          <w:szCs w:val="24"/>
        </w:rPr>
      </w:pPr>
    </w:p>
    <w:p w14:paraId="4C2B7B70"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1.1.2. Distinción conceptual entre indicio, presunción e inferencia probatoria</w:t>
      </w:r>
    </w:p>
    <w:p w14:paraId="3B2B574C" w14:textId="77777777" w:rsidR="00816622" w:rsidRPr="00816622" w:rsidRDefault="00816622" w:rsidP="00816622">
      <w:pPr>
        <w:spacing w:line="360" w:lineRule="auto"/>
        <w:rPr>
          <w:rFonts w:ascii="Arial" w:eastAsia="Arial" w:hAnsi="Arial" w:cs="Arial"/>
          <w:sz w:val="24"/>
          <w:szCs w:val="24"/>
        </w:rPr>
      </w:pP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crítica que se desarrolla en el subapartado 1.1.6.</w:t>
      </w:r>
    </w:p>
    <w:p w14:paraId="0A9E4B25" w14:textId="77777777" w:rsidR="00816622" w:rsidRPr="00816622" w:rsidRDefault="00816622" w:rsidP="00816622">
      <w:pPr>
        <w:spacing w:line="360" w:lineRule="auto"/>
        <w:rPr>
          <w:rFonts w:ascii="Arial" w:eastAsia="Arial" w:hAnsi="Arial" w:cs="Arial"/>
          <w:sz w:val="24"/>
          <w:szCs w:val="24"/>
        </w:rPr>
      </w:pPr>
    </w:p>
    <w:p w14:paraId="75B5930B"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1.1.3. Clasificación de los indicios y exigencia de pluralidad</w:t>
      </w:r>
    </w:p>
    <w:p w14:paraId="51D70D93" w14:textId="77777777" w:rsidR="00816622" w:rsidRPr="00816622" w:rsidRDefault="00816622" w:rsidP="00816622">
      <w:pPr>
        <w:spacing w:line="360" w:lineRule="auto"/>
        <w:rPr>
          <w:rFonts w:ascii="Arial" w:eastAsia="Arial" w:hAnsi="Arial" w:cs="Arial"/>
          <w:sz w:val="24"/>
          <w:szCs w:val="24"/>
        </w:rPr>
      </w:pP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doctrina clásica clasificó los indicios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6240B20D" w14:textId="77777777" w:rsidR="00816622" w:rsidRPr="00816622" w:rsidRDefault="00816622" w:rsidP="00816622">
      <w:pPr>
        <w:spacing w:line="360" w:lineRule="auto"/>
        <w:rPr>
          <w:rFonts w:ascii="Arial" w:eastAsia="Arial" w:hAnsi="Arial" w:cs="Arial"/>
          <w:sz w:val="24"/>
          <w:szCs w:val="24"/>
        </w:rPr>
      </w:pPr>
    </w:p>
    <w:p w14:paraId="66FB8E3D"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1.1.4. Fundamento epistemológico de la inferencia probatoria</w:t>
      </w:r>
    </w:p>
    <w:p w14:paraId="5B8C9B1E"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w:t>
      </w:r>
      <w:del w:id="900002" w:author="Claude (humanizer)" w:date="2026-09-26T00:00:00Z">
        <w:r>
          <w:rPr>
            <w:rFonts w:ascii="Arial" w:eastAsia="Arial" w:hAnsi="Arial" w:cs="Arial"/>
            <w:sz w:val="24"/>
            <w:szCs w:val="24"/>
          </w:rPr>
          <w:delText xml:space="preserve">Por lo tanto, los requisitos forenses no son fórmulas rituales, sino traducciones institucionales de pautas epistemológicas.</w:delText>
        </w:r>
      </w:del>
      <w:ins w:id="900003" w:author="Claude (humanizer)" w:date="2026-09-26T00:00:00Z">
        <w:r>
          <w:rPr>
            <w:rFonts w:ascii="Arial" w:eastAsia="Arial" w:hAnsi="Arial" w:cs="Arial"/>
            <w:sz w:val="24"/>
            <w:szCs w:val="24"/>
          </w:rPr>
          <w:t xml:space="preserve">Por lo tanto, los requisitos forenses traducen al plano institucional pautas epistemológicas.</w:t>
        </w:r>
      </w:ins>
      <w:r>
        <w:rPr>
          <w:rFonts w:ascii="Arial" w:eastAsia="Arial" w:hAnsi="Arial" w:cs="Arial"/>
          <w:sz w:val="24"/>
          <w:szCs w:val="24"/>
        </w:rPr>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043379D8" w14:textId="77777777" w:rsidR="00816622" w:rsidRPr="00816622" w:rsidRDefault="00816622" w:rsidP="00816622">
      <w:pPr>
        <w:spacing w:line="360" w:lineRule="auto"/>
        <w:rPr>
          <w:rFonts w:ascii="Arial" w:eastAsia="Arial" w:hAnsi="Arial" w:cs="Arial"/>
          <w:sz w:val="24"/>
          <w:szCs w:val="24"/>
        </w:rPr>
      </w:pPr>
    </w:p>
    <w:p w14:paraId="45D6066C"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1.1.5. Genealogía jurisdiccional de la adminiculación en México</w:t>
      </w:r>
    </w:p>
    <w:p w14:paraId="3EC1247E" w14:textId="77777777" w:rsidR="00816622" w:rsidRPr="00816622" w:rsidRDefault="00816622" w:rsidP="00816622">
      <w:pPr>
        <w:spacing w:line="360" w:lineRule="auto"/>
        <w:rPr>
          <w:rFonts w:ascii="Arial" w:eastAsia="Arial" w:hAnsi="Arial" w:cs="Arial"/>
          <w:sz w:val="24"/>
          <w:szCs w:val="24"/>
        </w:rPr>
      </w:pP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w:t>
      </w:r>
      <w:del w:id="900004" w:author="Claude (humanizer)" w:date="2026-09-26T00:00:00Z">
        <w:r>
          <w:rPr>
            <w:rFonts w:ascii="Arial" w:eastAsia="Arial" w:hAnsi="Arial" w:cs="Arial"/>
            <w:sz w:val="24"/>
            <w:szCs w:val="24"/>
          </w:rPr>
          <w:delText xml:space="preserve">La resolución revela la madurez alcanzada por la doctrina jurisdiccional.</w:delText>
        </w:r>
      </w:del>
      <w:ins w:id="900005" w:author="Claude (humanizer)" w:date="2026-09-26T00:00:00Z">
        <w:r>
          <w:rPr>
            <w:rFonts w:ascii="Arial" w:eastAsia="Arial" w:hAnsi="Arial" w:cs="Arial"/>
            <w:sz w:val="24"/>
            <w:szCs w:val="24"/>
          </w:rPr>
          <w:t xml:space="preserve">La resolución muestra el grado de desarrollo de la doctrina jurisdiccional.</w:t>
        </w:r>
      </w:ins>
      <w:r>
        <w:rPr>
          <w:rFonts w:ascii="Arial" w:eastAsia="Arial" w:hAnsi="Arial" w:cs="Arial"/>
          <w:sz w:val="24"/>
          <w:szCs w:val="24"/>
        </w:rPr>
        <w:t xml:space="preserve">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300014F" w14:textId="77777777" w:rsidR="00816622" w:rsidRPr="00816622" w:rsidRDefault="00816622" w:rsidP="00816622">
      <w:pPr>
        <w:spacing w:line="360" w:lineRule="auto"/>
        <w:rPr>
          <w:rFonts w:ascii="Arial" w:eastAsia="Arial" w:hAnsi="Arial" w:cs="Arial"/>
          <w:sz w:val="24"/>
          <w:szCs w:val="24"/>
        </w:rPr>
      </w:pPr>
    </w:p>
    <w:p w14:paraId="423F12C9"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1.1.6. Críticas epistemológicas al uso forense de la adminiculación</w:t>
      </w:r>
    </w:p>
    <w:p w14:paraId="08C06FC1" w14:textId="77777777" w:rsidR="00816622" w:rsidRPr="00816622" w:rsidRDefault="00816622" w:rsidP="00816622">
      <w:pPr>
        <w:spacing w:line="360" w:lineRule="auto"/>
        <w:rPr>
          <w:rFonts w:ascii="Arial" w:eastAsia="Arial" w:hAnsi="Arial" w:cs="Arial"/>
          <w:sz w:val="24"/>
          <w:szCs w:val="24"/>
        </w:rPr>
      </w:pP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primera crítica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w:t>
      </w:r>
      <w:del w:id="900006" w:author="Claude (humanizer)" w:date="2026-09-26T00:00:00Z">
        <w:r>
          <w:rPr>
            <w:rFonts w:ascii="Arial" w:eastAsia="Arial" w:hAnsi="Arial" w:cs="Arial"/>
            <w:sz w:val="24"/>
            <w:szCs w:val="24"/>
          </w:rPr>
          <w:delText xml:space="preserve">En tal caso, la coincidencia no expresa corroboración, sino repetición.</w:delText>
        </w:r>
      </w:del>
      <w:ins w:id="900007" w:author="Claude (humanizer)" w:date="2026-09-26T00:00:00Z">
        <w:r>
          <w:rPr>
            <w:rFonts w:ascii="Arial" w:eastAsia="Arial" w:hAnsi="Arial" w:cs="Arial"/>
            <w:sz w:val="24"/>
            <w:szCs w:val="24"/>
          </w:rPr>
          <w:t xml:space="preserve">En tal caso, la coincidencia expresa repetición y no corroboración.</w:t>
        </w:r>
      </w:ins>
      <w:r>
        <w:rPr>
          <w:rFonts w:ascii="Arial" w:eastAsia="Arial" w:hAnsi="Arial" w:cs="Arial"/>
          <w:sz w:val="24"/>
          <w:szCs w:val="24"/>
        </w:rPr>
        <w:t xml:space="preserve">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1D9923D" w14:textId="77777777" w:rsidR="00816622" w:rsidRPr="00816622" w:rsidRDefault="00816622" w:rsidP="00816622">
      <w:pPr>
        <w:spacing w:line="360" w:lineRule="auto"/>
        <w:rPr>
          <w:rFonts w:ascii="Arial" w:eastAsia="Arial" w:hAnsi="Arial" w:cs="Arial"/>
          <w:sz w:val="24"/>
          <w:szCs w:val="24"/>
        </w:rPr>
      </w:pPr>
    </w:p>
    <w:p w14:paraId="62CBDE43"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1.1.7. Deslinde entre adminiculación y estándar de prueba</w:t>
      </w:r>
    </w:p>
    <w:p w14:paraId="421AA1B5" w14:textId="77777777" w:rsidR="00816622" w:rsidRPr="00816622" w:rsidRDefault="00816622" w:rsidP="00816622">
      <w:pPr>
        <w:spacing w:line="360" w:lineRule="auto"/>
        <w:rPr>
          <w:rFonts w:ascii="Arial" w:eastAsia="Arial" w:hAnsi="Arial" w:cs="Arial"/>
          <w:sz w:val="24"/>
          <w:szCs w:val="24"/>
        </w:rPr>
      </w:pP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655A4DAC" w14:textId="77777777" w:rsidR="00816622" w:rsidRPr="00816622" w:rsidRDefault="00816622" w:rsidP="00816622">
      <w:pPr>
        <w:spacing w:line="360" w:lineRule="auto"/>
        <w:rPr>
          <w:rFonts w:ascii="Arial" w:eastAsia="Arial" w:hAnsi="Arial" w:cs="Arial"/>
          <w:sz w:val="24"/>
          <w:szCs w:val="24"/>
        </w:rPr>
      </w:pPr>
    </w:p>
    <w:p w14:paraId="5462BA5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1.1.8. Aplicación ilustrativa del modelo de corroboración recíproca</w:t>
      </w:r>
    </w:p>
    <w:p w14:paraId="6A947DCA" w14:textId="77777777" w:rsidR="00816622" w:rsidRPr="00816622" w:rsidRDefault="00816622" w:rsidP="00816622">
      <w:pPr>
        <w:spacing w:line="360" w:lineRule="auto"/>
        <w:rPr>
          <w:rFonts w:ascii="Arial" w:eastAsia="Arial" w:hAnsi="Arial" w:cs="Arial"/>
          <w:sz w:val="24"/>
          <w:szCs w:val="24"/>
        </w:rPr>
      </w:pP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Para mostrar la operatividad de los criterios expuestos, se propone un caso hipotético construido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w:t>
      </w:r>
      <w:del w:id="900008" w:author="Claude (humanizer)" w:date="2026-09-26T00:00:00Z">
        <w:r>
          <w:rPr>
            <w:rFonts w:ascii="Arial" w:eastAsia="Arial" w:hAnsi="Arial" w:cs="Arial"/>
            <w:sz w:val="24"/>
            <w:szCs w:val="24"/>
          </w:rPr>
          <w:delText xml:space="preserve">Por ello, la pluralidad no es aparente, sino real.</w:delText>
        </w:r>
      </w:del>
      <w:ins w:id="900009" w:author="Claude (humanizer)" w:date="2026-09-26T00:00:00Z">
        <w:r>
          <w:rPr>
            <w:rFonts w:ascii="Arial" w:eastAsia="Arial" w:hAnsi="Arial" w:cs="Arial"/>
            <w:sz w:val="24"/>
            <w:szCs w:val="24"/>
          </w:rPr>
          <w:t xml:space="preserve">Por ello, la pluralidad es real.</w:t>
        </w:r>
      </w:ins>
      <w:r>
        <w:rPr>
          <w:rFonts w:ascii="Arial" w:eastAsia="Arial" w:hAnsi="Arial" w:cs="Arial"/>
          <w:sz w:val="24"/>
          <w:szCs w:val="24"/>
        </w:rPr>
        <w:t xml:space="preserve">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w:t>
      </w:r>
      <w:del w:id="900010" w:author="Claude (humanizer)" w:date="2026-09-26T00:00:00Z">
        <w:r>
          <w:rPr>
            <w:rFonts w:ascii="Arial" w:eastAsia="Arial" w:hAnsi="Arial" w:cs="Arial"/>
            <w:sz w:val="24"/>
            <w:szCs w:val="24"/>
          </w:rPr>
          <w:delText xml:space="preserve">Por tanto, la ausencia de estándar no es una laguna menor, sino un defecto estructural del sistema de decisión.</w:delText>
        </w:r>
      </w:del>
      <w:ins w:id="900011" w:author="Claude (humanizer)" w:date="2026-09-26T00:00:00Z">
        <w:r>
          <w:rPr>
            <w:rFonts w:ascii="Arial" w:eastAsia="Arial" w:hAnsi="Arial" w:cs="Arial"/>
            <w:sz w:val="24"/>
            <w:szCs w:val="24"/>
          </w:rPr>
          <w:t xml:space="preserve">Por tanto, la ausencia de estándar constituye un defecto estructural del sistema de decisión.</w:t>
        </w:r>
      </w:ins>
      <w:r>
        <w:rPr>
          <w:rFonts w:ascii="Arial" w:eastAsia="Arial" w:hAnsi="Arial" w:cs="Arial"/>
          <w:sz w:val="24"/>
          <w:szCs w:val="24"/>
        </w:rPr>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w:t>
      </w:r>
      <w:del w:id="900012" w:author="Claude (humanizer)" w:date="2026-09-26T00:00:00Z">
        <w:r>
          <w:rPr>
            <w:rFonts w:ascii="Arial" w:eastAsia="Arial" w:hAnsi="Arial" w:cs="Arial"/>
            <w:sz w:val="24"/>
            <w:szCs w:val="24"/>
          </w:rPr>
          <w:delText xml:space="preserve">En consecuencia, el problema no es la ausencia de fórmulas, sino su formulación subjetiva.</w:delText>
        </w:r>
      </w:del>
      <w:ins w:id="900013" w:author="Claude (humanizer)" w:date="2026-09-26T00:00:00Z">
        <w:r>
          <w:rPr>
            <w:rFonts w:ascii="Arial" w:eastAsia="Arial" w:hAnsi="Arial" w:cs="Arial"/>
            <w:sz w:val="24"/>
            <w:szCs w:val="24"/>
          </w:rPr>
          <w:t xml:space="preserve">En consecuencia, el problema reside en la formulación subjetiva de esas fórmulas.</w:t>
        </w:r>
      </w:ins>
      <w:r>
        <w:rPr>
          <w:rFonts w:ascii="Arial" w:eastAsia="Arial" w:hAnsi="Arial" w:cs="Arial"/>
          <w:sz w:val="24"/>
          <w:szCs w:val="24"/>
        </w:rPr>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w:t>
      </w:r>
      <w:del w:id="900014" w:author="Claude (humanizer)" w:date="2026-09-26T00:00:00Z">
        <w:r>
          <w:rPr>
            <w:rFonts w:ascii="Arial" w:eastAsia="Arial" w:hAnsi="Arial" w:cs="Arial"/>
            <w:sz w:val="24"/>
            <w:szCs w:val="24"/>
          </w:rPr>
          <w:delText xml:space="preserve">Por tanto, el estándar no restaura la prueba legal, sino que completa la libre valoración.</w:delText>
        </w:r>
      </w:del>
      <w:ins w:id="900015" w:author="Claude (humanizer)" w:date="2026-09-26T00:00:00Z">
        <w:r>
          <w:rPr>
            <w:rFonts w:ascii="Arial" w:eastAsia="Arial" w:hAnsi="Arial" w:cs="Arial"/>
            <w:sz w:val="24"/>
            <w:szCs w:val="24"/>
          </w:rPr>
          <w:t xml:space="preserve">Por tanto, el estándar completa la libre valoración sin restaurar la prueba legal.</w:t>
        </w:r>
      </w:ins>
      <w:r>
        <w:rPr>
          <w:rFonts w:ascii="Arial" w:eastAsia="Arial" w:hAnsi="Arial" w:cs="Arial"/>
          <w:sz w:val="24"/>
          <w:szCs w:val="24"/>
        </w:rPr>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sana crítica constituye una fórmula de valoración, no un criterio de suficiencia. </w:t>
      </w:r>
      <w:del w:id="900016" w:author="Claude (humanizer)" w:date="2026-09-26T00:00:00Z">
        <w:r>
          <w:rPr>
            <w:rFonts w:ascii="Arial" w:eastAsia="Arial" w:hAnsi="Arial" w:cs="Arial"/>
            <w:sz w:val="24"/>
            <w:szCs w:val="24"/>
          </w:rPr>
          <w:delText xml:space="preserve">Así lo revela su propio contenido.</w:delText>
        </w:r>
      </w:del>
      <w:ins w:id="900017" w:author="Claude (humanizer)" w:date="2026-09-26T00:00:00Z">
        <w:r>
          <w:rPr>
            <w:rFonts w:ascii="Arial" w:eastAsia="Arial" w:hAnsi="Arial" w:cs="Arial"/>
            <w:sz w:val="24"/>
            <w:szCs w:val="24"/>
          </w:rPr>
          <w:t xml:space="preserve">Así lo muestra su propio contenido.</w:t>
        </w:r>
      </w:ins>
      <w:r>
        <w:rPr>
          <w:rFonts w:ascii="Arial" w:eastAsia="Arial" w:hAnsi="Arial" w:cs="Arial"/>
          <w:sz w:val="24"/>
          <w:szCs w:val="24"/>
        </w:rPr>
        <w:t xml:space="preserve">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w:t>
      </w:r>
      <w:del w:id="900018" w:author="Claude (humanizer)" w:date="2026-09-26T00:00:00Z">
        <w:r>
          <w:rPr>
            <w:rFonts w:ascii="Arial" w:eastAsia="Arial" w:hAnsi="Arial" w:cs="Arial"/>
            <w:sz w:val="24"/>
            <w:szCs w:val="24"/>
          </w:rPr>
          <w:delText xml:space="preserve">Un estándar no es un criterio de valoración, sino una regla de decisión posterior a ella.</w:delText>
        </w:r>
      </w:del>
      <w:ins w:id="900019" w:author="Claude (humanizer)" w:date="2026-09-26T00:00:00Z">
        <w:r>
          <w:rPr>
            <w:rFonts w:ascii="Arial" w:eastAsia="Arial" w:hAnsi="Arial" w:cs="Arial"/>
            <w:sz w:val="24"/>
            <w:szCs w:val="24"/>
          </w:rPr>
          <w:t xml:space="preserve">Un estándar es una regla de decisión posterior a la valoración.</w:t>
        </w:r>
      </w:ins>
      <w:r>
        <w:rPr>
          <w:rFonts w:ascii="Arial" w:eastAsia="Arial" w:hAnsi="Arial" w:cs="Arial"/>
          <w:sz w:val="24"/>
          <w:szCs w:val="24"/>
        </w:rPr>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w:r>
      <w:del w:id="900020" w:author="Claude (humanizer)" w:date="2026-09-26T00:00:00Z">
        <w:r>
          <w:rPr>
            <w:rFonts w:ascii="Arial" w:eastAsia="Arial" w:hAnsi="Arial" w:cs="Arial"/>
            <w:sz w:val="24"/>
            <w:szCs w:val="24"/>
          </w:rPr>
          <w:delText xml:space="preserve">Conviene precisar, antes de exponer cada requisito, qué significa calificarlos como metodológicos.</w:delText>
        </w:r>
      </w:del>
      <w:ins w:id="900021" w:author="Claude (humanizer)" w:date="2026-09-26T00:00:00Z">
        <w:r>
          <w:rPr>
            <w:rFonts w:ascii="Arial" w:eastAsia="Arial" w:hAnsi="Arial" w:cs="Arial"/>
            <w:sz w:val="24"/>
            <w:szCs w:val="24"/>
          </w:rPr>
          <w:t xml:space="preserve">Antes de exponer cada requisito se precisa qué significa calificarlos como metodológicos.</w:t>
        </w:r>
      </w:ins>
      <w:r>
        <w:rPr>
          <w:rFonts w:ascii="Arial" w:eastAsia="Arial" w:hAnsi="Arial" w:cs="Arial"/>
          <w:sz w:val="24"/>
          <w:szCs w:val="24"/>
        </w:rPr>
        <w:t xml:space="preserve">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w:t>
      </w:r>
      <w:del w:id="900022" w:author="Claude (humanizer)" w:date="2026-09-26T00:00:00Z">
        <w:r>
          <w:rPr>
            <w:rFonts w:ascii="Arial" w:eastAsia="Arial" w:hAnsi="Arial" w:cs="Arial"/>
            <w:sz w:val="24"/>
            <w:szCs w:val="24"/>
          </w:rPr>
          <w:delText xml:space="preserve">El problema no es terminológico, sino estructural.</w:delText>
        </w:r>
      </w:del>
      <w:ins w:id="900023" w:author="Claude (humanizer)" w:date="2026-09-26T00:00:00Z">
        <w:r>
          <w:rPr>
            <w:rFonts w:ascii="Arial" w:eastAsia="Arial" w:hAnsi="Arial" w:cs="Arial"/>
            <w:sz w:val="24"/>
            <w:szCs w:val="24"/>
          </w:rPr>
          <w:t xml:space="preserve">El problema es estructural.</w:t>
        </w:r>
      </w:ins>
      <w:r>
        <w:rPr>
          <w:rFonts w:ascii="Arial" w:eastAsia="Arial" w:hAnsi="Arial" w:cs="Arial"/>
          <w:sz w:val="24"/>
          <w:szCs w:val="24"/>
        </w:rPr>
        <w:t xml:space="preserve">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 xml:space="preserve">identificarse y controlarse. </w:t>
      </w:r>
      <w:del w:id="900024" w:author="Claude (humanizer)" w:date="2026-09-26T00:00:00Z">
        <w:r>
          <w:rPr>
            <w:rFonts w:ascii="Arial" w:eastAsia="Arial" w:hAnsi="Arial" w:cs="Arial"/>
            <w:sz w:val="24"/>
            <w:szCs w:val="24"/>
          </w:rPr>
          <w:delText xml:space="preserve">Este criterio confirma que el primer requisito no es una exigencia meramente académica, sino que ha sido recibido por la jurisdicción constitucional.</w:delText>
        </w:r>
      </w:del>
      <w:ins w:id="900025" w:author="Claude (humanizer)" w:date="2026-09-26T00:00:00Z">
        <w:r>
          <w:rPr>
            <w:rFonts w:ascii="Arial" w:eastAsia="Arial" w:hAnsi="Arial" w:cs="Arial"/>
            <w:sz w:val="24"/>
            <w:szCs w:val="24"/>
          </w:rPr>
          <w:t xml:space="preserve">Este criterio confirma que la jurisdicción constitucional ha recibido el primer requisito.</w:t>
        </w:r>
      </w:ins>
      <w:r>
        <w:rPr>
          <w:rFonts w:ascii="Arial" w:eastAsia="Arial" w:hAnsi="Arial" w:cs="Arial"/>
          <w:sz w:val="24"/>
          <w:szCs w:val="24"/>
        </w:rPr>
        <w:t xml:space="preserve">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segundo requisito exige que el estándar sea capaz de determinar un umbral a partir del cual una hipótesis se considerará probada. </w:t>
      </w:r>
      <w:del w:id="900026" w:author="Claude (humanizer)" w:date="2026-09-26T00:00:00Z">
        <w:r>
          <w:rPr>
            <w:rFonts w:ascii="Arial" w:eastAsia="Arial" w:hAnsi="Arial" w:cs="Arial"/>
            <w:sz w:val="24"/>
            <w:szCs w:val="24"/>
          </w:rPr>
          <w:delText xml:space="preserve">Conviene no confundirlo con una simple exigencia de claridad conceptual en la redacción de la norma.</w:delText>
        </w:r>
      </w:del>
      <w:ins w:id="900027" w:author="Claude (humanizer)" w:date="2026-09-26T00:00:00Z">
        <w:r>
          <w:rPr>
            <w:rFonts w:ascii="Arial" w:eastAsia="Arial" w:hAnsi="Arial" w:cs="Arial"/>
            <w:sz w:val="24"/>
            <w:szCs w:val="24"/>
          </w:rPr>
          <w:t xml:space="preserve">Este requisito es distinto de una simple exigencia de claridad conceptual en la redacción de la norma.</w:t>
        </w:r>
      </w:ins>
      <w:r>
        <w:rPr>
          <w:rFonts w:ascii="Arial" w:eastAsia="Arial" w:hAnsi="Arial" w:cs="Arial"/>
          <w:sz w:val="24"/>
          <w:szCs w:val="24"/>
        </w:rPr>
        <w:t xml:space="preserve">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w:t>
      </w:r>
      <w:del w:id="900028" w:author="Claude (humanizer)" w:date="2026-09-26T00:00:00Z">
        <w:r>
          <w:rPr>
            <w:rFonts w:ascii="Arial" w:eastAsia="Arial" w:hAnsi="Arial" w:cs="Arial"/>
            <w:sz w:val="24"/>
            <w:szCs w:val="24"/>
          </w:rPr>
          <w:delText xml:space="preserve">Esta distinción permite entender por qué la cuantificación del umbral no resuelve el problema, sino que lo desplaza.</w:delText>
        </w:r>
      </w:del>
      <w:ins w:id="900029" w:author="Claude (humanizer)" w:date="2026-09-26T00:00:00Z">
        <w:r>
          <w:rPr>
            <w:rFonts w:ascii="Arial" w:eastAsia="Arial" w:hAnsi="Arial" w:cs="Arial"/>
            <w:sz w:val="24"/>
            <w:szCs w:val="24"/>
          </w:rPr>
          <w:t xml:space="preserve">Esta distinción explica por qué la cuantificación del umbral desplaza el problema sin resolverlo.</w:t>
        </w:r>
      </w:ins>
      <w:r>
        <w:rPr>
          <w:rFonts w:ascii="Arial" w:eastAsia="Arial" w:hAnsi="Arial" w:cs="Arial"/>
          <w:sz w:val="24"/>
          <w:szCs w:val="24"/>
        </w:rPr>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w:t>
      </w:r>
      <w:del w:id="900030" w:author="Claude (humanizer)" w:date="2026-09-26T00:00:00Z">
        <w:r>
          <w:rPr>
            <w:rFonts w:ascii="Arial" w:eastAsia="Arial" w:hAnsi="Arial" w:cs="Arial"/>
            <w:sz w:val="24"/>
            <w:szCs w:val="24"/>
          </w:rPr>
          <w:delText xml:space="preserve">El contraste confirma que el defecto de la materia electoral no es de imposibilidad conceptual, sino de omisión normativa.</w:delText>
        </w:r>
      </w:del>
      <w:ins w:id="900031" w:author="Claude (humanizer)" w:date="2026-09-26T00:00:00Z">
        <w:r>
          <w:rPr>
            <w:rFonts w:ascii="Arial" w:eastAsia="Arial" w:hAnsi="Arial" w:cs="Arial"/>
            <w:sz w:val="24"/>
            <w:szCs w:val="24"/>
          </w:rPr>
          <w:t xml:space="preserve">El contraste confirma que el defecto de la materia electoral es de omisión normativa.</w:t>
        </w:r>
      </w:ins>
      <w:r>
        <w:rPr>
          <w:rFonts w:ascii="Arial" w:eastAsia="Arial" w:hAnsi="Arial" w:cs="Arial"/>
          <w:sz w:val="24"/>
          <w:szCs w:val="24"/>
        </w:rPr>
        <w:t xml:space="preserve">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w:t>
      </w:r>
      <w:del w:id="900032" w:author="Claude (humanizer)" w:date="2026-09-26T00:00:00Z">
        <w:r>
          <w:rPr>
            <w:rFonts w:ascii="Arial" w:eastAsia="Arial" w:hAnsi="Arial" w:cs="Arial"/>
            <w:sz w:val="24"/>
            <w:szCs w:val="24"/>
          </w:rPr>
          <w:delText xml:space="preserve">Esa alternancia confirma que la suficiencia probatoria de la determinancia no está definida, sino que se decide en cada caso.</w:delText>
        </w:r>
      </w:del>
      <w:ins w:id="900033" w:author="Claude (humanizer)" w:date="2026-09-26T00:00:00Z">
        <w:r>
          <w:rPr>
            <w:rFonts w:ascii="Arial" w:eastAsia="Arial" w:hAnsi="Arial" w:cs="Arial"/>
            <w:sz w:val="24"/>
            <w:szCs w:val="24"/>
          </w:rPr>
          <w:t xml:space="preserve">Esa alternancia confirma que la suficiencia probatoria de la determinancia se decide en cada caso.</w:t>
        </w:r>
      </w:ins>
      <w:r>
        <w:rPr>
          <w:rFonts w:ascii="Arial" w:eastAsia="Arial" w:hAnsi="Arial" w:cs="Arial"/>
          <w:sz w:val="24"/>
          <w:szCs w:val="24"/>
        </w:rPr>
        <w:t xml:space="preserve">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w:t>
      </w:r>
      <w:del w:id="900034" w:author="Claude (humanizer)" w:date="2026-09-26T00:00:00Z">
        <w:r>
          <w:rPr>
            <w:rFonts w:ascii="Arial" w:eastAsia="Arial" w:hAnsi="Arial" w:cs="Arial"/>
            <w:sz w:val="24"/>
            <w:szCs w:val="24"/>
          </w:rPr>
          <w:delText xml:space="preserve">El error no consiste en que los factores sean incorrectos, sino en que se les atribuye una función que no pueden cumplir.</w:delText>
        </w:r>
      </w:del>
      <w:ins w:id="900035" w:author="Claude (humanizer)" w:date="2026-09-26T00:00:00Z">
        <w:r>
          <w:rPr>
            <w:rFonts w:ascii="Arial" w:eastAsia="Arial" w:hAnsi="Arial" w:cs="Arial"/>
            <w:sz w:val="24"/>
            <w:szCs w:val="24"/>
          </w:rPr>
          <w:t xml:space="preserve">El error consiste en atribuir a los factores una función que no pueden cumplir.</w:t>
        </w:r>
      </w:ins>
      <w:r>
        <w:rPr>
          <w:rFonts w:ascii="Arial" w:eastAsia="Arial" w:hAnsi="Arial" w:cs="Arial"/>
          <w:sz w:val="24"/>
          <w:szCs w:val="24"/>
        </w:rPr>
        <w:t xml:space="preserve">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w:t>
      </w:r>
      <w:del w:id="900036" w:author="Claude (humanizer)" w:date="2026-09-26T00:00:00Z">
        <w:r>
          <w:rPr>
            <w:rFonts w:ascii="Arial" w:eastAsia="Arial" w:hAnsi="Arial" w:cs="Arial"/>
            <w:sz w:val="24"/>
            <w:szCs w:val="24"/>
          </w:rPr>
          <w:delText xml:space="preserve">Estas conclusiones no dependen de juzgar el acierto de cada decisión, sino de constatar la falta de un criterio previo que permita controlarlas.</w:delText>
        </w:r>
      </w:del>
      <w:ins w:id="900037" w:author="Claude (humanizer)" w:date="2026-09-26T00:00:00Z">
        <w:r>
          <w:rPr>
            <w:rFonts w:ascii="Arial" w:eastAsia="Arial" w:hAnsi="Arial" w:cs="Arial"/>
            <w:sz w:val="24"/>
            <w:szCs w:val="24"/>
          </w:rPr>
          <w:t xml:space="preserve">Estas conclusiones derivan de la falta de un criterio previo que permita controlar las decisiones y no del acierto de cada una.</w:t>
        </w:r>
      </w:ins>
      <w:r>
        <w:rPr>
          <w:rFonts w:ascii="Arial" w:eastAsia="Arial" w:hAnsi="Arial" w:cs="Arial"/>
          <w:sz w:val="24"/>
          <w:szCs w:val="24"/>
        </w:rPr>
        <w:t xml:space="preserve"> </w:t>
      </w:r>
      <w:del w:id="900038" w:author="Claude (humanizer)" w:date="2026-09-26T00:00:00Z">
        <w:r>
          <w:rPr>
            <w:rFonts w:ascii="Arial" w:eastAsia="Arial" w:hAnsi="Arial" w:cs="Arial"/>
            <w:sz w:val="24"/>
            <w:szCs w:val="24"/>
          </w:rPr>
          <w:delText xml:space="preserve">El déficit no es, por tanto, un accidente de la práctica judicial, sino un rasgo del diseño normativo.</w:delText>
        </w:r>
      </w:del>
      <w:ins w:id="900039" w:author="Claude (humanizer)" w:date="2026-09-26T00:00:00Z">
        <w:r>
          <w:rPr>
            <w:rFonts w:ascii="Arial" w:eastAsia="Arial" w:hAnsi="Arial" w:cs="Arial"/>
            <w:sz w:val="24"/>
            <w:szCs w:val="24"/>
          </w:rPr>
          <w:t xml:space="preserve">El déficit es, por tanto, un rasgo del diseño normativo.</w:t>
        </w:r>
      </w:ins>
      <w:r>
        <w:rPr>
          <w:rFonts w:ascii="Arial" w:eastAsia="Arial" w:hAnsi="Arial" w:cs="Arial"/>
          <w:sz w:val="24"/>
          <w:szCs w:val="24"/>
        </w:rPr>
        <w:t xml:space="preserve">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w:t>
      </w:r>
      <w:del w:id="900040" w:author="Claude (humanizer)" w:date="2026-09-26T00:00:00Z">
        <w:r>
          <w:rPr>
            <w:rFonts w:ascii="Arial" w:eastAsia="Arial" w:hAnsi="Arial" w:cs="Arial"/>
            <w:sz w:val="24"/>
            <w:szCs w:val="24"/>
          </w:rPr>
          <w:delText xml:space="preserve">La dificultad, sin embargo, no reside en la antigüedad del texto, sino en la ausencia de un criterio que indique cuándo la convicción es suficiente.</w:delText>
        </w:r>
      </w:del>
      <w:ins w:id="900041" w:author="Claude (humanizer)" w:date="2026-09-26T00:00:00Z">
        <w:r>
          <w:rPr>
            <w:rFonts w:ascii="Arial" w:eastAsia="Arial" w:hAnsi="Arial" w:cs="Arial"/>
            <w:sz w:val="24"/>
            <w:szCs w:val="24"/>
          </w:rPr>
          <w:t xml:space="preserve">La dificultad, sin embargo, reside en la ausencia de un criterio que indique cuándo la convicción es suficiente.</w:t>
        </w:r>
      </w:ins>
      <w:r>
        <w:rPr>
          <w:rFonts w:ascii="Arial" w:eastAsia="Arial" w:hAnsi="Arial" w:cs="Arial"/>
          <w:sz w:val="24"/>
          <w:szCs w:val="24"/>
        </w:rPr>
        <w:t xml:space="preserv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w:t>
      </w:r>
      <w:del w:id="900042" w:author="Claude (humanizer)" w:date="2026-09-26T00:00:00Z">
        <w:r>
          <w:rPr>
            <w:rFonts w:ascii="Arial" w:eastAsia="Arial" w:hAnsi="Arial" w:cs="Arial"/>
            <w:sz w:val="24"/>
            <w:szCs w:val="24"/>
          </w:rPr>
          <w:delText xml:space="preserve">Estas expresiones no describen un umbral identificable, sino el resultado del juicio del tribunal.</w:delText>
        </w:r>
      </w:del>
      <w:ins w:id="900043" w:author="Claude (humanizer)" w:date="2026-09-26T00:00:00Z">
        <w:r>
          <w:rPr>
            <w:rFonts w:ascii="Arial" w:eastAsia="Arial" w:hAnsi="Arial" w:cs="Arial"/>
            <w:sz w:val="24"/>
            <w:szCs w:val="24"/>
          </w:rPr>
          <w:t xml:space="preserve">Estas expresiones describen el resultado del juicio del tribunal y no un umbral identificable.</w:t>
        </w:r>
      </w:ins>
      <w:r>
        <w:rPr>
          <w:rFonts w:ascii="Arial" w:eastAsia="Arial" w:hAnsi="Arial" w:cs="Arial"/>
          <w:sz w:val="24"/>
          <w:szCs w:val="24"/>
        </w:rPr>
        <w:t xml:space="preserv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w:t>
      </w:r>
      <w:del w:id="900044" w:author="Claude (humanizer)" w:date="2026-09-26T00:00:00Z">
        <w:r>
          <w:rPr>
            <w:rFonts w:ascii="Arial" w:eastAsia="Arial" w:hAnsi="Arial" w:cs="Arial"/>
            <w:sz w:val="24"/>
            <w:szCs w:val="24"/>
          </w:rPr>
          <w:delText xml:space="preserve">Esta formulación es significativa para el análisis del capítulo.</w:delText>
        </w:r>
      </w:del>
      <w:ins w:id="900045" w:author="Claude (humanizer)" w:date="2026-09-26T00:00:00Z">
        <w:r>
          <w:rPr>
            <w:rFonts w:ascii="Arial" w:eastAsia="Arial" w:hAnsi="Arial" w:cs="Arial"/>
            <w:sz w:val="24"/>
            <w:szCs w:val="24"/>
          </w:rPr>
          <w:t xml:space="preserve">Esta formulación interesa al análisis del capítulo.</w:t>
        </w:r>
      </w:ins>
      <w:r>
        <w:rPr>
          <w:rFonts w:ascii="Arial" w:eastAsia="Arial" w:hAnsi="Arial" w:cs="Arial"/>
          <w:sz w:val="24"/>
          <w:szCs w:val="24"/>
        </w:rPr>
        <w:t xml:space="preserve"> El umbral empleado no fue la certeza ni la probabilidad seria, sino la posibilidad de un resultado distinto. Tres años después, en el caso Colima, la misma Sala exigiría una probabilidad seria, fundada y razonable, como se expuso en el apartado 2.1. </w:t>
      </w:r>
      <w:del w:id="900046" w:author="Claude (humanizer)" w:date="2026-09-26T00:00:00Z">
        <w:r>
          <w:rPr>
            <w:rFonts w:ascii="Arial" w:eastAsia="Arial" w:hAnsi="Arial" w:cs="Arial"/>
            <w:sz w:val="24"/>
            <w:szCs w:val="24"/>
          </w:rPr>
          <w:delText xml:space="preserve">La diferencia entre ambas formulaciones no obedece a una regla general previa, sino a la redacción de cada sentencia.</w:delText>
        </w:r>
      </w:del>
      <w:ins w:id="900047" w:author="Claude (humanizer)" w:date="2026-09-26T00:00:00Z">
        <w:r>
          <w:rPr>
            <w:rFonts w:ascii="Arial" w:eastAsia="Arial" w:hAnsi="Arial" w:cs="Arial"/>
            <w:sz w:val="24"/>
            <w:szCs w:val="24"/>
          </w:rPr>
          <w:t xml:space="preserve">La diferencia entre ambas formulaciones obedece a la redacción de cada sentencia.</w:t>
        </w:r>
      </w:ins>
      <w:r>
        <w:rPr>
          <w:rFonts w:ascii="Arial" w:eastAsia="Arial" w:hAnsi="Arial" w:cs="Arial"/>
          <w:sz w:val="24"/>
          <w:szCs w:val="24"/>
        </w:rPr>
        <w:t xml:space="preserve">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w:t>
      </w:r>
      <w:del w:id="900048" w:author="Claude (humanizer)" w:date="2026-09-26T00:00:00Z">
        <w:r>
          <w:rPr>
            <w:rFonts w:ascii="Arial" w:eastAsia="Arial" w:hAnsi="Arial" w:cs="Arial"/>
            <w:sz w:val="24"/>
            <w:szCs w:val="24"/>
          </w:rPr>
          <w:delText xml:space="preserve">El problema no es exclusivo de las notas periodísticas, sino que se reproduce en cualquier indicio sujeto al artículo 16, párrafo 3.</w:delText>
        </w:r>
      </w:del>
      <w:ins w:id="900049" w:author="Claude (humanizer)" w:date="2026-09-26T00:00:00Z">
        <w:r>
          <w:rPr>
            <w:rFonts w:ascii="Arial" w:eastAsia="Arial" w:hAnsi="Arial" w:cs="Arial"/>
            <w:sz w:val="24"/>
            <w:szCs w:val="24"/>
          </w:rPr>
          <w:t xml:space="preserve">El problema se reproduce en cualquier indicio sujeto al artículo 16, párrafo 3, y no solo en las notas periodísticas.</w:t>
        </w:r>
      </w:ins>
      <w:r>
        <w:rPr>
          <w:rFonts w:ascii="Arial" w:eastAsia="Arial" w:hAnsi="Arial" w:cs="Arial"/>
          <w:sz w:val="24"/>
          <w:szCs w:val="24"/>
        </w:rPr>
        <w:t xml:space="preserve">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w:t>
      </w:r>
      <w:del w:id="900050" w:author="Claude (humanizer)" w:date="2026-09-26T00:00:00Z">
        <w:r>
          <w:rPr>
            <w:rFonts w:ascii="Arial" w:eastAsia="Arial" w:hAnsi="Arial" w:cs="Arial"/>
            <w:sz w:val="24"/>
            <w:szCs w:val="24"/>
          </w:rPr>
          <w:delText xml:space="preserve">Conviene precisar que el disenso no fue total.</w:delText>
        </w:r>
      </w:del>
      <w:ins w:id="900051" w:author="Claude (humanizer)" w:date="2026-09-26T00:00:00Z">
        <w:r>
          <w:rPr>
            <w:rFonts w:ascii="Arial" w:eastAsia="Arial" w:hAnsi="Arial" w:cs="Arial"/>
            <w:sz w:val="24"/>
            <w:szCs w:val="24"/>
          </w:rPr>
          <w:t xml:space="preserve">El disenso no fue total.</w:t>
        </w:r>
      </w:ins>
      <w:r>
        <w:rPr>
          <w:rFonts w:ascii="Arial" w:eastAsia="Arial" w:hAnsi="Arial" w:cs="Arial"/>
          <w:sz w:val="24"/>
          <w:szCs w:val="24"/>
        </w:rPr>
        <w:t xml:space="preserve">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w:t>
      </w:r>
      <w:del w:id="900052" w:author="Claude (humanizer)" w:date="2026-09-26T00:00:00Z">
        <w:r>
          <w:rPr>
            <w:rFonts w:ascii="Arial" w:eastAsia="Arial" w:hAnsi="Arial" w:cs="Arial"/>
            <w:sz w:val="24"/>
            <w:szCs w:val="24"/>
          </w:rPr>
          <w:delText xml:space="preserve">Esa extensión muestra que el disenso no fue una objeción retórica, sino una reconstrucción completa del caso.</w:delText>
        </w:r>
      </w:del>
      <w:ins w:id="900053" w:author="Claude (humanizer)" w:date="2026-09-26T00:00:00Z">
        <w:r>
          <w:rPr>
            <w:rFonts w:ascii="Arial" w:eastAsia="Arial" w:hAnsi="Arial" w:cs="Arial"/>
            <w:sz w:val="24"/>
            <w:szCs w:val="24"/>
          </w:rPr>
          <w:t xml:space="preserve">Esa extensión muestra que el disenso reconstruyó el caso completo.</w:t>
        </w:r>
      </w:ins>
      <w:r>
        <w:rPr>
          <w:rFonts w:ascii="Arial" w:eastAsia="Arial" w:hAnsi="Arial" w:cs="Arial"/>
          <w:sz w:val="24"/>
          <w:szCs w:val="24"/>
        </w:rPr>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
      </w:r>
      <w:del w:id="900054" w:author="Claude (humanizer)" w:date="2026-09-26T00:00:00Z">
        <w:r>
          <w:rPr>
            <w:rFonts w:ascii="Arial" w:eastAsia="Arial" w:hAnsi="Arial" w:cs="Arial"/>
            <w:sz w:val="24"/>
            <w:szCs w:val="24"/>
          </w:rPr>
          <w:delText xml:space="preserve">El contraste revela que el voto no se agota en el argumento de legalidad.</w:delText>
        </w:r>
      </w:del>
      <w:ins w:id="900055" w:author="Claude (humanizer)" w:date="2026-09-26T00:00:00Z">
        <w:r>
          <w:rPr>
            <w:rFonts w:ascii="Arial" w:eastAsia="Arial" w:hAnsi="Arial" w:cs="Arial"/>
            <w:sz w:val="24"/>
            <w:szCs w:val="24"/>
          </w:rPr>
          <w:t xml:space="preserve">El contraste muestra que el voto no se agota en el argumento de legalidad.</w:t>
        </w:r>
      </w:ins>
      <w:r>
        <w:rPr>
          <w:rFonts w:ascii="Arial" w:eastAsia="Arial" w:hAnsi="Arial" w:cs="Arial"/>
          <w:sz w:val="24"/>
          <w:szCs w:val="24"/>
        </w:rPr>
        <w:t xml:space="preserve"> </w:t>
      </w:r>
      <w:del w:id="900056" w:author="Claude (humanizer)" w:date="2026-09-26T00:00:00Z">
        <w:r>
          <w:rPr>
            <w:rFonts w:ascii="Arial" w:eastAsia="Arial" w:hAnsi="Arial" w:cs="Arial"/>
            <w:sz w:val="24"/>
            <w:szCs w:val="24"/>
          </w:rPr>
          <w:delText xml:space="preserve">Los disidentes no se limitaron a invocar la legalidad estricta, sino que discutieron la solidez de cada inferencia.</w:delText>
        </w:r>
      </w:del>
      <w:ins w:id="900057" w:author="Claude (humanizer)" w:date="2026-09-26T00:00:00Z">
        <w:r>
          <w:rPr>
            <w:rFonts w:ascii="Arial" w:eastAsia="Arial" w:hAnsi="Arial" w:cs="Arial"/>
            <w:sz w:val="24"/>
            <w:szCs w:val="24"/>
          </w:rPr>
          <w:t xml:space="preserve">Los disidentes invocaron la legalidad estricta y además discutieron la solidez de cada inferencia.</w:t>
        </w:r>
      </w:ins>
      <w:r>
        <w:rPr>
          <w:rFonts w:ascii="Arial" w:eastAsia="Arial" w:hAnsi="Arial" w:cs="Arial"/>
          <w:sz w:val="24"/>
          <w:szCs w:val="24"/>
        </w:rPr>
        <w:t xml:space="preserve">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w:t>
      </w:r>
      <w:del w:id="900058" w:author="Claude (humanizer)" w:date="2026-09-26T00:00:00Z">
        <w:r>
          <w:rPr>
            <w:rFonts w:ascii="Arial" w:eastAsia="Arial" w:hAnsi="Arial" w:cs="Arial"/>
            <w:sz w:val="24"/>
            <w:szCs w:val="24"/>
          </w:rPr>
          <w:delText xml:space="preserve">Ese es precisamente el punto que la cláusula híbrida deja sin regular.</w:delText>
        </w:r>
      </w:del>
      <w:ins w:id="900059" w:author="Claude (humanizer)" w:date="2026-09-26T00:00:00Z">
        <w:r>
          <w:rPr>
            <w:rFonts w:ascii="Arial" w:eastAsia="Arial" w:hAnsi="Arial" w:cs="Arial"/>
            <w:sz w:val="24"/>
            <w:szCs w:val="24"/>
          </w:rPr>
          <w:t xml:space="preserve">La cláusula híbrida deja ese punto sin regular.</w:t>
        </w:r>
      </w:ins>
      <w:r>
        <w:rPr>
          <w:rFonts w:ascii="Arial" w:eastAsia="Arial" w:hAnsi="Arial" w:cs="Arial"/>
          <w:sz w:val="24"/>
          <w:szCs w:val="24"/>
        </w:rPr>
        <w:t xml:space="preserve"> </w:t>
      </w:r>
      <w:del w:id="900060" w:author="Claude (humanizer)" w:date="2026-09-26T00:00:00Z">
        <w:r>
          <w:rPr>
            <w:rFonts w:ascii="Arial" w:eastAsia="Arial" w:hAnsi="Arial" w:cs="Arial"/>
            <w:sz w:val="24"/>
            <w:szCs w:val="24"/>
          </w:rPr>
          <w:delText xml:space="preserve">La discrepancia entre mayoría y minoría no fue, por tanto, un desacuerdo sobre el método, sino un desacuerdo sobre la suficiencia expresado en el lenguaje del método.</w:delText>
        </w:r>
      </w:del>
      <w:ins w:id="900061" w:author="Claude (humanizer)" w:date="2026-09-26T00:00:00Z">
        <w:r>
          <w:rPr>
            <w:rFonts w:ascii="Arial" w:eastAsia="Arial" w:hAnsi="Arial" w:cs="Arial"/>
            <w:sz w:val="24"/>
            <w:szCs w:val="24"/>
          </w:rPr>
          <w:t xml:space="preserve">La discrepancia entre mayoría y minoría versó, por tanto, sobre la suficiencia, aunque se expresó en el lenguaje del método.</w:t>
        </w:r>
      </w:ins>
      <w:r>
        <w:rPr>
          <w:rFonts w:ascii="Arial" w:eastAsia="Arial" w:hAnsi="Arial" w:cs="Arial"/>
          <w:sz w:val="24"/>
          <w:szCs w:val="24"/>
        </w:rPr>
        <w:t xml:space="preserve">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w:t>
      </w:r>
      <w:del w:id="900062" w:author="Claude (humanizer)" w:date="2026-09-26T00:00:00Z">
        <w:r>
          <w:rPr>
            <w:rFonts w:ascii="Arial" w:eastAsia="Arial" w:hAnsi="Arial" w:cs="Arial"/>
            <w:sz w:val="24"/>
            <w:szCs w:val="24"/>
          </w:rPr>
          <w:delText xml:space="preserve">Conviene advertir, no obstante, que la sentencia no cita a Ferrer Beltrán</w:delText>
        </w:r>
      </w:del>
      <w:ins w:id="900063" w:author="Claude (humanizer)" w:date="2026-09-26T00:00:00Z">
        <w:r>
          <w:rPr>
            <w:rFonts w:ascii="Arial" w:eastAsia="Arial" w:hAnsi="Arial" w:cs="Arial"/>
            <w:sz w:val="24"/>
            <w:szCs w:val="24"/>
          </w:rPr>
          <w:t xml:space="preserve">Con todo, la sentencia no cita a Ferrer Beltrán</w:t>
        </w:r>
      </w:ins>
      <w:r>
        <w:rPr>
          <w:rFonts w:ascii="Arial" w:eastAsia="Arial" w:hAnsi="Arial" w:cs="Arial"/>
          <w:sz w:val="24"/>
          <w:szCs w:val="24"/>
        </w:rPr>
        <w:t xml:space="preserve">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w:t>
      </w:r>
      <w:del w:id="900064" w:author="Claude (humanizer)" w:date="2026-09-26T00:00:00Z">
        <w:r>
          <w:rPr>
            <w:rFonts w:ascii="Arial" w:eastAsia="Arial" w:hAnsi="Arial" w:cs="Arial"/>
            <w:sz w:val="24"/>
            <w:szCs w:val="24"/>
          </w:rPr>
          <w:delText xml:space="preserve">El paso más relevante para esta investigación es el siguiente.</w:delText>
        </w:r>
      </w:del>
      <w:ins w:id="900065" w:author="Claude (humanizer)" w:date="2026-09-26T00:00:00Z">
        <w:r>
          <w:rPr>
            <w:rFonts w:ascii="Arial" w:eastAsia="Arial" w:hAnsi="Arial" w:cs="Arial"/>
            <w:sz w:val="24"/>
            <w:szCs w:val="24"/>
          </w:rPr>
          <w:t xml:space="preserve">Para esta investigación importa el paso que sigue.</w:t>
        </w:r>
      </w:ins>
      <w:r>
        <w:rPr>
          <w:rFonts w:ascii="Arial" w:eastAsia="Arial" w:hAnsi="Arial" w:cs="Arial"/>
          <w:sz w:val="24"/>
          <w:szCs w:val="24"/>
        </w:rPr>
        <w:t xml:space="preserv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w:t>
      </w:r>
      <w:del w:id="900066" w:author="Claude (humanizer)" w:date="2026-09-26T00:00:00Z">
        <w:r>
          <w:rPr>
            <w:rFonts w:ascii="Arial" w:eastAsia="Arial" w:hAnsi="Arial" w:cs="Arial"/>
            <w:sz w:val="24"/>
            <w:szCs w:val="24"/>
          </w:rPr>
          <w:delText xml:space="preserve">Este razonamiento muestra que la mayoría no rechazó la probabilidad como tal, sino una inferencia estadística carente de base empírica.</w:delText>
        </w:r>
      </w:del>
      <w:ins w:id="900067" w:author="Claude (humanizer)" w:date="2026-09-26T00:00:00Z">
        <w:r>
          <w:rPr>
            <w:rFonts w:ascii="Arial" w:eastAsia="Arial" w:hAnsi="Arial" w:cs="Arial"/>
            <w:sz w:val="24"/>
            <w:szCs w:val="24"/>
          </w:rPr>
          <w:t xml:space="preserve">Este razonamiento muestra que la mayoría rechazó una inferencia estadística carente de base empírica y no la probabilidad como tal.</w:t>
        </w:r>
      </w:ins>
      <w:r>
        <w:rPr>
          <w:rFonts w:ascii="Arial" w:eastAsia="Arial" w:hAnsi="Arial" w:cs="Arial"/>
          <w:sz w:val="24"/>
          <w:szCs w:val="24"/>
        </w:rPr>
        <w:t xml:space="preserve"> Esa distinción es compatible con el tercer requisito metodológico, que privilegia la probabilidad inductiva sobre la matemática. </w:t>
      </w:r>
      <w:del w:id="900068" w:author="Claude (humanizer)" w:date="2026-09-26T00:00:00Z">
        <w:r>
          <w:rPr>
            <w:rFonts w:ascii="Arial" w:eastAsia="Arial" w:hAnsi="Arial" w:cs="Arial"/>
            <w:sz w:val="24"/>
            <w:szCs w:val="24"/>
          </w:rPr>
          <w:delText xml:space="preserve">El problema reside en otro punto.</w:delText>
        </w:r>
      </w:del>
      <w:ins w:id="900069" w:author="Claude (humanizer)" w:date="2026-09-26T00:00:00Z">
        <w:r>
          <w:rPr>
            <w:rFonts w:ascii="Arial" w:eastAsia="Arial" w:hAnsi="Arial" w:cs="Arial"/>
            <w:sz w:val="24"/>
            <w:szCs w:val="24"/>
          </w:rPr>
          <w:t xml:space="preserve">El problema está en otro lugar.</w:t>
        </w:r>
      </w:ins>
      <w:r>
        <w:rPr>
          <w:rFonts w:ascii="Arial" w:eastAsia="Arial" w:hAnsi="Arial" w:cs="Arial"/>
          <w:sz w:val="24"/>
          <w:szCs w:val="24"/>
        </w:rPr>
        <w:t xml:space="preserve">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w:t>
      </w:r>
      <w:del w:id="900070" w:author="Claude (humanizer)" w:date="2026-09-26T00:00:00Z">
        <w:r>
          <w:rPr>
            <w:rFonts w:ascii="Arial" w:eastAsia="Arial" w:hAnsi="Arial" w:cs="Arial"/>
            <w:sz w:val="24"/>
            <w:szCs w:val="24"/>
          </w:rPr>
          <w:delText xml:space="preserve">Sin embargo, conviene precisar su alcance.</w:delText>
        </w:r>
      </w:del>
      <w:ins w:id="900071" w:author="Claude (humanizer)" w:date="2026-09-26T00:00:00Z">
        <w:r>
          <w:rPr>
            <w:rFonts w:ascii="Arial" w:eastAsia="Arial" w:hAnsi="Arial" w:cs="Arial"/>
            <w:sz w:val="24"/>
            <w:szCs w:val="24"/>
          </w:rPr>
          <w:t xml:space="preserve">Sin embargo, su alcance debe matizarse.</w:t>
        </w:r>
      </w:ins>
      <w:r>
        <w:rPr>
          <w:rFonts w:ascii="Arial" w:eastAsia="Arial" w:hAnsi="Arial" w:cs="Arial"/>
          <w:sz w:val="24"/>
          <w:szCs w:val="24"/>
        </w:rPr>
        <w:t xml:space="preserve"> La mayoría sí enunció criterios de valoración controlables, </w:t>
      </w:r>
      <w:del w:id="900072" w:author="Claude (humanizer)" w:date="2026-09-26T00:00:00Z">
        <w:r>
          <w:rPr>
            <w:rFonts w:ascii="Arial" w:eastAsia="Arial" w:hAnsi="Arial" w:cs="Arial"/>
            <w:sz w:val="24"/>
            <w:szCs w:val="24"/>
          </w:rPr>
          <w:delText xml:space="preserve">por lo que el déficit no es de racionalidad del método, sino de determinación del umbral.</w:delText>
        </w:r>
      </w:del>
      <w:ins w:id="900073" w:author="Claude (humanizer)" w:date="2026-09-26T00:00:00Z">
        <w:r>
          <w:rPr>
            <w:rFonts w:ascii="Arial" w:eastAsia="Arial" w:hAnsi="Arial" w:cs="Arial"/>
            <w:sz w:val="24"/>
            <w:szCs w:val="24"/>
          </w:rPr>
          <w:t xml:space="preserve">por lo que el déficit está en la determinación del umbral y no en la racionalidad del método.</w:t>
        </w:r>
      </w:ins>
      <w:r>
        <w:rPr>
          <w:rFonts w:ascii="Arial" w:eastAsia="Arial" w:hAnsi="Arial" w:cs="Arial"/>
          <w:sz w:val="24"/>
          <w:szCs w:val="24"/>
        </w:rPr>
        <w:t xml:space="preserve">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w:t>
      </w:r>
      <w:del w:id="900074" w:author="Claude (humanizer)" w:date="2026-09-26T00:00:00Z">
        <w:r>
          <w:rPr>
            <w:rFonts w:ascii="Arial" w:eastAsia="Arial" w:hAnsi="Arial" w:cs="Arial"/>
            <w:sz w:val="24"/>
            <w:szCs w:val="24"/>
          </w:rPr>
          <w:delText xml:space="preserve">Lo que persiste no es un resultado, sino una estructura de decisión.</w:delText>
        </w:r>
      </w:del>
      <w:ins w:id="900075" w:author="Claude (humanizer)" w:date="2026-09-26T00:00:00Z">
        <w:r>
          <w:rPr>
            <w:rFonts w:ascii="Arial" w:eastAsia="Arial" w:hAnsi="Arial" w:cs="Arial"/>
            <w:sz w:val="24"/>
            <w:szCs w:val="24"/>
          </w:rPr>
          <w:t xml:space="preserve">Persiste una estructura de decisión.</w:t>
        </w:r>
      </w:ins>
      <w:r>
        <w:rPr>
          <w:rFonts w:ascii="Arial" w:eastAsia="Arial" w:hAnsi="Arial" w:cs="Arial"/>
          <w:sz w:val="24"/>
          <w:szCs w:val="24"/>
        </w:rPr>
        <w:t xml:space="preserve">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w:r>
      <w:del w:id="900076" w:author="Claude (humanizer)" w:date="2026-09-26T00:00:00Z">
        <w:r>
          <w:rPr>
            <w:rFonts w:ascii="Arial" w:eastAsia="Arial" w:hAnsi="Arial" w:cs="Arial"/>
            <w:sz w:val="24"/>
            <w:szCs w:val="24"/>
          </w:rPr>
          <w:delText xml:space="preserve">El punto más problemático de la propuesta se refiere a la fuente del estándar.</w:delText>
        </w:r>
      </w:del>
      <w:ins w:id="900077" w:author="Claude (humanizer)" w:date="2026-09-26T00:00:00Z">
        <w:r>
          <w:rPr>
            <w:rFonts w:ascii="Arial" w:eastAsia="Arial" w:hAnsi="Arial" w:cs="Arial"/>
            <w:sz w:val="24"/>
            <w:szCs w:val="24"/>
          </w:rPr>
          <w:t xml:space="preserve">La mayor dificultad de la propuesta está en la fuente del estándar.</w:t>
        </w:r>
      </w:ins>
      <w:r>
        <w:rPr>
          <w:rFonts w:ascii="Arial" w:eastAsia="Arial" w:hAnsi="Arial" w:cs="Arial"/>
          <w:sz w:val="24"/>
          <w:szCs w:val="24"/>
        </w:rPr>
        <w:t xml:space="preserve">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w:t>
      </w:r>
      <w:del w:id="900078" w:author="Claude (humanizer)" w:date="2026-09-26T00:00:00Z">
        <w:r>
          <w:rPr>
            <w:rFonts w:ascii="Arial" w:eastAsia="Arial" w:hAnsi="Arial" w:cs="Arial"/>
            <w:sz w:val="24"/>
            <w:szCs w:val="24"/>
          </w:rPr>
          <w:delText xml:space="preserve">Estos reproches tienen un rasgo común que conviene destacar.</w:delText>
        </w:r>
      </w:del>
      <w:ins w:id="900079" w:author="Claude (humanizer)" w:date="2026-09-26T00:00:00Z">
        <w:r>
          <w:rPr>
            <w:rFonts w:ascii="Arial" w:eastAsia="Arial" w:hAnsi="Arial" w:cs="Arial"/>
            <w:sz w:val="24"/>
            <w:szCs w:val="24"/>
          </w:rPr>
          <w:t xml:space="preserve">Estos reproches tienen un rasgo común.</w:t>
        </w:r>
      </w:ins>
      <w:r>
        <w:rPr>
          <w:rFonts w:ascii="Arial" w:eastAsia="Arial" w:hAnsi="Arial" w:cs="Arial"/>
          <w:sz w:val="24"/>
          <w:szCs w:val="24"/>
        </w:rPr>
        <w:t xml:space="preserve">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w:r>
      <w:del w:id="900080" w:author="Claude (humanizer)" w:date="2026-09-26T00:00:00Z">
        <w:r>
          <w:rPr>
            <w:rFonts w:ascii="Arial" w:eastAsia="Arial" w:hAnsi="Arial" w:cs="Arial"/>
            <w:sz w:val="24"/>
            <w:szCs w:val="24"/>
          </w:rPr>
          <w:delText xml:space="preserve">Este tratamiento revela el alcance y el límite de la ruptura.</w:delText>
        </w:r>
      </w:del>
      <w:ins w:id="900081" w:author="Claude (humanizer)" w:date="2026-09-26T00:00:00Z">
        <w:r>
          <w:rPr>
            <w:rFonts w:ascii="Arial" w:eastAsia="Arial" w:hAnsi="Arial" w:cs="Arial"/>
            <w:sz w:val="24"/>
            <w:szCs w:val="24"/>
          </w:rPr>
          <w:t xml:space="preserve">Este tratamiento muestra el alcance y el límite de la ruptura.</w:t>
        </w:r>
      </w:ins>
      <w:r>
        <w:rPr>
          <w:rFonts w:ascii="Arial" w:eastAsia="Arial" w:hAnsi="Arial" w:cs="Arial"/>
          <w:sz w:val="24"/>
          <w:szCs w:val="24"/>
        </w:rPr>
        <w:t xml:space="preserve">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r>
      <w:del w:id="900082" w:author="Claude (humanizer)" w:date="2026-09-26T00:00:00Z">
        <w:r>
          <w:rPr>
            <w:rFonts w:ascii="Arial" w:eastAsia="Arial" w:hAnsi="Arial" w:cs="Arial"/>
            <w:sz w:val="24"/>
            <w:szCs w:val="24"/>
          </w:rPr>
          <w:delText xml:space="preserve">En ese sentido, tal como hemos venido analizando, los actores definen</w:delText>
        </w:r>
      </w:del>
      <w:ins w:id="900083" w:author="Claude (humanizer)" w:date="2026-09-26T00:00:00Z">
        <w:r>
          <w:rPr>
            <w:rFonts w:ascii="Arial" w:eastAsia="Arial" w:hAnsi="Arial" w:cs="Arial"/>
            <w:sz w:val="24"/>
            <w:szCs w:val="24"/>
          </w:rPr>
          <w:t xml:space="preserve">Como se ha analizado, los actores definen</w:t>
        </w:r>
      </w:ins>
      <w:r>
        <w:rPr>
          <w:rFonts w:ascii="Arial" w:eastAsia="Arial" w:hAnsi="Arial" w:cs="Arial"/>
          <w:sz w:val="24"/>
          <w:szCs w:val="24"/>
        </w:rPr>
        <w:t xml:space="preserve">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w:t>
      </w:r>
      <w:del w:id="900084" w:author="Claude (humanizer)" w:date="2026-09-26T00:00:00Z">
        <w:r>
          <w:rPr>
            <w:rFonts w:ascii="Arial" w:eastAsia="Arial" w:hAnsi="Arial" w:cs="Arial"/>
            <w:sz w:val="24"/>
            <w:szCs w:val="24"/>
          </w:rPr>
          <w:delText xml:space="preserve">Sus limitaciones no derivan de una comprensión deficiente de la teoría, sino de la necesidad de construir el estándar sin apoyo en el texto legal.</w:delText>
        </w:r>
      </w:del>
      <w:ins w:id="900085" w:author="Claude (humanizer)" w:date="2026-09-26T00:00:00Z">
        <w:r>
          <w:rPr>
            <w:rFonts w:ascii="Arial" w:eastAsia="Arial" w:hAnsi="Arial" w:cs="Arial"/>
            <w:sz w:val="24"/>
            <w:szCs w:val="24"/>
          </w:rPr>
          <w:t xml:space="preserve">Sus limitaciones derivan de la necesidad de construir el estándar sin apoyo en el texto legal.</w:t>
        </w:r>
      </w:ins>
      <w:r>
        <w:rPr>
          <w:rFonts w:ascii="Arial" w:eastAsia="Arial" w:hAnsi="Arial" w:cs="Arial"/>
          <w:sz w:val="24"/>
          <w:szCs w:val="24"/>
        </w:rPr>
        <w:t xml:space="preserve">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w:t>
      </w:r>
      <w:del w:id="900086" w:author="Claude (humanizer)" w:date="2026-09-26T00:00:00Z">
        <w:r>
          <w:rPr>
            <w:rFonts w:ascii="Arial" w:eastAsia="Arial" w:hAnsi="Arial" w:cs="Arial"/>
            <w:sz w:val="24"/>
            <w:szCs w:val="24"/>
          </w:rPr>
          <w:delText xml:space="preserve">Esa indeterminación no depende de la calidad técnica de quienes deciden, sino de la estructura de la cláusula híbrida.</w:delText>
        </w:r>
      </w:del>
      <w:ins w:id="900087" w:author="Claude (humanizer)" w:date="2026-09-26T00:00:00Z">
        <w:r>
          <w:rPr>
            <w:rFonts w:ascii="Arial" w:eastAsia="Arial" w:hAnsi="Arial" w:cs="Arial"/>
            <w:sz w:val="24"/>
            <w:szCs w:val="24"/>
          </w:rPr>
          <w:t xml:space="preserve">Esa indeterminación depende de la estructura de la cláusula híbrida y no de la calidad técnica de quienes deciden.</w:t>
        </w:r>
      </w:ins>
      <w:r>
        <w:rPr>
          <w:rFonts w:ascii="Arial" w:eastAsia="Arial" w:hAnsi="Arial" w:cs="Arial"/>
          <w:sz w:val="24"/>
          <w:szCs w:val="24"/>
        </w:rPr>
        <w:t xml:space="preserve"> Por ello, la experiencia de 2025 sugiere que la corrección del error de categoría no puede confiarse únicamente a la evolución jurisprudencial. Aporta, así, un fundamento para la propuesta de reforma legal que se formulará </w:t>
      </w:r>
      <w:del w:id="900088" w:author="Claude (humanizer)" w:date="2026-09-26T00:00:00Z">
        <w:r>
          <w:rPr>
            <w:rFonts w:ascii="Arial" w:eastAsia="Arial" w:hAnsi="Arial" w:cs="Arial"/>
            <w:sz w:val="24"/>
            <w:szCs w:val="24"/>
          </w:rPr>
          <w:delText xml:space="preserve">en el capítulo capitulo ultimo de este trabajo</w:delText>
        </w:r>
      </w:del>
      <w:ins w:id="900089" w:author="Claude (humanizer)" w:date="2026-09-26T00:00:00Z">
        <w:r>
          <w:rPr>
            <w:rFonts w:ascii="Arial" w:eastAsia="Arial" w:hAnsi="Arial" w:cs="Arial"/>
            <w:sz w:val="24"/>
            <w:szCs w:val="24"/>
          </w:rPr>
          <w:t xml:space="preserve">en el último capítulo de este trabajo</w:t>
        </w:r>
      </w:ins>
      <w:r>
        <w:rPr>
          <w:rFonts w:ascii="Arial" w:eastAsia="Arial" w:hAnsi="Arial" w:cs="Arial"/>
          <w:sz w:val="24"/>
          <w:szCs w:val="24"/>
        </w:rPr>
        <w:t xml:space="preserve">.</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w:t>
      </w:r>
      <w:del w:id="900090" w:author="Claude (humanizer)" w:date="2026-09-26T00:00:00Z">
        <w:r>
          <w:rPr>
            <w:rFonts w:ascii="Arial" w:eastAsia="Arial" w:hAnsi="Arial" w:cs="Arial"/>
            <w:sz w:val="24"/>
            <w:szCs w:val="24"/>
          </w:rPr>
          <w:delText xml:space="preserve">Esa combinación no constituye un caso de vaguedad ni de ambigüedad, sino un defecto de estructura.</w:delText>
        </w:r>
      </w:del>
      <w:ins w:id="900091" w:author="Claude (humanizer)" w:date="2026-09-26T00:00:00Z">
        <w:r>
          <w:rPr>
            <w:rFonts w:ascii="Arial" w:eastAsia="Arial" w:hAnsi="Arial" w:cs="Arial"/>
            <w:sz w:val="24"/>
            <w:szCs w:val="24"/>
          </w:rPr>
          <w:t xml:space="preserve">Esa combinación constituye un defecto de estructura, distinto de la vaguedad y de la ambigüedad.</w:t>
        </w:r>
      </w:ins>
      <w:r>
        <w:rPr>
          <w:rFonts w:ascii="Arial" w:eastAsia="Arial" w:hAnsi="Arial" w:cs="Arial"/>
          <w:sz w:val="24"/>
          <w:szCs w:val="24"/>
        </w:rPr>
        <w:t xml:space="preserve">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w:t>
      </w:r>
      <w:del w:id="900092" w:author="Claude (humanizer)" w:date="2026-09-26T00:00:00Z">
        <w:r>
          <w:rPr>
            <w:rFonts w:ascii="Arial" w:eastAsia="Arial" w:hAnsi="Arial" w:cs="Arial"/>
            <w:sz w:val="24"/>
            <w:szCs w:val="24"/>
          </w:rPr>
          <w:delText xml:space="preserve">La cláusula no es defectuosa por combinar esos elementos, sino por omitir la regla que los ordena y por confiar la suficiencia a un estado mental.</w:delText>
        </w:r>
      </w:del>
      <w:ins w:id="900093" w:author="Claude (humanizer)" w:date="2026-09-26T00:00:00Z">
        <w:r>
          <w:rPr>
            <w:rFonts w:ascii="Arial" w:eastAsia="Arial" w:hAnsi="Arial" w:cs="Arial"/>
            <w:sz w:val="24"/>
            <w:szCs w:val="24"/>
          </w:rPr>
          <w:t xml:space="preserve">El defecto de la cláusula está en omitir la regla que ordena esos elementos y en confiar la suficiencia a un estado mental.</w:t>
        </w:r>
      </w:ins>
      <w:r>
        <w:rPr>
          <w:rFonts w:ascii="Arial" w:eastAsia="Arial" w:hAnsi="Arial" w:cs="Arial"/>
          <w:sz w:val="24"/>
          <w:szCs w:val="24"/>
        </w:rPr>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w:t>
      </w:r>
      <w:del w:id="900118" w:author="Claude (humanizer)" w:date="2026-09-26T00:00:00Z">
        <w:r>
          <w:rPr>
            <w:rFonts w:ascii="Arial" w:eastAsia="Arial" w:hAnsi="Arial" w:cs="Arial"/>
            <w:sz w:val="24"/>
            <w:szCs w:val="24"/>
          </w:rPr>
          <w:delText xml:space="preserve">Conviene advertir que la tasación del </w:delText>
        </w:r>
      </w:del>
      <w:ins w:id="900119" w:author="Claude (humanizer)" w:date="2026-09-26T00:00:00Z">
        <w:r>
          <w:rPr>
            <w:rFonts w:ascii="Arial" w:eastAsia="Arial" w:hAnsi="Arial" w:cs="Arial"/>
            <w:sz w:val="24"/>
            <w:szCs w:val="24"/>
          </w:rPr>
          <w:t xml:space="preserve">La tasación del </w:t>
        </w:r>
      </w:ins>
      <w:r>
        <w:rPr>
          <w:rFonts w:ascii="Arial" w:eastAsia="Arial" w:hAnsi="Arial" w:cs="Arial"/>
          <w:sz w:val="24"/>
          <w:szCs w:val="24"/>
        </w:rPr>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w:t>
      </w:r>
      <w:del w:id="900094" w:author="Claude (humanizer)" w:date="2026-09-26T00:00:00Z">
        <w:r>
          <w:rPr>
            <w:rFonts w:ascii="Arial" w:eastAsia="Arial" w:hAnsi="Arial" w:cs="Arial"/>
            <w:sz w:val="24"/>
            <w:szCs w:val="24"/>
          </w:rPr>
          <w:delText xml:space="preserve">Por ello, la tensión principal del precepto no se da entre el método y la tasación, sino entre el método y el criterio de suficiencia del párrafo 3.</w:delText>
        </w:r>
      </w:del>
      <w:ins w:id="900095" w:author="Claude (humanizer)" w:date="2026-09-26T00:00:00Z">
        <w:r>
          <w:rPr>
            <w:rFonts w:ascii="Arial" w:eastAsia="Arial" w:hAnsi="Arial" w:cs="Arial"/>
            <w:sz w:val="24"/>
            <w:szCs w:val="24"/>
          </w:rPr>
          <w:t xml:space="preserve">Por ello, la tensión principal del precepto se da entre el método y el criterio de suficiencia del párrafo 3.</w:t>
        </w:r>
      </w:ins>
      <w:r>
        <w:rPr>
          <w:rFonts w:ascii="Arial" w:eastAsia="Arial" w:hAnsi="Arial" w:cs="Arial"/>
          <w:sz w:val="24"/>
          <w:szCs w:val="24"/>
        </w:rPr>
        <w:t xml:space="preserve">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w:t>
      </w:r>
      <w:del w:id="900096" w:author="Claude (humanizer)" w:date="2026-09-26T00:00:00Z">
        <w:r>
          <w:rPr>
            <w:rFonts w:ascii="Arial" w:eastAsia="Arial" w:hAnsi="Arial" w:cs="Arial"/>
            <w:sz w:val="24"/>
            <w:szCs w:val="24"/>
          </w:rPr>
          <w:delText xml:space="preserve">Conviene precisar que se trata de un precepto legal y no constitucional.</w:delText>
        </w:r>
      </w:del>
      <w:ins w:id="900097" w:author="Claude (humanizer)" w:date="2026-09-26T00:00:00Z">
        <w:r>
          <w:rPr>
            <w:rFonts w:ascii="Arial" w:eastAsia="Arial" w:hAnsi="Arial" w:cs="Arial"/>
            <w:sz w:val="24"/>
            <w:szCs w:val="24"/>
          </w:rPr>
          <w:t xml:space="preserve">Se trata de un precepto legal y no constitucional.</w:t>
        </w:r>
      </w:ins>
      <w:r>
        <w:rPr>
          <w:rFonts w:ascii="Arial" w:eastAsia="Arial" w:hAnsi="Arial" w:cs="Arial"/>
          <w:sz w:val="24"/>
          <w:szCs w:val="24"/>
        </w:rPr>
        <w:t xml:space="preserve">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w:t>
      </w:r>
      <w:del w:id="900098" w:author="Claude (humanizer)" w:date="2026-09-26T00:00:00Z">
        <w:r>
          <w:rPr>
            <w:rFonts w:ascii="Arial" w:eastAsia="Arial" w:hAnsi="Arial" w:cs="Arial"/>
            <w:sz w:val="24"/>
            <w:szCs w:val="24"/>
          </w:rPr>
          <w:delText xml:space="preserve">La motivación de la suficiencia no puede apoyarse en el convencimiento del órgano, sino en la demostración de que las pruebas alcanzan un umbral identificable.</w:delText>
        </w:r>
      </w:del>
      <w:ins w:id="900099" w:author="Claude (humanizer)" w:date="2026-09-26T00:00:00Z">
        <w:r>
          <w:rPr>
            <w:rFonts w:ascii="Arial" w:eastAsia="Arial" w:hAnsi="Arial" w:cs="Arial"/>
            <w:sz w:val="24"/>
            <w:szCs w:val="24"/>
          </w:rPr>
          <w:t xml:space="preserve">La motivación de la suficiencia debe apoyarse en la demostración de que las pruebas alcanzan un umbral identificable. El convencimiento del órgano no basta.</w:t>
        </w:r>
      </w:ins>
      <w:r>
        <w:rPr>
          <w:rFonts w:ascii="Arial" w:eastAsia="Arial" w:hAnsi="Arial" w:cs="Arial"/>
          <w:sz w:val="24"/>
          <w:szCs w:val="24"/>
        </w:rPr>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w:t>
      </w:r>
      <w:del w:id="900100" w:author="Claude (humanizer)" w:date="2026-09-26T00:00:00Z">
        <w:r>
          <w:rPr>
            <w:rFonts w:ascii="Arial" w:eastAsia="Arial" w:hAnsi="Arial" w:cs="Arial"/>
            <w:sz w:val="24"/>
            <w:szCs w:val="24"/>
          </w:rPr>
          <w:delText xml:space="preserve">Esa gravedad es real, pero no deriva de la protección de un individuo frente al poder punitivo, sino de la afectación de los votos de la ciudadanía.</w:delText>
        </w:r>
      </w:del>
      <w:ins w:id="900101" w:author="Claude (humanizer)" w:date="2026-09-26T00:00:00Z">
        <w:r>
          <w:rPr>
            <w:rFonts w:ascii="Arial" w:eastAsia="Arial" w:hAnsi="Arial" w:cs="Arial"/>
            <w:sz w:val="24"/>
            <w:szCs w:val="24"/>
          </w:rPr>
          <w:t xml:space="preserve">Esa gravedad es real. Deriva de la afectación de los votos de la ciudadanía y no de la protección de un individuo frente al poder punitivo.</w:t>
        </w:r>
      </w:ins>
      <w:r>
        <w:rPr>
          <w:rFonts w:ascii="Arial" w:eastAsia="Arial" w:hAnsi="Arial" w:cs="Arial"/>
          <w:sz w:val="24"/>
          <w:szCs w:val="24"/>
        </w:rPr>
        <w:t xml:space="preserve">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 xml:space="preserve">mediante violaciones graves afecta a quienes votaron en condiciones de inequidad o de presión, cuyo voto se integró en un resultado alterado por factores ajenos a su libre expresión. </w:t>
      </w:r>
      <w:del w:id="900102" w:author="Claude (humanizer)" w:date="2026-09-26T00:00:00Z">
        <w:r>
          <w:rPr>
            <w:rFonts w:ascii="Arial" w:eastAsia="Arial" w:hAnsi="Arial" w:cs="Arial"/>
            <w:sz w:val="24"/>
            <w:szCs w:val="24"/>
          </w:rPr>
          <w:delText xml:space="preserve">El voto protegido por la Constitución no es cualquier voto emitido, sino el voto libre en una elección auténtica.</w:delText>
        </w:r>
      </w:del>
      <w:ins w:id="900103" w:author="Claude (humanizer)" w:date="2026-09-26T00:00:00Z">
        <w:r>
          <w:rPr>
            <w:rFonts w:ascii="Arial" w:eastAsia="Arial" w:hAnsi="Arial" w:cs="Arial"/>
            <w:sz w:val="24"/>
            <w:szCs w:val="24"/>
          </w:rPr>
          <w:t xml:space="preserve">La Constitución protege el voto libre emitido en una elección auténtica.</w:t>
        </w:r>
      </w:ins>
      <w:r>
        <w:rPr>
          <w:rFonts w:ascii="Arial" w:eastAsia="Arial" w:hAnsi="Arial" w:cs="Arial"/>
          <w:sz w:val="24"/>
          <w:szCs w:val="24"/>
        </w:rPr>
        <w:t xml:space="preserve">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w:t>
      </w:r>
      <w:del w:id="900104" w:author="Claude (humanizer)" w:date="2026-09-26T00:00:00Z">
        <w:r>
          <w:rPr>
            <w:rFonts w:ascii="Arial" w:eastAsia="Arial" w:hAnsi="Arial" w:cs="Arial"/>
            <w:sz w:val="24"/>
            <w:szCs w:val="24"/>
          </w:rPr>
          <w:delText xml:space="preserve">La propuesta no pretende sustituir la valoración racional de la prueba, sino añadirle la regla de suficiencia de la que hoy carece.</w:delText>
        </w:r>
      </w:del>
      <w:ins w:id="900105" w:author="Claude (humanizer)" w:date="2026-09-26T00:00:00Z">
        <w:r>
          <w:rPr>
            <w:rFonts w:ascii="Arial" w:eastAsia="Arial" w:hAnsi="Arial" w:cs="Arial"/>
            <w:sz w:val="24"/>
            <w:szCs w:val="24"/>
          </w:rPr>
          <w:t xml:space="preserve">La propuesta añade a la valoración racional de la prueba la regla de suficiencia de la que hoy carece.</w:t>
        </w:r>
      </w:ins>
      <w:r>
        <w:rPr>
          <w:rFonts w:ascii="Arial" w:eastAsia="Arial" w:hAnsi="Arial" w:cs="Arial"/>
          <w:sz w:val="24"/>
          <w:szCs w:val="24"/>
        </w:rPr>
        <w:t xml:space="preserv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r>
      <w:del w:id="900106" w:author="Claude (humanizer)" w:date="2026-09-26T00:00:00Z">
        <w:r>
          <w:rPr>
            <w:rFonts w:ascii="Arial" w:eastAsia="Arial" w:hAnsi="Arial" w:cs="Arial"/>
            <w:sz w:val="24"/>
            <w:szCs w:val="24"/>
          </w:rPr>
          <w:delText xml:space="preserve">Conviene precisar el alcance de esta segunda proyección.</w:delText>
        </w:r>
      </w:del>
      <w:ins w:id="900107" w:author="Claude (humanizer)" w:date="2026-09-26T00:00:00Z">
        <w:r>
          <w:rPr>
            <w:rFonts w:ascii="Arial" w:eastAsia="Arial" w:hAnsi="Arial" w:cs="Arial"/>
            <w:sz w:val="24"/>
            <w:szCs w:val="24"/>
          </w:rPr>
          <w:t xml:space="preserve">Esta segunda proyección requiere una precisión.</w:t>
        </w:r>
      </w:ins>
      <w:r>
        <w:rPr>
          <w:rFonts w:ascii="Arial" w:eastAsia="Arial" w:hAnsi="Arial" w:cs="Arial"/>
          <w:sz w:val="24"/>
          <w:szCs w:val="24"/>
        </w:rPr>
        <w:t xml:space="preserve">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 xml:space="preserve">operaciones que el estándar exige al juzgador y verifica si satisface los cinco criterios enunciados. Finalmente identifica sobre qué parte recae el riesgo del error cuando el estándar no se satisface. </w:t>
      </w:r>
      <w:del w:id="900108" w:author="Claude (humanizer)" w:date="2026-09-26T00:00:00Z">
        <w:r>
          <w:rPr>
            <w:rFonts w:ascii="Arial" w:eastAsia="Arial" w:hAnsi="Arial" w:cs="Arial"/>
            <w:sz w:val="24"/>
            <w:szCs w:val="24"/>
          </w:rPr>
          <w:delText xml:space="preserve">Conviene advertir desde ahora que la formulación es una propuesta de esta investigación.</w:delText>
        </w:r>
      </w:del>
      <w:ins w:id="900109" w:author="Claude (humanizer)" w:date="2026-09-26T00:00:00Z">
        <w:r>
          <w:rPr>
            <w:rFonts w:ascii="Arial" w:eastAsia="Arial" w:hAnsi="Arial" w:cs="Arial"/>
            <w:sz w:val="24"/>
            <w:szCs w:val="24"/>
          </w:rPr>
          <w:t xml:space="preserve">La formulación es una propuesta de esta investigación.</w:t>
        </w:r>
      </w:ins>
      <w:r>
        <w:rPr>
          <w:rFonts w:ascii="Arial" w:eastAsia="Arial" w:hAnsi="Arial" w:cs="Arial"/>
          <w:sz w:val="24"/>
          <w:szCs w:val="24"/>
        </w:rPr>
        <w:t xml:space="preserve">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w:t>
      </w:r>
      <w:del w:id="900116" w:author="Claude (humanizer)" w:date="2026-09-26T00:00:00Z">
        <w:r>
          <w:rPr>
            <w:rFonts w:ascii="Arial" w:eastAsia="Arial" w:hAnsi="Arial" w:cs="Arial"/>
            <w:sz w:val="24"/>
            <w:szCs w:val="24"/>
          </w:rPr>
          <w:delText xml:space="preserve">no solo es compatible con esa prueba, sino que formaliza</w:delText>
        </w:r>
      </w:del>
      <w:ins w:id="900117" w:author="Claude (humanizer)" w:date="2026-09-26T00:00:00Z">
        <w:r>
          <w:rPr>
            <w:rFonts w:ascii="Arial" w:eastAsia="Arial" w:hAnsi="Arial" w:cs="Arial"/>
            <w:sz w:val="24"/>
            <w:szCs w:val="24"/>
          </w:rPr>
          <w:t xml:space="preserve">es compatible con esa prueba y formaliza</w:t>
        </w:r>
      </w:ins>
      <w:r>
        <w:rPr>
          <w:rFonts w:ascii="Arial" w:eastAsia="Arial" w:hAnsi="Arial" w:cs="Arial"/>
          <w:sz w:val="24"/>
          <w:szCs w:val="24"/>
        </w:rPr>
        <w:t xml:space="preserve">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w:t>
      </w:r>
      <w:del w:id="900110" w:author="Claude (humanizer)" w:date="2026-09-26T00:00:00Z">
        <w:r>
          <w:rPr>
            <w:rFonts w:ascii="Arial" w:eastAsia="Arial" w:hAnsi="Arial" w:cs="Arial"/>
            <w:sz w:val="24"/>
            <w:szCs w:val="24"/>
          </w:rPr>
          <w:delText xml:space="preserve">Su aplicación no exige un tipo de prueba distinto, sino que el juzgador exponga la comparación que ya debería realizar.</w:delText>
        </w:r>
      </w:del>
      <w:ins w:id="900111" w:author="Claude (humanizer)" w:date="2026-09-26T00:00:00Z">
        <w:r>
          <w:rPr>
            <w:rFonts w:ascii="Arial" w:eastAsia="Arial" w:hAnsi="Arial" w:cs="Arial"/>
            <w:sz w:val="24"/>
            <w:szCs w:val="24"/>
          </w:rPr>
          <w:t xml:space="preserve">Su aplicación solo exige que el juzgador exponga la comparación que ya debería realizar.</w:t>
        </w:r>
      </w:ins>
      <w:r>
        <w:rPr>
          <w:rFonts w:ascii="Arial" w:eastAsia="Arial" w:hAnsi="Arial" w:cs="Arial"/>
          <w:sz w:val="24"/>
          <w:szCs w:val="24"/>
        </w:rPr>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w:t>
      </w:r>
      <w:del w:id="900112" w:author="Claude (humanizer)" w:date="2026-09-26T00:00:00Z">
        <w:r>
          <w:rPr>
            <w:rFonts w:ascii="Arial" w:eastAsia="Arial" w:hAnsi="Arial" w:cs="Arial"/>
            <w:sz w:val="24"/>
            <w:szCs w:val="24"/>
          </w:rPr>
          <w:delText xml:space="preserve">porque no rebaja la exigencia por la dificultad, sino que la formula en términos que la prueba indiciaria puede satisfacer.</w:delText>
        </w:r>
      </w:del>
      <w:ins w:id="900113" w:author="Claude (humanizer)" w:date="2026-09-26T00:00:00Z">
        <w:r>
          <w:rPr>
            <w:rFonts w:ascii="Arial" w:eastAsia="Arial" w:hAnsi="Arial" w:cs="Arial"/>
            <w:sz w:val="24"/>
            <w:szCs w:val="24"/>
          </w:rPr>
          <w:t xml:space="preserve">porque formula la exigencia en términos que la prueba indiciaria puede satisfacer sin rebajarla por la dificultad.</w:t>
        </w:r>
      </w:ins>
      <w:r>
        <w:rPr>
          <w:rFonts w:ascii="Arial" w:eastAsia="Arial" w:hAnsi="Arial" w:cs="Arial"/>
          <w:sz w:val="24"/>
          <w:szCs w:val="24"/>
        </w:rPr>
        <w:t xml:space="preserve">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w:t>
      </w:r>
      <w:del w:id="900114" w:author="Claude (humanizer)" w:date="2026-09-26T00:00:00Z">
        <w:r>
          <w:rPr>
            <w:rFonts w:ascii="Arial" w:eastAsia="Arial" w:hAnsi="Arial" w:cs="Arial"/>
            <w:sz w:val="24"/>
            <w:szCs w:val="24"/>
          </w:rPr>
          <w:delText xml:space="preserve">En ese sentido, la compatibilidad con la prueba indiciaria no es una concesión, sino una consecuencia del diseño.</w:delText>
        </w:r>
      </w:del>
      <w:ins w:id="900115" w:author="Claude (humanizer)" w:date="2026-09-26T00:00:00Z">
        <w:r>
          <w:rPr>
            <w:rFonts w:ascii="Arial" w:eastAsia="Arial" w:hAnsi="Arial" w:cs="Arial"/>
            <w:sz w:val="24"/>
            <w:szCs w:val="24"/>
          </w:rPr>
          <w:t xml:space="preserve">En ese sentido, la compatibilidad con la prueba indiciaria es una consecuencia del diseño.</w:t>
        </w:r>
      </w:ins>
      <w:r>
        <w:rPr>
          <w:rFonts w:ascii="Arial" w:eastAsia="Arial" w:hAnsi="Arial" w:cs="Arial"/>
          <w:sz w:val="24"/>
          <w:szCs w:val="24"/>
        </w:rPr>
        <w:t xml:space="preserve">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