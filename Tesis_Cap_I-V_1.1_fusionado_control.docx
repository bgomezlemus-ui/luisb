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w:t>
      </w:r>
      <w:del w:id="950032" w:author="Claude (fusión 1.1)" w:date="2026-09-26T00:00:00Z">
        <w:r>
          <w:rPr>
            <w:rFonts w:ascii="Arial" w:eastAsia="Arial" w:hAnsi="Arial" w:cs="Arial"/>
            <w:sz w:val="24"/>
            <w:szCs w:val="24"/>
          </w:rPr>
          <w:delText xml:space="preserve">culmina con los criterios del Tribunal Electoral del Poder Judicial de la Federación</w:delText>
        </w:r>
      </w:del>
      <w:ins w:id="950033" w:author="Claude (fusión 1.1)" w:date="2026-09-26T00:00:00Z">
        <w:r>
          <w:rPr>
            <w:rFonts w:ascii="Arial" w:eastAsia="Arial" w:hAnsi="Arial" w:cs="Arial"/>
            <w:sz w:val="24"/>
            <w:szCs w:val="24"/>
          </w:rPr>
          <w:t xml:space="preserve">llega a los criterios del Tribunal Electoral del Poder Judicial de la Federación. Después examina las críticas al uso forense de la adminiculación y la deslinda del estándar de prueba. Un caso hipotético cierra el apartado</w:t>
        </w:r>
      </w:ins>
      <w:r>
        <w:rPr>
          <w:rFonts w:ascii="Arial" w:eastAsia="Arial" w:hAnsi="Arial" w:cs="Arial"/>
          <w:sz w:val="24"/>
          <w:szCs w:val="24"/>
        </w:rPr>
        <w:t xml:space="preserve">. </w:t>
      </w:r>
    </w:p>
    <w:p w14:paraId="37EEEBB6" w14:textId="77777777" w:rsidR="00816622" w:rsidRPr="00816622" w:rsidRDefault="00816622" w:rsidP="00816622">
      <w:pPr>
        <w:spacing w:line="360" w:lineRule="auto"/>
        <w:rPr>
          <w:del w:id="950031" w:author="Claude (fusión 1.1)" w:date="2026-09-26T00:00:00Z"/>
          <w:rFonts w:ascii="Arial" w:eastAsia="Arial" w:hAnsi="Arial" w:cs="Arial"/>
          <w:sz w:val="24"/>
          <w:szCs w:val="24"/>
        </w:rPr>
      </w:pPr>
    </w:p>
    <w:p w14:paraId="63D581CE" w14:textId="77777777" w:rsidR="00816622" w:rsidRPr="00816622" w:rsidRDefault="00816622" w:rsidP="00816622">
      <w:pPr>
        <w:spacing w:line="360" w:lineRule="auto"/>
        <w:ind w:left="992" w:hanging="425"/>
        <w:outlineLvl w:val="1"/>
        <w:rPr>
          <w:del w:id="950029" w:author="Claude (fusión 1.1)" w:date="2026-09-26T00:00:00Z"/>
          <w:rFonts w:ascii="Arial" w:eastAsia="Arial" w:hAnsi="Arial" w:cs="Arial"/>
          <w:i/>
          <w:iCs/>
          <w:color w:val="000000"/>
          <w:sz w:val="24"/>
          <w:szCs w:val="24"/>
        </w:rPr>
      </w:pPr>
      <w:del w:id="950031" w:author="Claude (fusión 1.1)" w:date="2026-09-26T00:00:00Z">
        <w:r>
          <w:rPr>
            <w:rFonts w:ascii="Arial" w:eastAsia="Arial" w:hAnsi="Arial" w:cs="Arial"/>
            <w:i/>
            <w:iCs/>
            <w:color w:val="000000"/>
            <w:sz w:val="24"/>
            <w:szCs w:val="24"/>
          </w:rPr>
          <w:delText>1.1.1. Origen doctrinal del indicio. De la semiplena prueba a la prueba artificial</w:delText>
        </w:r>
      </w:del>
    </w:p>
    <w:p w14:paraId="10E1953B" w14:textId="77777777" w:rsidR="00816622" w:rsidRPr="00816622" w:rsidRDefault="00816622" w:rsidP="00816622">
      <w:pPr>
        <w:spacing w:line="360" w:lineRule="auto"/>
        <w:rPr>
          <w:del w:id="950028" w:author="Claude (fusión 1.1)" w:date="2026-09-26T00:00:00Z"/>
          <w:rFonts w:ascii="Arial" w:eastAsia="Arial" w:hAnsi="Arial" w:cs="Arial"/>
          <w:sz w:val="24"/>
          <w:szCs w:val="24"/>
        </w:rPr>
      </w:pP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del w:id="950034" w:author="Claude (fusión 1.1)" w:date="2026-09-26T00:00:00Z">
        <w:r>
          <w:rPr>
            <w:rFonts w:ascii="Arial" w:eastAsia="Arial" w:hAnsi="Arial" w:cs="Arial"/>
            <w:sz w:val="24"/>
            <w:szCs w:val="24"/>
          </w:rPr>
          <w:delText xml:space="preserve">La historia del indicio</w:delText>
        </w:r>
      </w:del>
      <w:ins w:id="950035" w:author="Claude (fusión 1.1)" w:date="2026-09-26T00:00:00Z">
        <w:r>
          <w:rPr>
            <w:rFonts w:ascii="Arial" w:eastAsia="Arial" w:hAnsi="Arial" w:cs="Arial"/>
            <w:sz w:val="24"/>
            <w:szCs w:val="24"/>
          </w:rPr>
          <w:t xml:space="preserve">El plano dogmático comienza con la historia del indicio. Esa historia</w:t>
        </w:r>
      </w:ins>
      <w:r>
        <w:rPr>
          <w:rFonts w:ascii="Arial" w:eastAsia="Arial" w:hAnsi="Arial" w:cs="Arial"/>
          <w:sz w:val="24"/>
          <w:szCs w:val="24"/>
        </w:rPr>
        <w:t xml:space="preserve">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22C3CA10" w14:textId="77777777" w:rsidR="00816622" w:rsidRPr="00816622" w:rsidRDefault="00816622" w:rsidP="00816622">
      <w:pPr>
        <w:spacing w:line="360" w:lineRule="auto"/>
        <w:rPr>
          <w:del w:id="950027" w:author="Claude (fusión 1.1)" w:date="2026-09-26T00:00:00Z"/>
          <w:rFonts w:ascii="Arial" w:eastAsia="Arial" w:hAnsi="Arial" w:cs="Arial"/>
          <w:sz w:val="24"/>
          <w:szCs w:val="24"/>
        </w:rPr>
      </w:pPr>
    </w:p>
    <w:p w14:paraId="4C2B7B70" w14:textId="77777777" w:rsidR="00816622" w:rsidRPr="00816622" w:rsidRDefault="00816622" w:rsidP="00816622">
      <w:pPr>
        <w:spacing w:line="360" w:lineRule="auto"/>
        <w:ind w:left="992" w:hanging="425"/>
        <w:outlineLvl w:val="1"/>
        <w:rPr>
          <w:del w:id="950025" w:author="Claude (fusión 1.1)" w:date="2026-09-26T00:00:00Z"/>
          <w:rFonts w:ascii="Arial" w:eastAsia="Arial" w:hAnsi="Arial" w:cs="Arial"/>
          <w:i/>
          <w:iCs/>
          <w:color w:val="000000"/>
          <w:sz w:val="24"/>
          <w:szCs w:val="24"/>
        </w:rPr>
      </w:pPr>
      <w:del w:id="950027" w:author="Claude (fusión 1.1)" w:date="2026-09-26T00:00:00Z">
        <w:r>
          <w:rPr>
            <w:rFonts w:ascii="Arial" w:eastAsia="Arial" w:hAnsi="Arial" w:cs="Arial"/>
            <w:i/>
            <w:iCs/>
            <w:color w:val="000000"/>
            <w:sz w:val="24"/>
            <w:szCs w:val="24"/>
          </w:rPr>
          <w:delText>1.1.2. Distinción conceptual entre indicio, presunción e inferencia probatoria</w:delText>
        </w:r>
      </w:del>
    </w:p>
    <w:p w14:paraId="3B2B574C" w14:textId="77777777" w:rsidR="00816622" w:rsidRPr="00816622" w:rsidRDefault="00816622" w:rsidP="00816622">
      <w:pPr>
        <w:spacing w:line="360" w:lineRule="auto"/>
        <w:rPr>
          <w:del w:id="950024" w:author="Claude (fusión 1.1)" w:date="2026-09-26T00:00:00Z"/>
          <w:rFonts w:ascii="Arial" w:eastAsia="Arial" w:hAnsi="Arial" w:cs="Arial"/>
          <w:sz w:val="24"/>
          <w:szCs w:val="24"/>
        </w:rPr>
      </w:pP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ins w:id="950037" w:author="Claude (fusión 1.1)" w:date="2026-09-26T00:00:00Z">
        <w:r>
          <w:rPr>
            <w:rFonts w:ascii="Arial" w:eastAsia="Arial" w:hAnsi="Arial" w:cs="Arial"/>
            <w:sz w:val="24"/>
            <w:szCs w:val="24"/>
          </w:rPr>
          <w:t xml:space="preserve">Precisado su origen, el indicio debe distinguirse de las figuras con las que suele confundirse. </w:t>
        </w:r>
      </w:ins>
      <w:r>
        <w:rPr>
          <w:rFonts w:ascii="Arial" w:eastAsia="Arial" w:hAnsi="Arial" w:cs="Arial"/>
          <w:sz w:val="24"/>
          <w:szCs w:val="24"/>
        </w:rPr>
        <w:t xml:space="preserve">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w:t>
      </w:r>
      <w:del w:id="950038" w:author="Claude (fusión 1.1)" w:date="2026-09-26T00:00:00Z">
        <w:r>
          <w:rPr>
            <w:rFonts w:ascii="Arial" w:eastAsia="Arial" w:hAnsi="Arial" w:cs="Arial"/>
            <w:sz w:val="24"/>
            <w:szCs w:val="24"/>
          </w:rPr>
          <w:delText xml:space="preserve">crítica que se desarrolla en el subapartado 1.1.6</w:delText>
        </w:r>
      </w:del>
      <w:ins w:id="950039" w:author="Claude (fusión 1.1)" w:date="2026-09-26T00:00:00Z">
        <w:r>
          <w:rPr>
            <w:rFonts w:ascii="Arial" w:eastAsia="Arial" w:hAnsi="Arial" w:cs="Arial"/>
            <w:sz w:val="24"/>
            <w:szCs w:val="24"/>
          </w:rPr>
          <w:t xml:space="preserve">primera de las críticas que se formulan más adelante</w:t>
        </w:r>
      </w:ins>
      <w:r>
        <w:rPr>
          <w:rFonts w:ascii="Arial" w:eastAsia="Arial" w:hAnsi="Arial" w:cs="Arial"/>
          <w:sz w:val="24"/>
          <w:szCs w:val="24"/>
        </w:rPr>
        <w:t xml:space="preserve">.</w:t>
      </w:r>
    </w:p>
    <w:p w14:paraId="0A9E4B25" w14:textId="77777777" w:rsidR="00816622" w:rsidRPr="00816622" w:rsidRDefault="00816622" w:rsidP="00816622">
      <w:pPr>
        <w:spacing w:line="360" w:lineRule="auto"/>
        <w:rPr>
          <w:del w:id="950023" w:author="Claude (fusión 1.1)" w:date="2026-09-26T00:00:00Z"/>
          <w:rFonts w:ascii="Arial" w:eastAsia="Arial" w:hAnsi="Arial" w:cs="Arial"/>
          <w:sz w:val="24"/>
          <w:szCs w:val="24"/>
        </w:rPr>
      </w:pPr>
    </w:p>
    <w:p w14:paraId="75B5930B" w14:textId="77777777" w:rsidR="00816622" w:rsidRPr="00816622" w:rsidRDefault="00816622" w:rsidP="00816622">
      <w:pPr>
        <w:spacing w:line="360" w:lineRule="auto"/>
        <w:ind w:left="992" w:hanging="425"/>
        <w:outlineLvl w:val="1"/>
        <w:rPr>
          <w:del w:id="950021" w:author="Claude (fusión 1.1)" w:date="2026-09-26T00:00:00Z"/>
          <w:rFonts w:ascii="Arial" w:eastAsia="Arial" w:hAnsi="Arial" w:cs="Arial"/>
          <w:i/>
          <w:iCs/>
          <w:color w:val="000000"/>
          <w:sz w:val="24"/>
          <w:szCs w:val="24"/>
        </w:rPr>
      </w:pPr>
      <w:del w:id="950023" w:author="Claude (fusión 1.1)" w:date="2026-09-26T00:00:00Z">
        <w:r>
          <w:rPr>
            <w:rFonts w:ascii="Arial" w:eastAsia="Arial" w:hAnsi="Arial" w:cs="Arial"/>
            <w:i/>
            <w:iCs/>
            <w:color w:val="000000"/>
            <w:sz w:val="24"/>
            <w:szCs w:val="24"/>
          </w:rPr>
          <w:delText>1.1.3. Clasificación de los indicios y exigencia de pluralidad</w:delText>
        </w:r>
      </w:del>
    </w:p>
    <w:p w14:paraId="51D70D93" w14:textId="77777777" w:rsidR="00816622" w:rsidRPr="00816622" w:rsidRDefault="00816622" w:rsidP="00816622">
      <w:pPr>
        <w:spacing w:line="360" w:lineRule="auto"/>
        <w:rPr>
          <w:del w:id="950020" w:author="Claude (fusión 1.1)" w:date="2026-09-26T00:00:00Z"/>
          <w:rFonts w:ascii="Arial" w:eastAsia="Arial" w:hAnsi="Arial" w:cs="Arial"/>
          <w:sz w:val="24"/>
          <w:szCs w:val="24"/>
        </w:rPr>
      </w:pP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del w:id="950040" w:author="Claude (fusión 1.1)" w:date="2026-09-26T00:00:00Z">
        <w:r>
          <w:rPr>
            <w:rFonts w:ascii="Arial" w:eastAsia="Arial" w:hAnsi="Arial" w:cs="Arial"/>
            <w:sz w:val="24"/>
            <w:szCs w:val="24"/>
          </w:rPr>
          <w:delText xml:space="preserve">La doctrina clásica clasificó los indicios</w:delText>
        </w:r>
      </w:del>
      <w:ins w:id="950041" w:author="Claude (fusión 1.1)" w:date="2026-09-26T00:00:00Z">
        <w:r>
          <w:rPr>
            <w:rFonts w:ascii="Arial" w:eastAsia="Arial" w:hAnsi="Arial" w:cs="Arial"/>
            <w:sz w:val="24"/>
            <w:szCs w:val="24"/>
          </w:rPr>
          <w:t xml:space="preserve">Delimitado el concepto, cabe examinar las clases de indicios. La doctrina clásica los clasificó</w:t>
        </w:r>
      </w:ins>
      <w:r>
        <w:rPr>
          <w:rFonts w:ascii="Arial" w:eastAsia="Arial" w:hAnsi="Arial" w:cs="Arial"/>
          <w:sz w:val="24"/>
          <w:szCs w:val="24"/>
        </w:rPr>
        <w:t xml:space="preserve">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6240B20D" w14:textId="77777777" w:rsidR="00816622" w:rsidRPr="00816622" w:rsidRDefault="00816622" w:rsidP="00816622">
      <w:pPr>
        <w:spacing w:line="360" w:lineRule="auto"/>
        <w:rPr>
          <w:del w:id="950019" w:author="Claude (fusión 1.1)" w:date="2026-09-26T00:00:00Z"/>
          <w:rFonts w:ascii="Arial" w:eastAsia="Arial" w:hAnsi="Arial" w:cs="Arial"/>
          <w:sz w:val="24"/>
          <w:szCs w:val="24"/>
        </w:rPr>
      </w:pPr>
    </w:p>
    <w:p w14:paraId="66FB8E3D" w14:textId="77777777" w:rsidR="00816622" w:rsidRPr="00816622" w:rsidRDefault="00816622" w:rsidP="00816622">
      <w:pPr>
        <w:spacing w:line="360" w:lineRule="auto"/>
        <w:ind w:left="992" w:hanging="425"/>
        <w:outlineLvl w:val="1"/>
        <w:rPr>
          <w:del w:id="950017" w:author="Claude (fusión 1.1)" w:date="2026-09-26T00:00:00Z"/>
          <w:rFonts w:ascii="Arial" w:eastAsia="Arial" w:hAnsi="Arial" w:cs="Arial"/>
          <w:i/>
          <w:iCs/>
          <w:color w:val="000000"/>
          <w:sz w:val="24"/>
          <w:szCs w:val="24"/>
        </w:rPr>
      </w:pPr>
      <w:del w:id="950019" w:author="Claude (fusión 1.1)" w:date="2026-09-26T00:00:00Z">
        <w:r>
          <w:rPr>
            <w:rFonts w:ascii="Arial" w:eastAsia="Arial" w:hAnsi="Arial" w:cs="Arial"/>
            <w:i/>
            <w:iCs/>
            <w:color w:val="000000"/>
            <w:sz w:val="24"/>
            <w:szCs w:val="24"/>
          </w:rPr>
          <w:delText>1.1.4. Fundamento epistemológico de la inferencia probatoria</w:delText>
        </w:r>
      </w:del>
    </w:p>
    <w:p w14:paraId="5B8C9B1E" w14:textId="77777777" w:rsidR="00816622" w:rsidRPr="00816622" w:rsidRDefault="00816622" w:rsidP="00816622">
      <w:pPr>
        <w:spacing w:line="360" w:lineRule="auto"/>
        <w:rPr>
          <w:del w:id="950016" w:author="Claude (fusión 1.1)" w:date="2026-09-26T00:00:00Z"/>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w:t>
      </w:r>
      <w:ins w:id="950043" w:author="Claude (fusión 1.1)" w:date="2026-09-26T00:00:00Z">
        <w:r>
          <w:rPr>
            <w:rFonts w:ascii="Arial" w:eastAsia="Arial" w:hAnsi="Arial" w:cs="Arial"/>
            <w:sz w:val="24"/>
            <w:szCs w:val="24"/>
          </w:rPr>
          <w:t xml:space="preserve">s clasificaciones anteriores miden la fuerza del enlace, pero no explican por qué el enlace autoriza la conclusión. Esa explicación corresponde al plano epistemológico. La</w:t>
        </w:r>
      </w:ins>
      <w:r>
        <w:rPr>
          <w:rFonts w:ascii="Arial" w:eastAsia="Arial" w:hAnsi="Arial" w:cs="Arial"/>
          <w:sz w:val="24"/>
          <w:szCs w:val="24"/>
        </w:rPr>
        <w:t xml:space="preserve">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043379D8" w14:textId="77777777" w:rsidR="00816622" w:rsidRPr="00816622" w:rsidRDefault="00816622" w:rsidP="00816622">
      <w:pPr>
        <w:spacing w:line="360" w:lineRule="auto"/>
        <w:rPr>
          <w:del w:id="950015" w:author="Claude (fusión 1.1)" w:date="2026-09-26T00:00:00Z"/>
          <w:rFonts w:ascii="Arial" w:eastAsia="Arial" w:hAnsi="Arial" w:cs="Arial"/>
          <w:sz w:val="24"/>
          <w:szCs w:val="24"/>
        </w:rPr>
      </w:pPr>
    </w:p>
    <w:p w14:paraId="45D6066C" w14:textId="77777777" w:rsidR="00816622" w:rsidRPr="00816622" w:rsidRDefault="00816622" w:rsidP="00816622">
      <w:pPr>
        <w:spacing w:line="360" w:lineRule="auto"/>
        <w:ind w:left="992" w:hanging="425"/>
        <w:outlineLvl w:val="1"/>
        <w:rPr>
          <w:del w:id="950013" w:author="Claude (fusión 1.1)" w:date="2026-09-26T00:00:00Z"/>
          <w:rFonts w:ascii="Arial" w:eastAsia="Arial" w:hAnsi="Arial" w:cs="Arial"/>
          <w:i/>
          <w:iCs/>
          <w:color w:val="000000"/>
          <w:sz w:val="24"/>
          <w:szCs w:val="24"/>
        </w:rPr>
      </w:pPr>
      <w:del w:id="950015" w:author="Claude (fusión 1.1)" w:date="2026-09-26T00:00:00Z">
        <w:r>
          <w:rPr>
            <w:rFonts w:ascii="Arial" w:eastAsia="Arial" w:hAnsi="Arial" w:cs="Arial"/>
            <w:i/>
            <w:iCs/>
            <w:color w:val="000000"/>
            <w:sz w:val="24"/>
            <w:szCs w:val="24"/>
          </w:rPr>
          <w:delText>1.1.5. Genealogía jurisdiccional de la adminiculación en México</w:delText>
        </w:r>
      </w:del>
    </w:p>
    <w:p w14:paraId="3EC1247E" w14:textId="77777777" w:rsidR="00816622" w:rsidRPr="00816622" w:rsidRDefault="00816622" w:rsidP="00816622">
      <w:pPr>
        <w:spacing w:line="360" w:lineRule="auto"/>
        <w:rPr>
          <w:del w:id="950012" w:author="Claude (fusión 1.1)" w:date="2026-09-26T00:00:00Z"/>
          <w:rFonts w:ascii="Arial" w:eastAsia="Arial" w:hAnsi="Arial" w:cs="Arial"/>
          <w:sz w:val="24"/>
          <w:szCs w:val="24"/>
        </w:rPr>
      </w:pP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w:t>
      </w:r>
      <w:del w:id="950044" w:author="Claude (fusión 1.1)" w:date="2026-09-26T00:00:00Z">
        <w:r>
          <w:rPr>
            <w:rFonts w:ascii="Arial" w:eastAsia="Arial" w:hAnsi="Arial" w:cs="Arial"/>
            <w:sz w:val="24"/>
            <w:szCs w:val="24"/>
          </w:rPr>
          <w:delText xml:space="preserve">término a</w:delText>
        </w:r>
      </w:del>
      <w:ins w:id="950045" w:author="Claude (fusión 1.1)" w:date="2026-09-26T00:00:00Z">
        <w:r>
          <w:rPr>
            <w:rFonts w:ascii="Arial" w:eastAsia="Arial" w:hAnsi="Arial" w:cs="Arial"/>
            <w:sz w:val="24"/>
            <w:szCs w:val="24"/>
          </w:rPr>
          <w:t xml:space="preserve">plano jurisprudencial exige partir del origen del término. A</w:t>
        </w:r>
      </w:ins>
      <w:r>
        <w:rPr>
          <w:rFonts w:ascii="Arial" w:eastAsia="Arial" w:hAnsi="Arial" w:cs="Arial"/>
          <w:sz w:val="24"/>
          <w:szCs w:val="24"/>
        </w:rPr>
        <w:t xml:space="preserve">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300014F" w14:textId="77777777" w:rsidR="00816622" w:rsidRPr="00816622" w:rsidRDefault="00816622" w:rsidP="00816622">
      <w:pPr>
        <w:spacing w:line="360" w:lineRule="auto"/>
        <w:rPr>
          <w:del w:id="950011" w:author="Claude (fusión 1.1)" w:date="2026-09-26T00:00:00Z"/>
          <w:rFonts w:ascii="Arial" w:eastAsia="Arial" w:hAnsi="Arial" w:cs="Arial"/>
          <w:sz w:val="24"/>
          <w:szCs w:val="24"/>
        </w:rPr>
      </w:pPr>
    </w:p>
    <w:p w14:paraId="423F12C9" w14:textId="77777777" w:rsidR="00816622" w:rsidRPr="00816622" w:rsidRDefault="00816622" w:rsidP="00816622">
      <w:pPr>
        <w:spacing w:line="360" w:lineRule="auto"/>
        <w:ind w:left="992" w:hanging="425"/>
        <w:outlineLvl w:val="1"/>
        <w:rPr>
          <w:del w:id="950009" w:author="Claude (fusión 1.1)" w:date="2026-09-26T00:00:00Z"/>
          <w:rFonts w:ascii="Arial" w:eastAsia="Arial" w:hAnsi="Arial" w:cs="Arial"/>
          <w:i/>
          <w:iCs/>
          <w:color w:val="000000"/>
          <w:sz w:val="24"/>
          <w:szCs w:val="24"/>
        </w:rPr>
      </w:pPr>
      <w:del w:id="950011" w:author="Claude (fusión 1.1)" w:date="2026-09-26T00:00:00Z">
        <w:r>
          <w:rPr>
            <w:rFonts w:ascii="Arial" w:eastAsia="Arial" w:hAnsi="Arial" w:cs="Arial"/>
            <w:i/>
            <w:iCs/>
            <w:color w:val="000000"/>
            <w:sz w:val="24"/>
            <w:szCs w:val="24"/>
          </w:rPr>
          <w:delText>1.1.6. Críticas epistemológicas al uso forense de la adminiculación</w:delText>
        </w:r>
      </w:del>
    </w:p>
    <w:p w14:paraId="08C06FC1" w14:textId="77777777" w:rsidR="00816622" w:rsidRPr="00816622" w:rsidRDefault="00816622" w:rsidP="00816622">
      <w:pPr>
        <w:spacing w:line="360" w:lineRule="auto"/>
        <w:rPr>
          <w:del w:id="950008" w:author="Claude (fusión 1.1)" w:date="2026-09-26T00:00:00Z"/>
          <w:rFonts w:ascii="Arial" w:eastAsia="Arial" w:hAnsi="Arial" w:cs="Arial"/>
          <w:sz w:val="24"/>
          <w:szCs w:val="24"/>
        </w:rPr>
      </w:pP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del w:id="950046" w:author="Claude (fusión 1.1)" w:date="2026-09-26T00:00:00Z">
        <w:r>
          <w:rPr>
            <w:rFonts w:ascii="Arial" w:eastAsia="Arial" w:hAnsi="Arial" w:cs="Arial"/>
            <w:sz w:val="24"/>
            <w:szCs w:val="24"/>
          </w:rPr>
          <w:delText xml:space="preserve">La primera crític</w:delText>
        </w:r>
      </w:del>
      <w:ins w:id="950047" w:author="Claude (fusión 1.1)" w:date="2026-09-26T00:00:00Z">
        <w:r>
          <w:rPr>
            <w:rFonts w:ascii="Arial" w:eastAsia="Arial" w:hAnsi="Arial" w:cs="Arial"/>
            <w:sz w:val="24"/>
            <w:szCs w:val="24"/>
          </w:rPr>
          <w:t xml:space="preserve">Esa crítica se articula en cinco objeciones. La primer</w:t>
        </w:r>
      </w:ins>
      <w:r>
        <w:rPr>
          <w:rFonts w:ascii="Arial" w:eastAsia="Arial" w:hAnsi="Arial" w:cs="Arial"/>
          <w:sz w:val="24"/>
          <w:szCs w:val="24"/>
        </w:rPr>
        <w:t xml:space="preserve">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1D9923D" w14:textId="77777777" w:rsidR="00816622" w:rsidRPr="00816622" w:rsidRDefault="00816622" w:rsidP="00816622">
      <w:pPr>
        <w:spacing w:line="360" w:lineRule="auto"/>
        <w:rPr>
          <w:del w:id="950007" w:author="Claude (fusión 1.1)" w:date="2026-09-26T00:00:00Z"/>
          <w:rFonts w:ascii="Arial" w:eastAsia="Arial" w:hAnsi="Arial" w:cs="Arial"/>
          <w:sz w:val="24"/>
          <w:szCs w:val="24"/>
        </w:rPr>
      </w:pPr>
    </w:p>
    <w:p w14:paraId="62CBDE43" w14:textId="77777777" w:rsidR="00816622" w:rsidRPr="00816622" w:rsidRDefault="00816622" w:rsidP="00816622">
      <w:pPr>
        <w:spacing w:line="360" w:lineRule="auto"/>
        <w:ind w:left="992" w:hanging="425"/>
        <w:outlineLvl w:val="1"/>
        <w:rPr>
          <w:del w:id="950005" w:author="Claude (fusión 1.1)" w:date="2026-09-26T00:00:00Z"/>
          <w:rFonts w:ascii="Arial" w:eastAsia="Arial" w:hAnsi="Arial" w:cs="Arial"/>
          <w:i/>
          <w:iCs/>
          <w:color w:val="000000"/>
          <w:sz w:val="24"/>
          <w:szCs w:val="24"/>
        </w:rPr>
      </w:pPr>
      <w:del w:id="950007" w:author="Claude (fusión 1.1)" w:date="2026-09-26T00:00:00Z">
        <w:r>
          <w:rPr>
            <w:rFonts w:ascii="Arial" w:eastAsia="Arial" w:hAnsi="Arial" w:cs="Arial"/>
            <w:i/>
            <w:iCs/>
            <w:color w:val="000000"/>
            <w:sz w:val="24"/>
            <w:szCs w:val="24"/>
          </w:rPr>
          <w:delText>1.1.7. Deslinde entre adminiculación y estándar de prueba</w:delText>
        </w:r>
      </w:del>
    </w:p>
    <w:p w14:paraId="421AA1B5" w14:textId="77777777" w:rsidR="00816622" w:rsidRPr="00816622" w:rsidRDefault="00816622" w:rsidP="00816622">
      <w:pPr>
        <w:spacing w:line="360" w:lineRule="auto"/>
        <w:rPr>
          <w:del w:id="950004" w:author="Claude (fusión 1.1)" w:date="2026-09-26T00:00:00Z"/>
          <w:rFonts w:ascii="Arial" w:eastAsia="Arial" w:hAnsi="Arial" w:cs="Arial"/>
          <w:sz w:val="24"/>
          <w:szCs w:val="24"/>
        </w:rPr>
      </w:pP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ins w:id="950049" w:author="Claude (fusión 1.1)" w:date="2026-09-26T00:00:00Z">
        <w:r>
          <w:rPr>
            <w:rFonts w:ascii="Arial" w:eastAsia="Arial" w:hAnsi="Arial" w:cs="Arial"/>
            <w:sz w:val="24"/>
            <w:szCs w:val="24"/>
          </w:rPr>
          <w:t xml:space="preserve">La quinta crítica conduce a deslindar la adminiculación del estándar de prueba. </w:t>
        </w:r>
      </w:ins>
      <w:r>
        <w:rPr>
          <w:rFonts w:ascii="Arial" w:eastAsia="Arial" w:hAnsi="Arial" w:cs="Arial"/>
          <w:sz w:val="24"/>
          <w:szCs w:val="24"/>
        </w:rPr>
        <w:t xml:space="preserve">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655A4DAC" w14:textId="77777777" w:rsidR="00816622" w:rsidRPr="00816622" w:rsidRDefault="00816622" w:rsidP="00816622">
      <w:pPr>
        <w:spacing w:line="360" w:lineRule="auto"/>
        <w:rPr>
          <w:del w:id="950003" w:author="Claude (fusión 1.1)" w:date="2026-09-26T00:00:00Z"/>
          <w:rFonts w:ascii="Arial" w:eastAsia="Arial" w:hAnsi="Arial" w:cs="Arial"/>
          <w:sz w:val="24"/>
          <w:szCs w:val="24"/>
        </w:rPr>
      </w:pPr>
    </w:p>
    <w:p w14:paraId="5462BA5E" w14:textId="77777777" w:rsidR="00816622" w:rsidRPr="00816622" w:rsidRDefault="00816622" w:rsidP="00816622">
      <w:pPr>
        <w:spacing w:line="360" w:lineRule="auto"/>
        <w:ind w:left="992" w:hanging="425"/>
        <w:outlineLvl w:val="1"/>
        <w:rPr>
          <w:del w:id="950001" w:author="Claude (fusión 1.1)" w:date="2026-09-26T00:00:00Z"/>
          <w:rFonts w:ascii="Arial" w:eastAsia="Arial" w:hAnsi="Arial" w:cs="Arial"/>
          <w:i/>
          <w:iCs/>
          <w:color w:val="000000"/>
          <w:sz w:val="24"/>
          <w:szCs w:val="24"/>
        </w:rPr>
      </w:pPr>
      <w:del w:id="950003" w:author="Claude (fusión 1.1)" w:date="2026-09-26T00:00:00Z">
        <w:r>
          <w:rPr>
            <w:rFonts w:ascii="Arial" w:eastAsia="Arial" w:hAnsi="Arial" w:cs="Arial"/>
            <w:i/>
            <w:iCs/>
            <w:color w:val="000000"/>
            <w:sz w:val="24"/>
            <w:szCs w:val="24"/>
          </w:rPr>
          <w:delText>1.1.8. Aplicación ilustrativa del modelo de corroboración recíproca</w:delText>
        </w:r>
      </w:del>
    </w:p>
    <w:p w14:paraId="6A947DCA" w14:textId="77777777" w:rsidR="00816622" w:rsidRPr="00816622" w:rsidRDefault="00816622" w:rsidP="00816622">
      <w:pPr>
        <w:spacing w:line="360" w:lineRule="auto"/>
        <w:rPr>
          <w:del w:id="950000" w:author="Claude (fusión 1.1)" w:date="2026-09-26T00:00:00Z"/>
          <w:rFonts w:ascii="Arial" w:eastAsia="Arial" w:hAnsi="Arial" w:cs="Arial"/>
          <w:sz w:val="24"/>
          <w:szCs w:val="24"/>
        </w:rPr>
      </w:pP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r>
      <w:del w:id="950050" w:author="Claude (fusión 1.1)" w:date="2026-09-26T00:00:00Z">
        <w:r>
          <w:rPr>
            <w:rFonts w:ascii="Arial" w:eastAsia="Arial" w:hAnsi="Arial" w:cs="Arial"/>
            <w:sz w:val="24"/>
            <w:szCs w:val="24"/>
          </w:rPr>
          <w:delText xml:space="preserve">Para mostrar la operatividad de los criterios expuestos, se propone un caso hipotético construido</w:delText>
        </w:r>
      </w:del>
      <w:ins w:id="950051" w:author="Claude (fusión 1.1)" w:date="2026-09-26T00:00:00Z">
        <w:r>
          <w:rPr>
            <w:rFonts w:ascii="Arial" w:eastAsia="Arial" w:hAnsi="Arial" w:cs="Arial"/>
            <w:sz w:val="24"/>
            <w:szCs w:val="24"/>
          </w:rPr>
          <w:t xml:space="preserve">Antes de emprender ese estudio, un caso hipotético permite mostrar la operatividad de los criterios expuestos. El caso se construye</w:t>
        </w:r>
      </w:ins>
      <w:r>
        <w:rPr>
          <w:rFonts w:ascii="Arial" w:eastAsia="Arial" w:hAnsi="Arial" w:cs="Arial"/>
          <w:sz w:val="24"/>
          <w:szCs w:val="24"/>
        </w:rPr>
        <w:t xml:space="preserv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