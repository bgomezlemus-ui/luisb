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pPr>
        <w:pStyle w:val="Ttulo1"/>
        <w:keepNext/>
        <w:spacing w:before="0" w:after="0" w:line="360" w:lineRule="auto"/>
        <w:jc w:val="center"/>
      </w:pPr>
      <w:r>
        <w:rPr>
          <w:rFonts w:ascii="Arial" w:eastAsia="Arial" w:hAnsi="Arial" w:cs="Arial"/>
          <w:b/>
          <w:bCs/>
          <w:color w:val="000000"/>
          <w:sz w:val="24"/>
          <w:szCs w:val="24"/>
        </w:rPr>
        <w:t xml:space="preserve">Dedicatoria</w:t>
      </w:r>
    </w:p>
    <w:p w14:paraId="35FB8270" w14:textId="77777777" w:rsidR="00A32EF9" w:rsidRDefault="00E354C7">
      <w:r>
        <w:br w:type="page"/>
      </w:r>
    </w:p>
    <w:p>
      <w:pPr>
        <w:pStyle w:val="Ttulo1"/>
        <w:keepNext/>
        <w:spacing w:before="0" w:after="0" w:line="360" w:lineRule="auto"/>
        <w:jc w:val="center"/>
      </w:pPr>
      <w:r>
        <w:rPr>
          <w:rFonts w:ascii="Arial" w:eastAsia="Arial" w:hAnsi="Arial" w:cs="Arial"/>
          <w:b/>
          <w:bCs/>
          <w:color w:val="000000"/>
          <w:sz w:val="24"/>
          <w:szCs w:val="24"/>
        </w:rPr>
        <w:t xml:space="preserve">Agradecimientos</w:t>
      </w:r>
    </w:p>
    <w:p w14:paraId="35FB8272" w14:textId="77777777" w:rsidR="00A32EF9" w:rsidRDefault="00E354C7">
      <w:r>
        <w:br w:type="page"/>
      </w:r>
    </w:p>
    <w:p>
      <w:pPr>
        <w:pStyle w:val="Ttulo1"/>
        <w:keepNext/>
        <w:spacing w:before="0" w:after="0" w:line="360" w:lineRule="auto"/>
        <w:jc w:val="center"/>
      </w:pPr>
      <w:r>
        <w:rPr>
          <w:rFonts w:ascii="Arial" w:eastAsia="Arial" w:hAnsi="Arial" w:cs="Arial"/>
          <w:b/>
          <w:bCs/>
          <w:color w:val="000000"/>
          <w:sz w:val="24"/>
          <w:szCs w:val="24"/>
        </w:rPr>
        <w:t xml:space="preserve">Abstract</w:t>
      </w:r>
    </w:p>
    <w:p w14:paraId="35FB8274" w14:textId="77777777" w:rsidR="00A32EF9" w:rsidRDefault="00E354C7">
      <w:pPr>
        <w:spacing w:before="0" w:after="0" w:line="360" w:lineRule="auto"/>
        <w:ind w:firstLine="0"/>
        <w:jc w:val="both"/>
      </w:pPr>
      <w:r>
        <w:rPr>
          <w:rFonts w:ascii="Arial" w:eastAsia="Arial" w:hAnsi="Arial" w:cs="Arial"/>
          <w:color w:val="000000"/>
          <w:sz w:val="24"/>
          <w:szCs w:val="24"/>
        </w:rPr>
        <w:t xml:space="preserve">Article 16 of Mexico's General Law of the System of Means of Impugnation in Electoral Matters (LGSMIME) requires judges to weigh evidence according to logic, sound criticism, and experience, yet conditions its sufficiency on the judge's conviction, a psychologistic criterion detached from any objective threshold. This hybrid clause has remained largely unchanged in Mexican electoral case law for twenty-five years, undermining the rationality of fact-finding in electoral litigation. This thesis examines the extent to which this absence of an objective standard of proof compromises rational adjudication of the facts, and proposes a legislative design able to correct this deficiency without sacrificing the circumstantial nature of the evidence available in this field. The study follows a qualitative, documentary and dogmatic methodology, of descriptive and explanatory scope, complemented by a comparative approach to Spanish, Italian, and Anglo-American procedural doctrine and by a case analysis of the ruling SUP-JIN-194/2025. The analysis traced the hybrid clause to its earliest documented judicial application in SUP-JRC-487/2000, and found that this formula persisted virtually unchanged for a quarter of a century, while judicial awareness of the underlying problem has only recently emerged in a single dissenting opinion. The study also identified a category mistake between sound criticism and standard of proof running through the doctrine on the determinative effect of electoral irregularities. On this basis, the thesis confirms its hypothesis and formulates a qualitative standard of proof, grounded in the criteria of best explanation and evidentiary completeness, compatible with the circumstantial evidence available in Mexican electoral adjudication.</w:t>
      </w:r>
    </w:p>
    <w:p w14:paraId="35FB8275" w14:textId="77777777" w:rsidR="00A32EF9" w:rsidRDefault="00E354C7">
      <w:pPr>
        <w:spacing w:before="0" w:after="0" w:line="360" w:lineRule="auto"/>
        <w:ind w:firstLine="0"/>
        <w:jc w:val="both"/>
      </w:pPr>
      <w:r>
        <w:rPr>
          <w:rFonts w:ascii="Arial" w:eastAsia="Arial" w:hAnsi="Arial" w:cs="Arial"/>
          <w:b/>
          <w:bCs/>
          <w:color w:val="000000"/>
          <w:sz w:val="24"/>
          <w:szCs w:val="24"/>
        </w:rPr>
        <w:t xml:space="preserve">Keywords: </w:t>
      </w:r>
      <w:r>
        <w:rPr>
          <w:rFonts w:ascii="Arial" w:eastAsia="Arial" w:hAnsi="Arial" w:cs="Arial"/>
          <w:color w:val="000000"/>
          <w:sz w:val="24"/>
          <w:szCs w:val="24"/>
        </w:rPr>
        <w:t xml:space="preserve">standard of proof, circumstantial evidence, evidentiary corroboration, Mexican electoral litigation, psychologistic clause of conviction.</w:t>
      </w:r>
    </w:p>
    <w:p w14:paraId="35FB8276" w14:textId="77777777" w:rsidR="00A32EF9" w:rsidRDefault="00E354C7">
      <w:r>
        <w:br w:type="page"/>
      </w:r>
    </w:p>
    <w:p>
      <w:pPr>
        <w:keepNext/>
        <w:spacing w:before="0" w:after="0" w:line="360" w:lineRule="auto"/>
        <w:jc w:val="center"/>
      </w:pPr>
      <w:r>
        <w:rPr>
          <w:rFonts w:ascii="Arial" w:eastAsia="Arial" w:hAnsi="Arial" w:cs="Arial"/>
          <w:b/>
          <w:bCs/>
          <w:color w:val="000000"/>
          <w:sz w:val="24"/>
          <w:szCs w:val="24"/>
        </w:rPr>
        <w:t xml:space="preserve">Índice general</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instrText>TOC \h \o "1-2"</w:instrText>
            <w:fldChar w:fldCharType="separate"/>
          </w:r>
          <w:hyperlink w:anchor="_Toc240931696" w:history="1">
            <w:r>
              <w:rPr>
                <w:rStyle w:val="Hipervnculo"/>
                <w:b/>
                <w:bCs/>
                <w:noProof/>
              </w:rPr>
              <w:t>Dedicatoria</w:t>
            </w:r>
            <w:r>
              <w:rPr>
                <w:noProof/>
              </w:rPr>
              <w:tab/>
              <w:fldChar w:fldCharType="begin"/>
              <w:instrText xml:space="preserve"> PAGEREF _Toc240931696 \h </w:instrText>
              <w:fldChar w:fldCharType="separate"/>
              <w:t>1</w:t>
              <w:fldChar w:fldCharType="end"/>
            </w:r>
          </w:hyperlink>
        </w:p>
        <w:p w14:paraId="2425371E" w14:textId="5DF3DBC8" w:rsidR="002C4D33" w:rsidRDefault="002C4D33">
          <w:pPr>
            <w:pStyle w:val="TDC1"/>
            <w:tabs>
              <w:tab w:val="right" w:leader="dot" w:pos="9350"/>
            </w:tabs>
            <w:rPr>
              <w:noProof/>
            </w:rPr>
          </w:pPr>
          <w:hyperlink w:anchor="_Toc240931697" w:history="1">
            <w:r>
              <w:rPr>
                <w:rStyle w:val="Hipervnculo"/>
                <w:b/>
                <w:bCs/>
                <w:noProof/>
              </w:rPr>
              <w:t>Agradecimientos</w:t>
            </w:r>
            <w:r>
              <w:rPr>
                <w:noProof/>
              </w:rPr>
              <w:tab/>
              <w:fldChar w:fldCharType="begin"/>
              <w:instrText xml:space="preserve"> PAGEREF _Toc240931697 \h </w:instrText>
              <w:fldChar w:fldCharType="separate"/>
              <w:t>1</w:t>
              <w:fldChar w:fldCharType="end"/>
            </w:r>
          </w:hyperlink>
        </w:p>
        <w:p w14:paraId="42C048CC" w14:textId="09645B44" w:rsidR="002C4D33" w:rsidRDefault="002C4D33">
          <w:pPr>
            <w:pStyle w:val="TDC1"/>
            <w:tabs>
              <w:tab w:val="right" w:leader="dot" w:pos="9350"/>
            </w:tabs>
            <w:rPr>
              <w:noProof/>
            </w:rPr>
          </w:pPr>
          <w:hyperlink w:anchor="_Toc240931698" w:history="1">
            <w:r>
              <w:rPr>
                <w:rStyle w:val="Hipervnculo"/>
                <w:b/>
                <w:bCs/>
                <w:noProof/>
              </w:rPr>
              <w:t>Abstract</w:t>
            </w:r>
            <w:r>
              <w:rPr>
                <w:noProof/>
              </w:rPr>
              <w:tab/>
              <w:fldChar w:fldCharType="begin"/>
              <w:instrText xml:space="preserve"> PAGEREF _Toc240931698 \h </w:instrText>
              <w:fldChar w:fldCharType="separate"/>
              <w:t>1</w:t>
              <w:fldChar w:fldCharType="end"/>
            </w:r>
          </w:hyperlink>
        </w:p>
        <w:p w14:paraId="65B59E36" w14:textId="34D7F624" w:rsidR="002C4D33" w:rsidRDefault="002C4D33">
          <w:pPr>
            <w:pStyle w:val="TDC1"/>
            <w:tabs>
              <w:tab w:val="right" w:leader="dot" w:pos="9350"/>
            </w:tabs>
            <w:rPr>
              <w:noProof/>
            </w:rPr>
          </w:pPr>
          <w:hyperlink w:anchor="_Toc240931699" w:history="1">
            <w:r>
              <w:rPr>
                <w:rStyle w:val="Hipervnculo"/>
                <w:b/>
                <w:bCs/>
                <w:noProof/>
              </w:rPr>
              <w:t>Introducción general</w:t>
            </w:r>
            <w:r>
              <w:rPr>
                <w:noProof/>
              </w:rPr>
              <w:tab/>
              <w:fldChar w:fldCharType="begin"/>
              <w:instrText xml:space="preserve"> PAGEREF _Toc240931699 \h </w:instrText>
              <w:fldChar w:fldCharType="separate"/>
              <w:t>1</w:t>
              <w:fldChar w:fldCharType="end"/>
            </w:r>
          </w:hyperlink>
        </w:p>
        <w:p w14:paraId="0383713C" w14:textId="1E0A76DB" w:rsidR="002C4D33" w:rsidRDefault="002C4D33">
          <w:pPr>
            <w:pStyle w:val="TDC2"/>
            <w:tabs>
              <w:tab w:val="right" w:leader="dot" w:pos="9350"/>
            </w:tabs>
            <w:rPr>
              <w:noProof/>
            </w:rPr>
          </w:pPr>
          <w:hyperlink w:anchor="_Toc240931700" w:history="1">
            <w:r>
              <w:rPr>
                <w:rStyle w:val="Hipervnculo"/>
                <w:b/>
                <w:bCs/>
                <w:noProof/>
              </w:rPr>
              <w:t>Nota de fuentes de este avance</w:t>
            </w:r>
            <w:r>
              <w:rPr>
                <w:noProof/>
              </w:rPr>
              <w:tab/>
              <w:fldChar w:fldCharType="begin"/>
              <w:instrText xml:space="preserve"> PAGEREF _Toc240931700 \h </w:instrText>
              <w:fldChar w:fldCharType="separate"/>
              <w:t>1</w:t>
              <w:fldChar w:fldCharType="end"/>
            </w:r>
          </w:hyperlink>
        </w:p>
        <w:p w14:paraId="649BC8B0" w14:textId="187E815B" w:rsidR="002C4D33" w:rsidRDefault="002C4D33">
          <w:pPr>
            <w:pStyle w:val="TDC1"/>
            <w:tabs>
              <w:tab w:val="right" w:leader="dot" w:pos="9350"/>
            </w:tabs>
            <w:rPr>
              <w:noProof/>
            </w:rPr>
          </w:pPr>
          <w:hyperlink w:anchor="_Toc240931701" w:history="1">
            <w:r>
              <w:rPr>
                <w:rStyle w:val="Hipervnculo"/>
                <w:b/>
                <w:bCs/>
                <w:noProof/>
              </w:rPr>
              <w:t>Capítulo I. La prueba indiciaria y el estándar de prueba: marco teórico general</w:t>
            </w:r>
            <w:r>
              <w:rPr>
                <w:noProof/>
              </w:rPr>
              <w:tab/>
              <w:fldChar w:fldCharType="begin"/>
              <w:instrText xml:space="preserve"> PAGEREF _Toc240931701 \h </w:instrText>
              <w:fldChar w:fldCharType="separate"/>
              <w:t>1</w:t>
              <w:fldChar w:fldCharType="end"/>
            </w:r>
          </w:hyperlink>
        </w:p>
        <w:p w14:paraId="476EE320" w14:textId="3B8E25E0" w:rsidR="002C4D33" w:rsidRDefault="002C4D33">
          <w:pPr>
            <w:pStyle w:val="TDC2"/>
            <w:tabs>
              <w:tab w:val="right" w:leader="dot" w:pos="9350"/>
            </w:tabs>
            <w:rPr>
              <w:noProof/>
            </w:rPr>
          </w:pPr>
          <w:hyperlink w:anchor="_Toc240931702" w:history="1">
            <w:r>
              <w:rPr>
                <w:rStyle w:val="Hipervnculo"/>
                <w:b/>
                <w:bCs/>
                <w:noProof/>
              </w:rPr>
              <w:t>1.1. La prueba indiciaria y el método de adminiculación probatoria</w:t>
            </w:r>
            <w:r>
              <w:rPr>
                <w:noProof/>
              </w:rPr>
              <w:tab/>
              <w:fldChar w:fldCharType="begin"/>
              <w:instrText xml:space="preserve"> PAGEREF _Toc240931702 \h </w:instrText>
              <w:fldChar w:fldCharType="separate"/>
              <w:t>1</w:t>
              <w:fldChar w:fldCharType="end"/>
            </w:r>
          </w:hyperlink>
        </w:p>
        <w:p w14:paraId="040C1EA4" w14:textId="2AE01CC3" w:rsidR="002C4D33" w:rsidRDefault="002C4D33">
          <w:pPr>
            <w:pStyle w:val="TDC2"/>
            <w:tabs>
              <w:tab w:val="right" w:leader="dot" w:pos="9350"/>
            </w:tabs>
            <w:rPr>
              <w:noProof/>
            </w:rPr>
          </w:pPr>
          <w:hyperlink w:anchor="_Toc240931703" w:history="1">
            <w:r>
              <w:rPr>
                <w:rStyle w:val="Hipervnculo"/>
                <w:b/>
                <w:bCs/>
                <w:noProof/>
              </w:rPr>
              <w:t>1.2. La distinción entre valoración de la prueba y estándar de prueba</w:t>
            </w:r>
            <w:r>
              <w:rPr>
                <w:noProof/>
              </w:rPr>
              <w:tab/>
              <w:fldChar w:fldCharType="begin"/>
              <w:instrText xml:space="preserve"> PAGEREF _Toc240931703 \h </w:instrText>
              <w:fldChar w:fldCharType="separate"/>
              <w:t>1</w:t>
              <w:fldChar w:fldCharType="end"/>
            </w:r>
          </w:hyperlink>
        </w:p>
        <w:p w14:paraId="60002F26" w14:textId="37CC4CC4" w:rsidR="002C4D33" w:rsidRDefault="002C4D33">
          <w:pPr>
            <w:pStyle w:val="TDC2"/>
            <w:tabs>
              <w:tab w:val="right" w:leader="dot" w:pos="9350"/>
            </w:tabs>
            <w:rPr>
              <w:noProof/>
            </w:rPr>
          </w:pPr>
          <w:hyperlink w:anchor="_Toc240931704" w:history="1">
            <w:r>
              <w:rPr>
                <w:rStyle w:val="Hipervnculo"/>
                <w:b/>
                <w:bCs/>
                <w:noProof/>
              </w:rPr>
              <w:t>1.3. Los requisitos metodológicos de un estándar de prueba válido</w:t>
            </w:r>
            <w:r>
              <w:rPr>
                <w:noProof/>
              </w:rPr>
              <w:tab/>
              <w:fldChar w:fldCharType="begin"/>
              <w:instrText xml:space="preserve"> PAGEREF _Toc240931704 \h </w:instrText>
              <w:fldChar w:fldCharType="separate"/>
              <w:t>1</w:t>
              <w:fldChar w:fldCharType="end"/>
            </w:r>
          </w:hyperlink>
        </w:p>
        <w:p w14:paraId="021DC024" w14:textId="16224FE0" w:rsidR="002C4D33" w:rsidRDefault="002C4D33">
          <w:pPr>
            <w:pStyle w:val="TDC2"/>
            <w:tabs>
              <w:tab w:val="right" w:leader="dot" w:pos="9350"/>
            </w:tabs>
            <w:rPr>
              <w:noProof/>
            </w:rPr>
          </w:pPr>
          <w:hyperlink w:anchor="_Toc240931705" w:history="1">
            <w:r>
              <w:rPr>
                <w:rStyle w:val="Hipervnculo"/>
                <w:b/>
                <w:bCs/>
                <w:noProof/>
              </w:rPr>
              <w:t>Nota de fuentes de este avance</w:t>
            </w:r>
            <w:r>
              <w:rPr>
                <w:noProof/>
              </w:rPr>
              <w:tab/>
              <w:fldChar w:fldCharType="begin"/>
              <w:instrText xml:space="preserve"> PAGEREF _Toc240931705 \h </w:instrText>
              <w:fldChar w:fldCharType="separate"/>
              <w:t>1</w:t>
              <w:fldChar w:fldCharType="end"/>
            </w:r>
          </w:hyperlink>
        </w:p>
        <w:p w14:paraId="4A60D7CE" w14:textId="03454A9B" w:rsidR="002C4D33" w:rsidRDefault="002C4D33">
          <w:pPr>
            <w:pStyle w:val="TDC1"/>
            <w:tabs>
              <w:tab w:val="right" w:leader="dot" w:pos="9350"/>
            </w:tabs>
            <w:rPr>
              <w:noProof/>
            </w:rPr>
          </w:pPr>
          <w:hyperlink w:anchor="_Toc240931706" w:history="1">
            <w:r>
              <w:rPr>
                <w:rStyle w:val="Hipervnculo"/>
                <w:b/>
                <w:bCs/>
                <w:noProof/>
              </w:rPr>
              <w:t>Capítulo II. El puente conceptual entre estándar de prueba y determinancia electoral, y el origen de la cláusula híbrida</w:t>
            </w:r>
            <w:r>
              <w:rPr>
                <w:noProof/>
              </w:rPr>
              <w:tab/>
              <w:fldChar w:fldCharType="begin"/>
              <w:instrText xml:space="preserve"> PAGEREF _Toc240931706 \h </w:instrText>
              <w:fldChar w:fldCharType="separate"/>
              <w:t>1</w:t>
              <w:fldChar w:fldCharType="end"/>
            </w:r>
          </w:hyperlink>
        </w:p>
        <w:p w14:paraId="0043D28F" w14:textId="3DAE09D4" w:rsidR="002C4D33" w:rsidRDefault="002C4D33">
          <w:pPr>
            <w:pStyle w:val="TDC2"/>
            <w:tabs>
              <w:tab w:val="right" w:leader="dot" w:pos="9350"/>
            </w:tabs>
            <w:rPr>
              <w:noProof/>
            </w:rPr>
          </w:pPr>
          <w:hyperlink w:anchor="_Toc240931707" w:history="1">
            <w:r>
              <w:rPr>
                <w:rStyle w:val="Hipervnculo"/>
                <w:b/>
                <w:bCs/>
                <w:noProof/>
              </w:rPr>
              <w:t>2.1. La sana crítica como error de categoría en la doctrina mexicana de la determinancia electoral</w:t>
            </w:r>
            <w:r>
              <w:rPr>
                <w:noProof/>
              </w:rPr>
              <w:tab/>
              <w:fldChar w:fldCharType="begin"/>
              <w:instrText xml:space="preserve"> PAGEREF _Toc240931707 \h </w:instrText>
              <w:fldChar w:fldCharType="separate"/>
              <w:t>1</w:t>
              <w:fldChar w:fldCharType="end"/>
            </w:r>
          </w:hyperlink>
        </w:p>
        <w:p w14:paraId="44F15E76" w14:textId="3BB97360" w:rsidR="002C4D33" w:rsidRDefault="002C4D33">
          <w:pPr>
            <w:pStyle w:val="TDC2"/>
            <w:tabs>
              <w:tab w:val="right" w:leader="dot" w:pos="9350"/>
            </w:tabs>
            <w:rPr>
              <w:noProof/>
            </w:rPr>
          </w:pPr>
          <w:hyperlink w:anchor="_Toc240931708" w:history="1">
            <w:r>
              <w:rPr>
                <w:rStyle w:val="Hipervnculo"/>
                <w:b/>
                <w:bCs/>
                <w:noProof/>
              </w:rPr>
              <w:t>2.2. El origen normativo de la cláusula híbrida: la jurisprudencia 38/2002 y la sentencia SUP-JRC-487/2000</w:t>
            </w:r>
            <w:r>
              <w:rPr>
                <w:noProof/>
              </w:rPr>
              <w:tab/>
              <w:fldChar w:fldCharType="begin"/>
              <w:instrText xml:space="preserve"> PAGEREF _Toc240931708 \h </w:instrText>
              <w:fldChar w:fldCharType="separate"/>
              <w:t>1</w:t>
              <w:fldChar w:fldCharType="end"/>
            </w:r>
          </w:hyperlink>
        </w:p>
        <w:p w14:paraId="7AC1BCA4" w14:textId="1C2961A0" w:rsidR="002C4D33" w:rsidRDefault="002C4D33">
          <w:pPr>
            <w:pStyle w:val="TDC2"/>
            <w:tabs>
              <w:tab w:val="right" w:leader="dot" w:pos="9350"/>
            </w:tabs>
            <w:rPr>
              <w:noProof/>
            </w:rPr>
          </w:pPr>
          <w:hyperlink w:anchor="_Toc240931709" w:history="1">
            <w:r>
              <w:rPr>
                <w:rStyle w:val="Hipervnculo"/>
                <w:b/>
                <w:bCs/>
                <w:noProof/>
              </w:rPr>
              <w:t>2.3. El voto particular de 2000 frente a la sentencia mayoritaria</w:t>
            </w:r>
            <w:r>
              <w:rPr>
                <w:noProof/>
              </w:rPr>
              <w:tab/>
              <w:fldChar w:fldCharType="begin"/>
              <w:instrText xml:space="preserve"> PAGEREF _Toc240931709 \h </w:instrText>
              <w:fldChar w:fldCharType="separate"/>
              <w:t>1</w:t>
              <w:fldChar w:fldCharType="end"/>
            </w:r>
          </w:hyperlink>
        </w:p>
        <w:p w14:paraId="756EDDC1" w14:textId="75A894CA" w:rsidR="002C4D33" w:rsidRDefault="002C4D33">
          <w:pPr>
            <w:pStyle w:val="TDC2"/>
            <w:tabs>
              <w:tab w:val="right" w:leader="dot" w:pos="9350"/>
            </w:tabs>
            <w:rPr>
              <w:noProof/>
            </w:rPr>
          </w:pPr>
          <w:hyperlink w:anchor="_Toc240931710" w:history="1">
            <w:r>
              <w:rPr>
                <w:rStyle w:val="Hipervnculo"/>
                <w:b/>
                <w:bCs/>
                <w:noProof/>
              </w:rPr>
              <w:t>Nota de fuentes y precisión sobre este avance</w:t>
            </w:r>
            <w:r>
              <w:rPr>
                <w:noProof/>
              </w:rPr>
              <w:tab/>
              <w:fldChar w:fldCharType="begin"/>
              <w:instrText xml:space="preserve"> PAGEREF _Toc240931710 \h </w:instrText>
              <w:fldChar w:fldCharType="separate"/>
              <w:t>1</w:t>
              <w:fldChar w:fldCharType="end"/>
            </w:r>
          </w:hyperlink>
        </w:p>
        <w:p w14:paraId="393E30D2" w14:textId="276C203E" w:rsidR="002C4D33" w:rsidRDefault="002C4D33">
          <w:pPr>
            <w:pStyle w:val="TDC1"/>
            <w:tabs>
              <w:tab w:val="right" w:leader="dot" w:pos="9350"/>
            </w:tabs>
            <w:rPr>
              <w:noProof/>
            </w:rPr>
          </w:pPr>
          <w:hyperlink w:anchor="_Toc240931711" w:history="1">
            <w:r>
              <w:rPr>
                <w:rStyle w:val="Hipervnculo"/>
                <w:b/>
                <w:bCs/>
                <w:noProof/>
              </w:rPr>
              <w:t>Capítulo III. La persistencia de la cláusula híbrida veinticinco años después</w:t>
            </w:r>
            <w:r>
              <w:rPr>
                <w:noProof/>
              </w:rPr>
              <w:tab/>
              <w:fldChar w:fldCharType="begin"/>
              <w:instrText xml:space="preserve"> PAGEREF _Toc240931711 \h </w:instrText>
              <w:fldChar w:fldCharType="separate"/>
              <w:t>1</w:t>
              <w:fldChar w:fldCharType="end"/>
            </w:r>
          </w:hyperlink>
        </w:p>
        <w:p w14:paraId="21E3BDEF" w14:textId="60E3ADE6" w:rsidR="002C4D33" w:rsidRDefault="002C4D33">
          <w:pPr>
            <w:pStyle w:val="TDC2"/>
            <w:tabs>
              <w:tab w:val="right" w:leader="dot" w:pos="9350"/>
            </w:tabs>
            <w:rPr>
              <w:noProof/>
            </w:rPr>
          </w:pPr>
          <w:hyperlink w:anchor="_Toc240931712" w:history="1">
            <w:r>
              <w:rPr>
                <w:rStyle w:val="Hipervnculo"/>
                <w:b/>
                <w:bCs/>
                <w:noProof/>
              </w:rPr>
              <w:t>3.1. La fórmula híbrida en la sentencia SUP-JIN-194/2025</w:t>
            </w:r>
            <w:r>
              <w:rPr>
                <w:noProof/>
              </w:rPr>
              <w:tab/>
              <w:fldChar w:fldCharType="begin"/>
              <w:instrText xml:space="preserve"> PAGEREF _Toc240931712 \h </w:instrText>
              <w:fldChar w:fldCharType="separate"/>
              <w:t>1</w:t>
              <w:fldChar w:fldCharType="end"/>
            </w:r>
          </w:hyperlink>
        </w:p>
        <w:p w14:paraId="38FA44E7" w14:textId="3F7D62F7" w:rsidR="002C4D33" w:rsidRDefault="002C4D33">
          <w:pPr>
            <w:pStyle w:val="TDC2"/>
            <w:tabs>
              <w:tab w:val="right" w:leader="dot" w:pos="9350"/>
            </w:tabs>
            <w:rPr>
              <w:noProof/>
            </w:rPr>
          </w:pPr>
          <w:hyperlink w:anchor="_Toc240931713" w:history="1">
            <w:r>
              <w:rPr>
                <w:rStyle w:val="Hipervnculo"/>
                <w:b/>
                <w:bCs/>
                <w:noProof/>
              </w:rPr>
              <w:t>3.2. El voto particular de 2025 frente al de 2000: la aparición de la crítica</w:t>
            </w:r>
            <w:r>
              <w:rPr>
                <w:noProof/>
              </w:rPr>
              <w:tab/>
              <w:fldChar w:fldCharType="begin"/>
              <w:instrText xml:space="preserve"> PAGEREF _Toc240931713 \h </w:instrText>
              <w:fldChar w:fldCharType="separate"/>
              <w:t>1</w:t>
              <w:fldChar w:fldCharType="end"/>
            </w:r>
          </w:hyperlink>
        </w:p>
        <w:p w14:paraId="74322BE7" w14:textId="6B21F5FC" w:rsidR="002C4D33" w:rsidRDefault="002C4D33">
          <w:pPr>
            <w:pStyle w:val="TDC2"/>
            <w:tabs>
              <w:tab w:val="right" w:leader="dot" w:pos="9350"/>
            </w:tabs>
            <w:rPr>
              <w:noProof/>
            </w:rPr>
          </w:pPr>
          <w:hyperlink w:anchor="_Toc240931714" w:history="1">
            <w:r>
              <w:rPr>
                <w:rStyle w:val="Hipervnculo"/>
                <w:b/>
                <w:bCs/>
                <w:noProof/>
              </w:rPr>
              <w:t>3.3. Caracterización teórica de la cláusula del artículo 16 de la LGSMIME como cláusula mixta</w:t>
            </w:r>
            <w:r>
              <w:rPr>
                <w:noProof/>
              </w:rPr>
              <w:tab/>
              <w:fldChar w:fldCharType="begin"/>
              <w:instrText xml:space="preserve"> PAGEREF _Toc240931714 \h </w:instrText>
              <w:fldChar w:fldCharType="separate"/>
              <w:t>1</w:t>
              <w:fldChar w:fldCharType="end"/>
            </w:r>
          </w:hyperlink>
        </w:p>
        <w:p w14:paraId="43CB42E4" w14:textId="7F4D948C" w:rsidR="002C4D33" w:rsidRDefault="002C4D33">
          <w:pPr>
            <w:pStyle w:val="TDC2"/>
            <w:tabs>
              <w:tab w:val="right" w:leader="dot" w:pos="9350"/>
            </w:tabs>
            <w:rPr>
              <w:noProof/>
            </w:rPr>
          </w:pPr>
          <w:hyperlink w:anchor="_Toc240931715" w:history="1">
            <w:r>
              <w:rPr>
                <w:rStyle w:val="Hipervnculo"/>
                <w:b/>
                <w:bCs/>
                <w:noProof/>
              </w:rPr>
              <w:t>Nota de fuentes de este avance</w:t>
            </w:r>
            <w:r>
              <w:rPr>
                <w:noProof/>
              </w:rPr>
              <w:tab/>
              <w:fldChar w:fldCharType="begin"/>
              <w:instrText xml:space="preserve"> PAGEREF _Toc240931715 \h </w:instrText>
              <w:fldChar w:fldCharType="separate"/>
              <w:t>1</w:t>
              <w:fldChar w:fldCharType="end"/>
            </w:r>
          </w:hyperlink>
        </w:p>
        <w:p w14:paraId="67D1F5F9" w14:textId="260D8F0D" w:rsidR="002C4D33" w:rsidRDefault="002C4D33">
          <w:pPr>
            <w:pStyle w:val="TDC1"/>
            <w:tabs>
              <w:tab w:val="right" w:leader="dot" w:pos="9350"/>
            </w:tabs>
            <w:rPr>
              <w:noProof/>
            </w:rPr>
          </w:pPr>
          <w:hyperlink w:anchor="_Toc240931716" w:history="1">
            <w:r>
              <w:rPr>
                <w:rStyle w:val="Hipervnculo"/>
                <w:b/>
                <w:bCs/>
                <w:noProof/>
              </w:rPr>
              <w:t>Capítulo IV. El fundamento metodológico de un estándar de prueba propio para la materia electoral</w:t>
            </w:r>
            <w:r>
              <w:rPr>
                <w:noProof/>
              </w:rPr>
              <w:tab/>
              <w:fldChar w:fldCharType="begin"/>
              <w:instrText xml:space="preserve"> PAGEREF _Toc240931716 \h </w:instrText>
              <w:fldChar w:fldCharType="separate"/>
              <w:t>1</w:t>
              <w:fldChar w:fldCharType="end"/>
            </w:r>
          </w:hyperlink>
        </w:p>
        <w:p w14:paraId="7CD646CB" w14:textId="30A7A6AD" w:rsidR="002C4D33" w:rsidRDefault="002C4D33">
          <w:pPr>
            <w:pStyle w:val="TDC2"/>
            <w:tabs>
              <w:tab w:val="right" w:leader="dot" w:pos="9350"/>
            </w:tabs>
            <w:rPr>
              <w:noProof/>
            </w:rPr>
          </w:pPr>
          <w:hyperlink w:anchor="_Toc240931717" w:history="1">
            <w:r>
              <w:rPr>
                <w:rStyle w:val="Hipervnculo"/>
                <w:b/>
                <w:bCs/>
                <w:noProof/>
              </w:rPr>
              <w:t>4.1. La distribución del riesgo del error como función del estándar de prueba</w:t>
            </w:r>
            <w:r>
              <w:rPr>
                <w:noProof/>
              </w:rPr>
              <w:tab/>
              <w:fldChar w:fldCharType="begin"/>
              <w:instrText xml:space="preserve"> PAGEREF _Toc240931717 \h </w:instrText>
              <w:fldChar w:fldCharType="separate"/>
              <w:t>1</w:t>
              <w:fldChar w:fldCharType="end"/>
            </w:r>
          </w:hyperlink>
        </w:p>
        <w:p w14:paraId="4366C4D2" w14:textId="0863E891" w:rsidR="002C4D33" w:rsidRDefault="002C4D33">
          <w:pPr>
            <w:pStyle w:val="TDC2"/>
            <w:tabs>
              <w:tab w:val="right" w:leader="dot" w:pos="9350"/>
            </w:tabs>
            <w:rPr>
              <w:noProof/>
            </w:rPr>
          </w:pPr>
          <w:hyperlink w:anchor="_Toc240931718" w:history="1">
            <w:r>
              <w:rPr>
                <w:rStyle w:val="Hipervnculo"/>
                <w:b/>
                <w:bCs/>
                <w:noProof/>
              </w:rPr>
              <w:t>4.2. La relatividad del estándar de prueba según los bienes en juego y los costes del error</w:t>
            </w:r>
            <w:r>
              <w:rPr>
                <w:noProof/>
              </w:rPr>
              <w:tab/>
              <w:fldChar w:fldCharType="begin"/>
              <w:instrText xml:space="preserve"> PAGEREF _Toc240931718 \h </w:instrText>
              <w:fldChar w:fldCharType="separate"/>
              <w:t>1</w:t>
              <w:fldChar w:fldCharType="end"/>
            </w:r>
          </w:hyperlink>
        </w:p>
        <w:p w14:paraId="5899757E" w14:textId="056DB327" w:rsidR="002C4D33" w:rsidRDefault="002C4D33">
          <w:pPr>
            <w:pStyle w:val="TDC2"/>
            <w:tabs>
              <w:tab w:val="right" w:leader="dot" w:pos="9350"/>
            </w:tabs>
            <w:rPr>
              <w:noProof/>
            </w:rPr>
          </w:pPr>
          <w:hyperlink w:anchor="_Toc240931719" w:history="1">
            <w:r>
              <w:rPr>
                <w:rStyle w:val="Hipervnculo"/>
                <w:b/>
                <w:bCs/>
                <w:noProof/>
              </w:rPr>
              <w:t>4.3. Los bienes en juego propios del contencioso electoral mexicano</w:t>
            </w:r>
            <w:r>
              <w:rPr>
                <w:noProof/>
              </w:rPr>
              <w:tab/>
              <w:fldChar w:fldCharType="begin"/>
              <w:instrText xml:space="preserve"> PAGEREF _Toc240931719 \h </w:instrText>
              <w:fldChar w:fldCharType="separate"/>
              <w:t>1</w:t>
              <w:fldChar w:fldCharType="end"/>
            </w:r>
          </w:hyperlink>
        </w:p>
        <w:p w14:paraId="123D4E60" w14:textId="7DAD228B" w:rsidR="002C4D33" w:rsidRDefault="002C4D33">
          <w:pPr>
            <w:pStyle w:val="TDC2"/>
            <w:tabs>
              <w:tab w:val="right" w:leader="dot" w:pos="9350"/>
            </w:tabs>
            <w:rPr>
              <w:noProof/>
            </w:rPr>
          </w:pPr>
          <w:hyperlink w:anchor="_Toc240931720" w:history="1">
            <w:r>
              <w:rPr>
                <w:rStyle w:val="Hipervnculo"/>
                <w:b/>
                <w:bCs/>
                <w:noProof/>
              </w:rPr>
              <w:t>Nota de fuentes de este avance</w:t>
            </w:r>
            <w:r>
              <w:rPr>
                <w:noProof/>
              </w:rPr>
              <w:tab/>
              <w:fldChar w:fldCharType="begin"/>
              <w:instrText xml:space="preserve"> PAGEREF _Toc240931720 \h </w:instrText>
              <w:fldChar w:fldCharType="separate"/>
              <w:t>1</w:t>
              <w:fldChar w:fldCharType="end"/>
            </w:r>
          </w:hyperlink>
        </w:p>
        <w:p w14:paraId="54F4660E" w14:textId="5766AC9F" w:rsidR="002C4D33" w:rsidRDefault="002C4D33">
          <w:pPr>
            <w:pStyle w:val="TDC1"/>
            <w:tabs>
              <w:tab w:val="right" w:leader="dot" w:pos="9350"/>
            </w:tabs>
            <w:rPr>
              <w:noProof/>
            </w:rPr>
          </w:pPr>
          <w:hyperlink w:anchor="_Toc240931721" w:history="1">
            <w:r>
              <w:rPr>
                <w:rStyle w:val="Hipervnculo"/>
                <w:b/>
                <w:bCs/>
                <w:noProof/>
              </w:rPr>
              <w:t>Capítulo V. Propuesta de diseño legislativo de un estándar de prueba para el contencioso electoral mexicano</w:t>
            </w:r>
            <w:r>
              <w:rPr>
                <w:noProof/>
              </w:rPr>
              <w:tab/>
              <w:fldChar w:fldCharType="begin"/>
              <w:instrText xml:space="preserve"> PAGEREF _Toc240931721 \h </w:instrText>
              <w:fldChar w:fldCharType="separate"/>
              <w:t>1</w:t>
              <w:fldChar w:fldCharType="end"/>
            </w:r>
          </w:hyperlink>
        </w:p>
        <w:p w14:paraId="3EFC153B" w14:textId="29B80AE1" w:rsidR="002C4D33" w:rsidRDefault="002C4D33">
          <w:pPr>
            <w:pStyle w:val="TDC2"/>
            <w:tabs>
              <w:tab w:val="right" w:leader="dot" w:pos="9350"/>
            </w:tabs>
            <w:rPr>
              <w:noProof/>
            </w:rPr>
          </w:pPr>
          <w:hyperlink w:anchor="_Toc240931722" w:history="1">
            <w:r>
              <w:rPr>
                <w:rStyle w:val="Hipervnculo"/>
                <w:b/>
                <w:bCs/>
                <w:noProof/>
              </w:rPr>
              <w:t>5.1. Criterios para la reforma del artículo 16 de la LGSMIME</w:t>
            </w:r>
            <w:r>
              <w:rPr>
                <w:noProof/>
              </w:rPr>
              <w:tab/>
              <w:fldChar w:fldCharType="begin"/>
              <w:instrText xml:space="preserve"> PAGEREF _Toc240931722 \h </w:instrText>
              <w:fldChar w:fldCharType="separate"/>
              <w:t>1</w:t>
              <w:fldChar w:fldCharType="end"/>
            </w:r>
          </w:hyperlink>
        </w:p>
        <w:p w14:paraId="67C752B8" w14:textId="76E0BB33" w:rsidR="002C4D33" w:rsidRDefault="002C4D33">
          <w:pPr>
            <w:pStyle w:val="TDC2"/>
            <w:tabs>
              <w:tab w:val="right" w:leader="dot" w:pos="9350"/>
            </w:tabs>
            <w:rPr>
              <w:noProof/>
            </w:rPr>
          </w:pPr>
          <w:hyperlink w:anchor="_Toc240931723" w:history="1">
            <w:r>
              <w:rPr>
                <w:rStyle w:val="Hipervnculo"/>
                <w:b/>
                <w:bCs/>
                <w:noProof/>
              </w:rPr>
              <w:t>5.2. Formulación del estándar de prueba propuesto</w:t>
            </w:r>
            <w:r>
              <w:rPr>
                <w:noProof/>
              </w:rPr>
              <w:tab/>
              <w:fldChar w:fldCharType="begin"/>
              <w:instrText xml:space="preserve"> PAGEREF _Toc240931723 \h </w:instrText>
              <w:fldChar w:fldCharType="separate"/>
              <w:t>1</w:t>
              <w:fldChar w:fldCharType="end"/>
            </w:r>
          </w:hyperlink>
        </w:p>
        <w:p w14:paraId="64BD5853" w14:textId="46740AD6" w:rsidR="002C4D33" w:rsidRDefault="002C4D33">
          <w:pPr>
            <w:pStyle w:val="TDC2"/>
            <w:tabs>
              <w:tab w:val="right" w:leader="dot" w:pos="9350"/>
            </w:tabs>
            <w:rPr>
              <w:noProof/>
            </w:rPr>
          </w:pPr>
          <w:hyperlink w:anchor="_Toc240931724" w:history="1">
            <w:r>
              <w:rPr>
                <w:rStyle w:val="Hipervnculo"/>
                <w:b/>
                <w:bCs/>
                <w:noProof/>
              </w:rPr>
              <w:t>5.3. Compatibilidad del estándar propuesto con la naturaleza indiciaria de la prueba electoral</w:t>
            </w:r>
            <w:r>
              <w:rPr>
                <w:noProof/>
              </w:rPr>
              <w:tab/>
              <w:fldChar w:fldCharType="begin"/>
              <w:instrText xml:space="preserve"> PAGEREF _Toc240931724 \h </w:instrText>
              <w:fldChar w:fldCharType="separate"/>
              <w:t>1</w:t>
              <w:fldChar w:fldCharType="end"/>
            </w:r>
          </w:hyperlink>
        </w:p>
        <w:p w14:paraId="4EF24F2E" w14:textId="195E2D16" w:rsidR="002C4D33" w:rsidRDefault="002C4D33">
          <w:pPr>
            <w:pStyle w:val="TDC2"/>
            <w:tabs>
              <w:tab w:val="right" w:leader="dot" w:pos="9350"/>
            </w:tabs>
            <w:rPr>
              <w:noProof/>
            </w:rPr>
          </w:pPr>
          <w:hyperlink w:anchor="_Toc240931725" w:history="1">
            <w:r>
              <w:rPr>
                <w:rStyle w:val="Hipervnculo"/>
                <w:b/>
                <w:bCs/>
                <w:noProof/>
              </w:rPr>
              <w:t>Nota de fuentes de este avance</w:t>
            </w:r>
            <w:r>
              <w:rPr>
                <w:noProof/>
              </w:rPr>
              <w:tab/>
              <w:fldChar w:fldCharType="begin"/>
              <w:instrText xml:space="preserve"> PAGEREF _Toc240931725 \h </w:instrText>
              <w:fldChar w:fldCharType="separate"/>
              <w:t>1</w:t>
              <w:fldChar w:fldCharType="end"/>
            </w:r>
          </w:hyperlink>
        </w:p>
        <w:p w14:paraId="35FB827A" w14:textId="40D4682F" w:rsidR="00A32EF9" w:rsidRDefault="00E354C7">
          <w:r>
            <w:fldChar w:fldCharType="end"/>
          </w:r>
        </w:p>
      </w:sdtContent>
    </w:sdt>
    <w:p>
      <w:pPr>
        <w:spacing w:before="0" w:after="0" w:line="360" w:lineRule="auto"/>
      </w:pPr>
      <w:r>
        <w:br w:type="page"/>
      </w:r>
    </w:p>
    <w:p>
      <w:pPr>
        <w:pStyle w:val="Ttulo1"/>
        <w:keepNext/>
        <w:spacing w:before="0" w:after="0" w:line="360" w:lineRule="auto"/>
        <w:jc w:val="center"/>
      </w:pPr>
      <w:r>
        <w:rPr>
          <w:rFonts w:ascii="Arial" w:eastAsia="Arial" w:hAnsi="Arial" w:cs="Arial"/>
          <w:b/>
          <w:bCs/>
          <w:color w:val="000000"/>
          <w:sz w:val="24"/>
          <w:szCs w:val="24"/>
        </w:rPr>
        <w:t xml:space="preserve">Relación de abreviaturas</w:t>
      </w:r>
    </w:p>
    <w:p>
      <w:pPr>
        <w:spacing w:before="0" w:after="0" w:line="360" w:lineRule="auto"/>
        <w:jc w:val="left"/>
      </w:pPr>
    </w:p>
    <w:tbl>
      <w:tblPr>
        <w:tblW w:w="8838" w:type="dxa"/>
        <w:tblBorders>
          <w:top w:val="nil"/>
          <w:left w:val="nil"/>
          <w:bottom w:val="nil"/>
          <w:right w:val="nil"/>
          <w:insideH w:val="nil"/>
          <w:insideV w:val="nil"/>
        </w:tblBorders>
        <w:tblLayout w:type="fixed"/>
        <w:tblLook w:val="0000" w:firstRow="0" w:lastRow="0" w:firstColumn="0" w:lastColumn="0" w:noHBand="0" w:noVBand="0"/>
      </w:tblPr>
      <w:tblGrid>
        <w:gridCol w:w="2000"/>
        <w:gridCol w:w="6838"/>
      </w:tblGrid>
      <w:tr>
        <w:tc>
          <w:tcPr>
            <w:tcW w:w="2000" w:type="dxa"/>
          </w:tcPr>
          <w:p>
            <w:pPr>
              <w:spacing w:before="0" w:after="0" w:line="360" w:lineRule="auto"/>
              <w:jc w:val="left"/>
            </w:pPr>
            <w:r>
              <w:rPr>
                <w:rFonts w:ascii="Arial" w:eastAsia="Arial" w:hAnsi="Arial" w:cs="Arial"/>
                <w:color w:val="000000"/>
                <w:sz w:val="24"/>
                <w:szCs w:val="24"/>
              </w:rPr>
              <w:t xml:space="preserve">DOF</w:t>
            </w:r>
          </w:p>
        </w:tc>
        <w:tc>
          <w:tcPr>
            <w:tcW w:w="6838" w:type="dxa"/>
          </w:tcPr>
          <w:p>
            <w:pPr>
              <w:spacing w:before="0" w:after="0" w:line="360" w:lineRule="auto"/>
              <w:jc w:val="left"/>
            </w:pPr>
            <w:r>
              <w:rPr>
                <w:rFonts w:ascii="Arial" w:eastAsia="Arial" w:hAnsi="Arial" w:cs="Arial"/>
                <w:color w:val="000000"/>
                <w:sz w:val="24"/>
                <w:szCs w:val="24"/>
              </w:rPr>
              <w:t xml:space="preserve">Diario Oficial de la Federación</w:t>
            </w:r>
          </w:p>
        </w:tc>
      </w:tr>
      <w:tr>
        <w:tc>
          <w:tcPr>
            <w:tcW w:w="2000" w:type="dxa"/>
          </w:tcPr>
          <w:p>
            <w:pPr>
              <w:spacing w:before="0" w:after="0" w:line="360" w:lineRule="auto"/>
              <w:jc w:val="left"/>
            </w:pPr>
            <w:r>
              <w:rPr>
                <w:rFonts w:ascii="Arial" w:eastAsia="Arial" w:hAnsi="Arial" w:cs="Arial"/>
                <w:color w:val="000000"/>
                <w:sz w:val="24"/>
                <w:szCs w:val="24"/>
              </w:rPr>
              <w:t xml:space="preserve">LGSMIME</w:t>
            </w:r>
          </w:p>
        </w:tc>
        <w:tc>
          <w:tcPr>
            <w:tcW w:w="6838" w:type="dxa"/>
          </w:tcPr>
          <w:p>
            <w:pPr>
              <w:spacing w:before="0" w:after="0" w:line="360" w:lineRule="auto"/>
              <w:jc w:val="left"/>
            </w:pPr>
            <w:r>
              <w:rPr>
                <w:rFonts w:ascii="Arial" w:eastAsia="Arial" w:hAnsi="Arial" w:cs="Arial"/>
                <w:color w:val="000000"/>
                <w:sz w:val="24"/>
                <w:szCs w:val="24"/>
              </w:rPr>
              <w:t xml:space="preserve">Ley General del Sistema de Medios de Impugnación en Materia Electoral</w:t>
            </w:r>
          </w:p>
        </w:tc>
      </w:tr>
      <w:tr>
        <w:tc>
          <w:tcPr>
            <w:tcW w:w="2000" w:type="dxa"/>
          </w:tcPr>
          <w:p>
            <w:pPr>
              <w:spacing w:before="0" w:after="0" w:line="360" w:lineRule="auto"/>
              <w:jc w:val="left"/>
            </w:pPr>
            <w:r>
              <w:rPr>
                <w:rFonts w:ascii="Arial" w:eastAsia="Arial" w:hAnsi="Arial" w:cs="Arial"/>
                <w:color w:val="000000"/>
                <w:sz w:val="24"/>
                <w:szCs w:val="24"/>
              </w:rPr>
              <w:t xml:space="preserve">SRE-PSC</w:t>
            </w:r>
          </w:p>
        </w:tc>
        <w:tc>
          <w:tcPr>
            <w:tcW w:w="6838" w:type="dxa"/>
          </w:tcPr>
          <w:p>
            <w:pPr>
              <w:spacing w:before="0" w:after="0" w:line="360" w:lineRule="auto"/>
              <w:jc w:val="left"/>
            </w:pPr>
            <w:r>
              <w:rPr>
                <w:rFonts w:ascii="Arial" w:eastAsia="Arial" w:hAnsi="Arial" w:cs="Arial"/>
                <w:color w:val="000000"/>
                <w:sz w:val="24"/>
                <w:szCs w:val="24"/>
              </w:rPr>
              <w:t xml:space="preserve">Procedimiento especial sancionador resuelto por la Sala Regional Especializada del Tribunal Electoral del Poder Judicial de la Federación</w:t>
            </w:r>
          </w:p>
        </w:tc>
      </w:tr>
      <w:tr>
        <w:tc>
          <w:tcPr>
            <w:tcW w:w="2000" w:type="dxa"/>
          </w:tcPr>
          <w:p>
            <w:pPr>
              <w:spacing w:before="0" w:after="0" w:line="360" w:lineRule="auto"/>
              <w:jc w:val="left"/>
            </w:pPr>
            <w:r>
              <w:rPr>
                <w:rFonts w:ascii="Arial" w:eastAsia="Arial" w:hAnsi="Arial" w:cs="Arial"/>
                <w:color w:val="000000"/>
                <w:sz w:val="24"/>
                <w:szCs w:val="24"/>
              </w:rPr>
              <w:t xml:space="preserve">SUP-CDC</w:t>
            </w:r>
          </w:p>
        </w:tc>
        <w:tc>
          <w:tcPr>
            <w:tcW w:w="6838" w:type="dxa"/>
          </w:tcPr>
          <w:p>
            <w:pPr>
              <w:spacing w:before="0" w:after="0" w:line="360" w:lineRule="auto"/>
              <w:jc w:val="left"/>
            </w:pPr>
            <w:r>
              <w:rPr>
                <w:rFonts w:ascii="Arial" w:eastAsia="Arial" w:hAnsi="Arial" w:cs="Arial"/>
                <w:color w:val="000000"/>
                <w:sz w:val="24"/>
                <w:szCs w:val="24"/>
              </w:rPr>
              <w:t xml:space="preserve">Contradicción de criterios resuelta por la Sala Superior</w:t>
            </w:r>
          </w:p>
        </w:tc>
      </w:tr>
      <w:tr>
        <w:tc>
          <w:tcPr>
            <w:tcW w:w="2000" w:type="dxa"/>
          </w:tcPr>
          <w:p>
            <w:pPr>
              <w:spacing w:before="0" w:after="0" w:line="360" w:lineRule="auto"/>
              <w:jc w:val="left"/>
            </w:pPr>
            <w:r>
              <w:rPr>
                <w:rFonts w:ascii="Arial" w:eastAsia="Arial" w:hAnsi="Arial" w:cs="Arial"/>
                <w:color w:val="000000"/>
                <w:sz w:val="24"/>
                <w:szCs w:val="24"/>
              </w:rPr>
              <w:t xml:space="preserve">SUP-JIN</w:t>
            </w:r>
          </w:p>
        </w:tc>
        <w:tc>
          <w:tcPr>
            <w:tcW w:w="6838" w:type="dxa"/>
          </w:tcPr>
          <w:p>
            <w:pPr>
              <w:spacing w:before="0" w:after="0" w:line="360" w:lineRule="auto"/>
              <w:jc w:val="left"/>
            </w:pPr>
            <w:r>
              <w:rPr>
                <w:rFonts w:ascii="Arial" w:eastAsia="Arial" w:hAnsi="Arial" w:cs="Arial"/>
                <w:color w:val="000000"/>
                <w:sz w:val="24"/>
                <w:szCs w:val="24"/>
              </w:rPr>
              <w:t xml:space="preserve">Juicio de inconformidad resuelto por la Sala Superior</w:t>
            </w:r>
          </w:p>
        </w:tc>
      </w:tr>
      <w:tr>
        <w:tc>
          <w:tcPr>
            <w:tcW w:w="2000" w:type="dxa"/>
          </w:tcPr>
          <w:p>
            <w:pPr>
              <w:spacing w:before="0" w:after="0" w:line="360" w:lineRule="auto"/>
              <w:jc w:val="left"/>
            </w:pPr>
            <w:r>
              <w:rPr>
                <w:rFonts w:ascii="Arial" w:eastAsia="Arial" w:hAnsi="Arial" w:cs="Arial"/>
                <w:color w:val="000000"/>
                <w:sz w:val="24"/>
                <w:szCs w:val="24"/>
              </w:rPr>
              <w:t xml:space="preserve">SUP-JRC</w:t>
            </w:r>
          </w:p>
        </w:tc>
        <w:tc>
          <w:tcPr>
            <w:tcW w:w="6838" w:type="dxa"/>
          </w:tcPr>
          <w:p>
            <w:pPr>
              <w:spacing w:before="0" w:after="0" w:line="360" w:lineRule="auto"/>
              <w:jc w:val="left"/>
            </w:pPr>
            <w:r>
              <w:rPr>
                <w:rFonts w:ascii="Arial" w:eastAsia="Arial" w:hAnsi="Arial" w:cs="Arial"/>
                <w:color w:val="000000"/>
                <w:sz w:val="24"/>
                <w:szCs w:val="24"/>
              </w:rPr>
              <w:t xml:space="preserve">Juicio de revisión constitucional electoral resuelto por la Sala Superior</w:t>
            </w:r>
          </w:p>
        </w:tc>
      </w:tr>
      <w:tr>
        <w:tc>
          <w:tcPr>
            <w:tcW w:w="2000" w:type="dxa"/>
          </w:tcPr>
          <w:p>
            <w:pPr>
              <w:spacing w:before="0" w:after="0" w:line="360" w:lineRule="auto"/>
              <w:jc w:val="left"/>
            </w:pPr>
            <w:r>
              <w:rPr>
                <w:rFonts w:ascii="Arial" w:eastAsia="Arial" w:hAnsi="Arial" w:cs="Arial"/>
                <w:color w:val="000000"/>
                <w:sz w:val="24"/>
                <w:szCs w:val="24"/>
              </w:rPr>
              <w:t xml:space="preserve">SUP-RAP</w:t>
            </w:r>
          </w:p>
        </w:tc>
        <w:tc>
          <w:tcPr>
            <w:tcW w:w="6838" w:type="dxa"/>
          </w:tcPr>
          <w:p>
            <w:pPr>
              <w:spacing w:before="0" w:after="0" w:line="360" w:lineRule="auto"/>
              <w:jc w:val="left"/>
            </w:pPr>
            <w:r>
              <w:rPr>
                <w:rFonts w:ascii="Arial" w:eastAsia="Arial" w:hAnsi="Arial" w:cs="Arial"/>
                <w:color w:val="000000"/>
                <w:sz w:val="24"/>
                <w:szCs w:val="24"/>
              </w:rPr>
              <w:t xml:space="preserve">Recurso de apelación resuelto por la Sala Superior</w:t>
            </w:r>
          </w:p>
        </w:tc>
      </w:tr>
      <w:tr>
        <w:tc>
          <w:tcPr>
            <w:tcW w:w="2000" w:type="dxa"/>
          </w:tcPr>
          <w:p>
            <w:pPr>
              <w:spacing w:before="0" w:after="0" w:line="360" w:lineRule="auto"/>
              <w:jc w:val="left"/>
            </w:pPr>
            <w:r>
              <w:rPr>
                <w:rFonts w:ascii="Arial" w:eastAsia="Arial" w:hAnsi="Arial" w:cs="Arial"/>
                <w:color w:val="000000"/>
                <w:sz w:val="24"/>
                <w:szCs w:val="24"/>
              </w:rPr>
              <w:t xml:space="preserve">SUP-REC</w:t>
            </w:r>
          </w:p>
        </w:tc>
        <w:tc>
          <w:tcPr>
            <w:tcW w:w="6838" w:type="dxa"/>
          </w:tcPr>
          <w:p>
            <w:pPr>
              <w:spacing w:before="0" w:after="0" w:line="360" w:lineRule="auto"/>
              <w:jc w:val="left"/>
            </w:pPr>
            <w:r>
              <w:rPr>
                <w:rFonts w:ascii="Arial" w:eastAsia="Arial" w:hAnsi="Arial" w:cs="Arial"/>
                <w:color w:val="000000"/>
                <w:sz w:val="24"/>
                <w:szCs w:val="24"/>
              </w:rPr>
              <w:t xml:space="preserve">Recurso de reconsideración resuelto por la Sala Superior</w:t>
            </w:r>
          </w:p>
        </w:tc>
      </w:tr>
      <w:tr>
        <w:tc>
          <w:tcPr>
            <w:tcW w:w="2000" w:type="dxa"/>
          </w:tcPr>
          <w:p>
            <w:pPr>
              <w:spacing w:before="0" w:after="0" w:line="360" w:lineRule="auto"/>
              <w:jc w:val="left"/>
            </w:pPr>
            <w:r>
              <w:rPr>
                <w:rFonts w:ascii="Arial" w:eastAsia="Arial" w:hAnsi="Arial" w:cs="Arial"/>
                <w:color w:val="000000"/>
                <w:sz w:val="24"/>
                <w:szCs w:val="24"/>
              </w:rPr>
              <w:t xml:space="preserve">TEPJF</w:t>
            </w:r>
          </w:p>
        </w:tc>
        <w:tc>
          <w:tcPr>
            <w:tcW w:w="6838" w:type="dxa"/>
          </w:tcPr>
          <w:p>
            <w:pPr>
              <w:spacing w:before="0" w:after="0" w:line="360" w:lineRule="auto"/>
              <w:jc w:val="left"/>
            </w:pPr>
            <w:r>
              <w:rPr>
                <w:rFonts w:ascii="Arial" w:eastAsia="Arial" w:hAnsi="Arial" w:cs="Arial"/>
                <w:color w:val="000000"/>
                <w:sz w:val="24"/>
                <w:szCs w:val="24"/>
              </w:rPr>
              <w:t xml:space="preserve">Tribunal Electoral del Poder Judicial de la Federación</w:t>
            </w:r>
          </w:p>
        </w:tc>
      </w:tr>
    </w:tbl>
    <w:p>
      <w:pPr>
        <w:spacing w:before="0" w:after="0" w:line="360" w:lineRule="auto"/>
        <w:jc w:val="left"/>
      </w:pPr>
    </w:p>
    <w:p w14:paraId="35FB827B" w14:textId="77777777" w:rsidR="00A32EF9" w:rsidRDefault="00E354C7">
      <w:r>
        <w:br w:type="page"/>
      </w:r>
    </w:p>
    <w:p>
      <w:pPr>
        <w:pStyle w:val="Ttulo1"/>
        <w:keepNext/>
        <w:spacing w:before="0" w:after="0" w:line="360" w:lineRule="auto"/>
        <w:jc w:val="center"/>
      </w:pPr>
      <w:r>
        <w:rPr>
          <w:rFonts w:ascii="Arial" w:eastAsia="Arial" w:hAnsi="Arial" w:cs="Arial"/>
          <w:b/>
          <w:bCs/>
          <w:color w:val="000000"/>
          <w:sz w:val="24"/>
          <w:szCs w:val="24"/>
        </w:rPr>
        <w:t xml:space="preserve">Introducción general</w:t>
      </w:r>
    </w:p>
    <w:p w14:paraId="35FB827D" w14:textId="77777777" w:rsidR="00A32EF9" w:rsidRPr="002F44CB" w:rsidRDefault="00E354C7" w:rsidP="002F44CB">
      <w:pPr>
        <w:spacing w:before="0" w:after="0" w:line="360" w:lineRule="auto"/>
        <w:ind w:firstLine="0"/>
        <w:jc w:val="both"/>
      </w:pPr>
      <w:r>
        <w:rPr>
          <w:rFonts w:ascii="Arial" w:eastAsia="Arial" w:hAnsi="Arial" w:cs="Arial"/>
          <w:color w:val="000000"/>
          <w:sz w:val="24"/>
          <w:szCs w:val="24"/>
        </w:rPr>
        <w:t xml:space="preserve">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w:t>
      </w:r>
      <w:r>
        <w:rPr>
          <w:rFonts w:ascii="Arial" w:eastAsia="Arial" w:hAnsi="Arial" w:cs="Arial"/>
          <w:i/>
          <w:iCs/>
          <w:color w:val="000000"/>
          <w:sz w:val="24"/>
          <w:szCs w:val="24"/>
        </w:rPr>
        <w:t xml:space="preserve">Ley General del Sistema de Medios de Impugnación en Materia Electoral</w:t>
      </w:r>
      <w:r>
        <w:rPr>
          <w:rFonts w:ascii="Arial" w:eastAsia="Arial" w:hAnsi="Arial" w:cs="Arial"/>
          <w:color w:val="000000"/>
          <w:sz w:val="24"/>
          <w:szCs w:val="24"/>
        </w:rPr>
        <w:t xml:space="preserve"> fija el criterio conforme al cual deben valorarse las pruebas, y lo hace mediante una fórmula que combina un vocabulario racionalista, la lógica, la sana crítica y la experiencia, con un vocabulario psicologista, la convicción del juzgador. Esta investigación estudia esa fórmula y la carencia que encubre.</w:t>
      </w:r>
    </w:p>
    <w:p w14:paraId="35FB827E" w14:textId="77777777" w:rsidR="00A32EF9" w:rsidRPr="002F44CB" w:rsidRDefault="00E354C7" w:rsidP="002F44CB">
      <w:pPr>
        <w:spacing w:before="0" w:after="0" w:line="360" w:lineRule="auto"/>
        <w:ind w:firstLine="709"/>
        <w:jc w:val="both"/>
      </w:pPr>
      <w:r>
        <w:rPr>
          <w:rFonts w:ascii="Arial" w:eastAsia="Arial" w:hAnsi="Arial" w:cs="Arial"/>
          <w:color w:val="000000"/>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before="0" w:after="0" w:line="360" w:lineRule="auto"/>
        <w:ind w:firstLine="709"/>
        <w:jc w:val="both"/>
      </w:pPr>
      <w:r>
        <w:rPr>
          <w:rFonts w:ascii="Arial" w:eastAsia="Arial" w:hAnsi="Arial" w:cs="Arial"/>
          <w:color w:val="000000"/>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before="0" w:after="0" w:line="360" w:lineRule="auto"/>
        <w:ind w:firstLine="709"/>
        <w:jc w:val="both"/>
      </w:pPr>
      <w:r>
        <w:rPr>
          <w:rFonts w:ascii="Arial" w:eastAsia="Arial" w:hAnsi="Arial" w:cs="Arial"/>
          <w:color w:val="000000"/>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propios de la materia electoral permite corregir esa carencia sin sacrificar la naturaleza indiciaria de la prueba disponible.</w:t>
      </w:r>
    </w:p>
    <w:p w14:paraId="35FB8281" w14:textId="77777777" w:rsidR="00A32EF9" w:rsidRPr="002F44CB" w:rsidRDefault="00E354C7" w:rsidP="002F44CB">
      <w:pPr>
        <w:spacing w:before="0" w:after="0" w:line="360" w:lineRule="auto"/>
        <w:ind w:firstLine="709"/>
        <w:jc w:val="both"/>
      </w:pPr>
      <w:r>
        <w:rPr>
          <w:rFonts w:ascii="Arial" w:eastAsia="Arial" w:hAnsi="Arial" w:cs="Arial"/>
          <w:color w:val="000000"/>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before="0" w:after="0" w:line="360" w:lineRule="auto"/>
        <w:ind w:firstLine="709"/>
        <w:jc w:val="both"/>
      </w:pPr>
      <w:r>
        <w:rPr>
          <w:rFonts w:ascii="Arial" w:eastAsia="Arial" w:hAnsi="Arial" w:cs="Arial"/>
          <w:color w:val="000000"/>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before="0" w:after="0" w:line="360" w:lineRule="auto"/>
        <w:ind w:firstLine="709"/>
        <w:jc w:val="both"/>
      </w:pPr>
      <w:r>
        <w:rPr>
          <w:rFonts w:ascii="Arial" w:eastAsia="Arial" w:hAnsi="Arial" w:cs="Arial"/>
          <w:color w:val="000000"/>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correspondencia entre ellas.</w:t>
      </w:r>
    </w:p>
    <w:p w14:paraId="35FB8284" w14:textId="77777777" w:rsidR="00A32EF9" w:rsidRPr="002F44CB" w:rsidRDefault="00E354C7" w:rsidP="002F44CB">
      <w:pPr>
        <w:spacing w:before="0" w:after="0" w:line="360" w:lineRule="auto"/>
        <w:ind w:firstLine="709"/>
        <w:jc w:val="both"/>
      </w:pPr>
      <w:r>
        <w:rPr>
          <w:rFonts w:ascii="Arial" w:eastAsia="Arial" w:hAnsi="Arial" w:cs="Arial"/>
          <w:color w:val="000000"/>
          <w:sz w:val="24"/>
          <w:szCs w:val="24"/>
        </w:rPr>
        <w:t xml:space="preserve">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 </w:t>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pPr>
        <w:sectPr>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pgNumType w:fmt="lowerRoman" w:start="1"/>
          <w:cols w:space="720"/>
          <w:titlePg/>
          <w:docGrid w:linePitch="360"/>
        </w:sectPr>
      </w:pP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pStyle w:val="Ttulo1"/>
        <w:keepNext/>
        <w:spacing w:before="0" w:after="0" w:line="360" w:lineRule="auto"/>
        <w:jc w:val="center"/>
      </w:pPr>
      <w:r>
        <w:rPr>
          <w:rFonts w:ascii="Arial" w:eastAsia="Arial" w:hAnsi="Arial" w:cs="Arial"/>
          <w:b/>
          <w:bCs/>
          <w:color w:val="000000"/>
          <w:sz w:val="24"/>
          <w:szCs w:val="24"/>
        </w:rPr>
        <w:t xml:space="preserve">Capítulo I</w:t>
      </w:r>
    </w:p>
    <w:p>
      <w:pPr>
        <w:pStyle w:val="Ttulo1"/>
        <w:keepNext/>
        <w:spacing w:before="0" w:after="0" w:line="360" w:lineRule="auto"/>
        <w:jc w:val="center"/>
      </w:pPr>
      <w:r>
        <w:rPr>
          <w:rFonts w:ascii="Arial" w:eastAsia="Arial" w:hAnsi="Arial" w:cs="Arial"/>
          <w:b/>
          <w:bCs/>
          <w:color w:val="000000"/>
          <w:sz w:val="24"/>
          <w:szCs w:val="24"/>
        </w:rPr>
        <w:t xml:space="preserve">La prueba indiciaria y el estándar de prueba: marco teórico general</w:t>
      </w:r>
    </w:p>
    <w:p>
      <w:pPr>
        <w:spacing w:before="0" w:after="0" w:line="360" w:lineRule="auto"/>
        <w:jc w:val="left"/>
      </w:pPr>
    </w:p>
    <w:p>
      <w:pPr>
        <w:spacing w:before="0" w:after="0" w:line="360" w:lineRule="auto"/>
        <w:ind w:left="567" w:right="567"/>
        <w:jc w:val="both"/>
      </w:pPr>
      <w:r>
        <w:rPr>
          <w:rFonts w:ascii="Arial" w:eastAsia="Arial" w:hAnsi="Arial" w:cs="Arial"/>
          <w:smallCaps/>
          <w:color w:val="000000"/>
          <w:sz w:val="22"/>
          <w:szCs w:val="22"/>
        </w:rPr>
        <w:t xml:space="preserve">Sumario</w:t>
      </w:r>
      <w:r>
        <w:rPr>
          <w:rFonts w:ascii="Arial" w:eastAsia="Arial" w:hAnsi="Arial" w:cs="Arial"/>
          <w:color w:val="000000"/>
          <w:sz w:val="22"/>
          <w:szCs w:val="22"/>
        </w:rPr>
        <w:t xml:space="preserve">: </w:t>
      </w:r>
      <w:r>
        <w:rPr>
          <w:rFonts w:ascii="Arial" w:eastAsia="Arial" w:hAnsi="Arial" w:cs="Arial"/>
          <w:color w:val="000000"/>
          <w:sz w:val="22"/>
          <w:szCs w:val="22"/>
        </w:rPr>
        <w:t xml:space="preserve">1.1. </w:t>
      </w:r>
      <w:r>
        <w:rPr>
          <w:rFonts w:ascii="Arial" w:eastAsia="Arial" w:hAnsi="Arial" w:cs="Arial"/>
          <w:i/>
          <w:iCs/>
          <w:color w:val="000000"/>
          <w:sz w:val="22"/>
          <w:szCs w:val="22"/>
        </w:rPr>
        <w:t xml:space="preserve">La prueba indiciaria y el método de adminiculación probatoria</w:t>
      </w:r>
      <w:r>
        <w:rPr>
          <w:rFonts w:ascii="Arial" w:eastAsia="Arial" w:hAnsi="Arial" w:cs="Arial"/>
          <w:color w:val="000000"/>
          <w:sz w:val="22"/>
          <w:szCs w:val="22"/>
        </w:rPr>
        <w:t xml:space="preserve">. </w:t>
      </w:r>
      <w:r>
        <w:rPr>
          <w:rFonts w:ascii="Arial" w:eastAsia="Arial" w:hAnsi="Arial" w:cs="Arial"/>
          <w:color w:val="000000"/>
          <w:sz w:val="22"/>
          <w:szCs w:val="22"/>
        </w:rPr>
        <w:t xml:space="preserve">1.2. </w:t>
      </w:r>
      <w:r>
        <w:rPr>
          <w:rFonts w:ascii="Arial" w:eastAsia="Arial" w:hAnsi="Arial" w:cs="Arial"/>
          <w:i/>
          <w:iCs/>
          <w:color w:val="000000"/>
          <w:sz w:val="22"/>
          <w:szCs w:val="22"/>
        </w:rPr>
        <w:t xml:space="preserve">La distinción entre valoración de la prueba y estándar de prueba</w:t>
      </w:r>
      <w:r>
        <w:rPr>
          <w:rFonts w:ascii="Arial" w:eastAsia="Arial" w:hAnsi="Arial" w:cs="Arial"/>
          <w:color w:val="000000"/>
          <w:sz w:val="22"/>
          <w:szCs w:val="22"/>
        </w:rPr>
        <w:t xml:space="preserve">. </w:t>
      </w:r>
      <w:r>
        <w:rPr>
          <w:rFonts w:ascii="Arial" w:eastAsia="Arial" w:hAnsi="Arial" w:cs="Arial"/>
          <w:color w:val="000000"/>
          <w:sz w:val="22"/>
          <w:szCs w:val="22"/>
        </w:rPr>
        <w:t xml:space="preserve">1.3. </w:t>
      </w:r>
      <w:r>
        <w:rPr>
          <w:rFonts w:ascii="Arial" w:eastAsia="Arial" w:hAnsi="Arial" w:cs="Arial"/>
          <w:i/>
          <w:iCs/>
          <w:color w:val="000000"/>
          <w:sz w:val="22"/>
          <w:szCs w:val="22"/>
        </w:rPr>
        <w:t xml:space="preserve">Los requisitos metodológicos de un estándar de prueba válido</w:t>
      </w:r>
      <w:r>
        <w:rPr>
          <w:rFonts w:ascii="Arial" w:eastAsia="Arial" w:hAnsi="Arial" w:cs="Arial"/>
          <w:color w:val="000000"/>
          <w:sz w:val="22"/>
          <w:szCs w:val="22"/>
        </w:rPr>
        <w:t xml:space="preserve">.</w:t>
      </w:r>
    </w:p>
    <w:p>
      <w:pPr>
        <w:spacing w:before="0" w:after="0" w:line="360" w:lineRule="auto"/>
        <w:jc w:val="left"/>
      </w:pPr>
    </w:p>
    <w:p w14:paraId="35FB8289" w14:textId="77777777" w:rsidR="00A32EF9" w:rsidRPr="002F44CB" w:rsidRDefault="00E354C7">
      <w:pPr>
        <w:spacing w:before="0" w:after="0" w:line="360" w:lineRule="auto"/>
        <w:ind w:firstLine="0"/>
        <w:jc w:val="both"/>
      </w:pPr>
      <w:r>
        <w:rPr>
          <w:rFonts w:ascii="Arial" w:eastAsia="Arial" w:hAnsi="Arial" w:cs="Arial"/>
          <w:color w:val="000000"/>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diagnóstico crítico que se desarrolla en el capítulo segundo.</w:t>
      </w:r>
    </w:p>
    <w:p>
      <w:pPr>
        <w:spacing w:before="0" w:after="0" w:line="360" w:lineRule="auto"/>
        <w:jc w:val="left"/>
      </w:pPr>
    </w:p>
    <w:p>
      <w:pPr>
        <w:pStyle w:val="Ttulo2"/>
        <w:keepNext/>
        <w:spacing w:before="0" w:after="0" w:line="360" w:lineRule="auto"/>
        <w:ind w:left="567" w:hanging="284"/>
        <w:jc w:val="left"/>
      </w:pPr>
      <w:r>
        <w:rPr>
          <w:rFonts w:ascii="Arial" w:eastAsia="Arial" w:hAnsi="Arial" w:cs="Arial"/>
          <w:color w:val="000000"/>
          <w:sz w:val="24"/>
          <w:szCs w:val="24"/>
        </w:rPr>
        <w:t xml:space="preserve">1.1. </w:t>
      </w:r>
      <w:r>
        <w:rPr>
          <w:rFonts w:ascii="Arial" w:eastAsia="Arial" w:hAnsi="Arial" w:cs="Arial"/>
          <w:i/>
          <w:iCs/>
          <w:color w:val="000000"/>
          <w:sz w:val="24"/>
          <w:szCs w:val="24"/>
        </w:rPr>
        <w:t xml:space="preserve">La prueba indiciaria y el método de adminiculación probatoria</w:t>
      </w:r>
    </w:p>
    <w:p>
      <w:pPr>
        <w:spacing w:before="0" w:after="0" w:line="360" w:lineRule="auto"/>
        <w:jc w:val="left"/>
      </w:pPr>
    </w:p>
    <w:p w14:paraId="00DCF6A6" w14:textId="11DB6903" w:rsidR="00816622" w:rsidRPr="00816622" w:rsidRDefault="00816622" w:rsidP="00816622">
      <w:pPr>
        <w:spacing w:before="0" w:after="0" w:line="360" w:lineRule="auto"/>
        <w:ind w:firstLine="0"/>
        <w:jc w:val="both"/>
      </w:pPr>
      <w:r>
        <w:rPr>
          <w:rFonts w:ascii="Arial" w:eastAsia="Arial" w:hAnsi="Arial" w:cs="Arial"/>
          <w:color w:val="000000"/>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llega a los criterios del Tribunal Electoral del Poder Judicial de la Federación. Después examina las críticas al uso forense de la adminiculación y la deslinda del estándar de prueba. Un caso hipotético cierra el apartado. </w:t>
      </w:r>
    </w:p>
    <w:p w14:paraId="3926A04C"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 xml:space="preserve">El plano dogmático comienza con la historia del indicio. Esa historia es inseparable de la historia de la prueba legal. En el derecho común europeo el indicio no podía fundar por sí solo una condena. Mittermaier documentó que la </w:t>
      </w:r>
      <w:r>
        <w:rPr>
          <w:rFonts w:ascii="Arial" w:eastAsia="Arial" w:hAnsi="Arial" w:cs="Arial"/>
          <w:i/>
          <w:iCs/>
          <w:color w:val="000000"/>
          <w:sz w:val="24"/>
          <w:szCs w:val="24"/>
        </w:rPr>
        <w:t xml:space="preserve">Constitutio Criminalis Carolina</w:t>
      </w:r>
      <w:r>
        <w:rPr>
          <w:rFonts w:ascii="Arial" w:eastAsia="Arial" w:hAnsi="Arial" w:cs="Arial"/>
          <w:color w:val="000000"/>
          <w:sz w:val="24"/>
          <w:szCs w:val="24"/>
        </w:rPr>
        <w:t xml:space="preserve">instruía a los jueces sobre cómo averiguar los indicios y qué partido sacar de ellos.</w:t>
      </w:r>
      <w:r>
        <w:rPr>
          <w:rFonts w:ascii="Arial" w:eastAsia="Arial" w:hAnsi="Arial" w:cs="Arial"/>
          <w:color w:val="000000"/>
          <w:sz w:val="24"/>
          <w:szCs w:val="24"/>
          <w:vertAlign w:val="superscript"/>
        </w:rPr>
        <w:footnoteReference w:id="1"/>
      </w:r>
      <w:r>
        <w:rPr>
          <w:rFonts w:ascii="Arial" w:eastAsia="Arial" w:hAnsi="Arial" w:cs="Arial"/>
          <w:color w:val="000000"/>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 xml:space="preserve">A partir de la abolición del tormento, la prueba por indicios quedó atrapada en trabas demasiado estrechas. Mittermaier relata que las leyes alemanas de su tiempo resolvieron el problema mediante la pena extraordinaria.</w:t>
      </w:r>
      <w:r>
        <w:rPr>
          <w:rFonts w:ascii="Arial" w:eastAsia="Arial" w:hAnsi="Arial" w:cs="Arial"/>
          <w:color w:val="000000"/>
          <w:sz w:val="24"/>
          <w:szCs w:val="24"/>
          <w:vertAlign w:val="superscript"/>
        </w:rPr>
        <w:footnoteReference w:id="2"/>
      </w:r>
      <w:r>
        <w:rPr>
          <w:rFonts w:ascii="Arial" w:eastAsia="Arial" w:hAnsi="Arial" w:cs="Arial"/>
          <w:color w:val="000000"/>
          <w:sz w:val="24"/>
          <w:szCs w:val="24"/>
        </w:rPr>
        <w:t xml:space="preserve">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Mittermaier propuso una tesis más audaz. Sostuvo que el convencimiento derivado del concurso de indicios no difiere en esencia del que producen la confesión o los testigos.</w:t>
      </w:r>
      <w:r>
        <w:rPr>
          <w:rFonts w:ascii="Arial" w:eastAsia="Arial" w:hAnsi="Arial" w:cs="Arial"/>
          <w:color w:val="000000"/>
          <w:sz w:val="24"/>
          <w:szCs w:val="24"/>
          <w:vertAlign w:val="superscript"/>
        </w:rPr>
        <w:footnoteReference w:id="3"/>
      </w:r>
    </w:p>
    <w:p w14:paraId="4D516EC3"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 xml:space="preserve">En congruencia con esa tesis, Mittermaier elaboró una definición que conserva vigencia. El indicio es un hecho en relación tan íntima con otro que el juez llega del primero al segundo por una conclusión natural.</w:t>
      </w:r>
      <w:r>
        <w:rPr>
          <w:rFonts w:ascii="Arial" w:eastAsia="Arial" w:hAnsi="Arial" w:cs="Arial"/>
          <w:color w:val="000000"/>
          <w:sz w:val="24"/>
          <w:szCs w:val="24"/>
          <w:vertAlign w:val="superscript"/>
        </w:rPr>
        <w:footnoteReference w:id="4"/>
      </w:r>
      <w:r>
        <w:rPr>
          <w:rFonts w:ascii="Arial" w:eastAsia="Arial" w:hAnsi="Arial" w:cs="Arial"/>
          <w:color w:val="000000"/>
          <w:sz w:val="24"/>
          <w:szCs w:val="24"/>
        </w:rPr>
        <w:t xml:space="preserve">La definición exige dos hechos. Uno debe estar comprobado. El otro todavía no es manifiesto y se demuestra raciocinando desde el conocido. El autor recurrió a la etimología para ilustrar la idea. El indicio sería el dedo que señala un objeto.</w:t>
      </w:r>
      <w:r>
        <w:rPr>
          <w:rFonts w:ascii="Arial" w:eastAsia="Arial" w:hAnsi="Arial" w:cs="Arial"/>
          <w:color w:val="000000"/>
          <w:sz w:val="24"/>
          <w:szCs w:val="24"/>
          <w:vertAlign w:val="superscript"/>
        </w:rPr>
        <w:footnoteReference w:id="5"/>
      </w:r>
      <w:r>
        <w:rPr>
          <w:rFonts w:ascii="Arial" w:eastAsia="Arial" w:hAnsi="Arial" w:cs="Arial"/>
          <w:color w:val="000000"/>
          <w:sz w:val="24"/>
          <w:szCs w:val="24"/>
        </w:rPr>
        <w:t xml:space="preserve"> Aislado, el indicio contiene un hecho diferente sin mayor </w:t>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 xml:space="preserve">Ahora bien, Mittermaier no ignoró la fragilidad de la inferencia. Advirtió que nuestras deducciones descansan siempre en una mera posibilidad.</w:t>
      </w:r>
      <w:r>
        <w:rPr>
          <w:rFonts w:ascii="Arial" w:eastAsia="Arial" w:hAnsi="Arial" w:cs="Arial"/>
          <w:color w:val="000000"/>
          <w:sz w:val="24"/>
          <w:szCs w:val="24"/>
          <w:vertAlign w:val="superscript"/>
        </w:rPr>
        <w:footnoteReference w:id="6"/>
      </w:r>
      <w:r>
        <w:rPr>
          <w:rFonts w:ascii="Arial" w:eastAsia="Arial" w:hAnsi="Arial" w:cs="Arial"/>
          <w:color w:val="000000"/>
          <w:sz w:val="24"/>
          <w:szCs w:val="24"/>
        </w:rPr>
        <w:t xml:space="preserve">La relación que el juez cree ver entre dos hechos puede ser del todo nula. La coincidencia temporal que atrae la atención puede obedecer a la pura casualidad. Por ello, el autor exigió examinar los indicios de inocencia y los contraindicios.</w:t>
      </w:r>
      <w:r>
        <w:rPr>
          <w:rFonts w:ascii="Arial" w:eastAsia="Arial" w:hAnsi="Arial" w:cs="Arial"/>
          <w:color w:val="000000"/>
          <w:sz w:val="24"/>
          <w:szCs w:val="24"/>
          <w:vertAlign w:val="superscript"/>
        </w:rPr>
        <w:footnoteReference w:id="7"/>
      </w:r>
      <w:r>
        <w:rPr>
          <w:rFonts w:ascii="Arial" w:eastAsia="Arial" w:hAnsi="Arial" w:cs="Arial"/>
          <w:color w:val="000000"/>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Pr>
          <w:rFonts w:ascii="Arial" w:eastAsia="Arial" w:hAnsi="Arial" w:cs="Arial"/>
          <w:color w:val="000000"/>
          <w:sz w:val="24"/>
          <w:szCs w:val="24"/>
          <w:vertAlign w:val="superscript"/>
        </w:rPr>
        <w:footnoteReference w:id="8"/>
      </w:r>
      <w:r>
        <w:rPr>
          <w:rFonts w:ascii="Arial" w:eastAsia="Arial" w:hAnsi="Arial" w:cs="Arial"/>
          <w:color w:val="000000"/>
          <w:sz w:val="24"/>
          <w:szCs w:val="24"/>
        </w:rPr>
        <w:t xml:space="preserve"> Esta exigencia anticipa el criterio moderno de eliminación de hipótesis alternativas.</w:t>
      </w:r>
    </w:p>
    <w:p w14:paraId="1E4F00BB"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Sobre esa base, la doctrina procesal del siglo XX afinó la naturaleza lógica del indicio. Carnelutti sostuvo que un hecho no es indicio en sí mismo.</w:t>
      </w:r>
      <w:r>
        <w:rPr>
          <w:rFonts w:ascii="Arial" w:eastAsia="Arial" w:hAnsi="Arial" w:cs="Arial"/>
          <w:color w:val="000000"/>
          <w:sz w:val="24"/>
          <w:szCs w:val="24"/>
          <w:vertAlign w:val="superscript"/>
        </w:rPr>
        <w:footnoteReference w:id="9"/>
      </w:r>
      <w:r>
        <w:rPr>
          <w:rFonts w:ascii="Arial" w:eastAsia="Arial" w:hAnsi="Arial" w:cs="Arial"/>
          <w:color w:val="000000"/>
          <w:sz w:val="24"/>
          <w:szCs w:val="24"/>
        </w:rPr>
        <w:t xml:space="preserve">Se convierte en indicio cuando una regla de experiencia lo pone en relación lógica con el hecho a probar. De ahí deriva el carácter esencialmente relativo de los indicios. Un mismo dato puede ser indicio en un proceso e irrelevante en otro. Carnelutti añadió una precisión </w:t>
      </w:r>
      <w:del w:id="950030" w:author="Claude (humanizer)" w:date="2026-09-26T00:00:00Z">
        <w:r>
          <w:rPr>
            <w:rFonts w:ascii="Arial" w:eastAsia="Arial" w:hAnsi="Arial" w:cs="Arial"/>
            <w:color w:val="000000"/>
            <w:sz w:val="24"/>
            <w:szCs w:val="24"/>
          </w:rPr>
          <w:delText xml:space="preserve">decisiva par</w:delText>
        </w:r>
      </w:del>
      <w:ins w:id="950031" w:author="Claude (humanizer)" w:date="2026-09-26T00:00:00Z">
        <w:r>
          <w:rPr>
            <w:rFonts w:ascii="Arial" w:eastAsia="Arial" w:hAnsi="Arial" w:cs="Arial"/>
            <w:color w:val="000000"/>
            <w:sz w:val="24"/>
            <w:szCs w:val="24"/>
          </w:rPr>
          <w:t xml:space="preserve">que interesa directamente </w:t>
        </w:r>
      </w:ins>
      <w:r>
        <w:rPr>
          <w:rFonts w:ascii="Arial" w:eastAsia="Arial" w:hAnsi="Arial" w:cs="Arial"/>
          <w:color w:val="000000"/>
          <w:sz w:val="24"/>
          <w:szCs w:val="24"/>
        </w:rPr>
        <w:t xml:space="preserve">a esta investigación. Cuando el juez deduce un hecho de una acumulación de indicios, la fuente de presunción no es cada indicio aislado.</w:t>
      </w:r>
      <w:r>
        <w:rPr>
          <w:rFonts w:ascii="Arial" w:eastAsia="Arial" w:hAnsi="Arial" w:cs="Arial"/>
          <w:color w:val="000000"/>
          <w:sz w:val="24"/>
          <w:szCs w:val="24"/>
          <w:vertAlign w:val="superscript"/>
        </w:rPr>
        <w:footnoteReference w:id="10"/>
      </w:r>
      <w:r>
        <w:rPr>
          <w:rFonts w:ascii="Arial" w:eastAsia="Arial" w:hAnsi="Arial" w:cs="Arial"/>
          <w:color w:val="000000"/>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Paralelamente, el tránsito hacia la libre valoración tuvo una expresión legislativa en el ámbito hispánico. Benfeld demostró que la expresión reglas de la sana crítica apareció en el Reglamento del Consejo Real español de 1846.</w:t>
      </w:r>
      <w:r>
        <w:rPr>
          <w:rFonts w:ascii="Arial" w:eastAsia="Arial" w:hAnsi="Arial" w:cs="Arial"/>
          <w:color w:val="000000"/>
          <w:sz w:val="24"/>
          <w:szCs w:val="24"/>
          <w:vertAlign w:val="superscript"/>
        </w:rPr>
        <w:footnoteReference w:id="11"/>
      </w:r>
      <w:r>
        <w:rPr>
          <w:rFonts w:ascii="Arial" w:eastAsia="Arial" w:hAnsi="Arial" w:cs="Arial"/>
          <w:color w:val="000000"/>
          <w:sz w:val="24"/>
          <w:szCs w:val="24"/>
        </w:rPr>
        <w:t xml:space="preserve">Su artículo 148 permitía calificar el dicho de los testigos conforme a esas reglas. La fórmula pasó después al artículo 317 de la Ley de Enjuiciamiento Civil de 1855. Según Benfeld, su propósito fue </w:t>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Pr>
          <w:rFonts w:ascii="Arial" w:eastAsia="Arial" w:hAnsi="Arial" w:cs="Arial"/>
          <w:color w:val="000000"/>
          <w:sz w:val="24"/>
          <w:szCs w:val="24"/>
          <w:vertAlign w:val="superscript"/>
        </w:rPr>
        <w:footnoteReference w:id="12"/>
      </w:r>
      <w:r>
        <w:rPr>
          <w:rFonts w:ascii="Arial" w:eastAsia="Arial" w:hAnsi="Arial" w:cs="Arial"/>
          <w:color w:val="000000"/>
          <w:sz w:val="24"/>
          <w:szCs w:val="24"/>
        </w:rPr>
        <w:t xml:space="preserve"> El juez queda sujeto a las reglas de la lógica y a la obligación de motivar su conclusión.</w:t>
      </w:r>
    </w:p>
    <w:p w14:paraId="08C0CFC3"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 xml:space="preserve">Precisado su origen, el indicio debe distinguirse de las figuras con las que suele confundirse. La práctica judicial utiliza como sinónimos los términos indicio, presunción y prueba circunstancial. Esta indistinción tiene raíces antiguas. Mittermaier afirmó que indicio y presunción eran expresiones sinónimas en el fondo.</w:t>
      </w:r>
      <w:r>
        <w:rPr>
          <w:rFonts w:ascii="Arial" w:eastAsia="Arial" w:hAnsi="Arial" w:cs="Arial"/>
          <w:color w:val="000000"/>
          <w:sz w:val="24"/>
          <w:szCs w:val="24"/>
          <w:vertAlign w:val="superscript"/>
        </w:rPr>
        <w:footnoteReference w:id="13"/>
      </w:r>
      <w:r>
        <w:rPr>
          <w:rFonts w:ascii="Arial" w:eastAsia="Arial" w:hAnsi="Arial" w:cs="Arial"/>
          <w:color w:val="000000"/>
          <w:sz w:val="24"/>
          <w:szCs w:val="24"/>
        </w:rPr>
        <w:t xml:space="preserve">Añadió que prácticos y legisladores las empleaban de manera indiferente. La doctrina posterior se dividió frente a esa sinonimia. Cortés Coto sistematizó las dos posiciones principales.</w:t>
      </w:r>
      <w:r>
        <w:rPr>
          <w:rFonts w:ascii="Arial" w:eastAsia="Arial" w:hAnsi="Arial" w:cs="Arial"/>
          <w:color w:val="000000"/>
          <w:sz w:val="24"/>
          <w:szCs w:val="24"/>
          <w:vertAlign w:val="superscript"/>
        </w:rPr>
        <w:footnoteReference w:id="14"/>
      </w:r>
      <w:r>
        <w:rPr>
          <w:rFonts w:ascii="Arial" w:eastAsia="Arial" w:hAnsi="Arial" w:cs="Arial"/>
          <w:color w:val="000000"/>
          <w:sz w:val="24"/>
          <w:szCs w:val="24"/>
        </w:rPr>
        <w:t xml:space="preserve"> Una corriente, representada por Reyes Alvarado, identifica ambas figuras por compartir la misma estructura. La corriente mayoritaria, atribuida a Framarino dei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En este orden de ideas, la epistemología jurídica contemporánea ofrece una distinción más precisa. González Lagier reconstruye la inferencia probatoria con tres elementos.</w:t>
      </w:r>
      <w:r>
        <w:rPr>
          <w:rFonts w:ascii="Arial" w:eastAsia="Arial" w:hAnsi="Arial" w:cs="Arial"/>
          <w:color w:val="000000"/>
          <w:sz w:val="24"/>
          <w:szCs w:val="24"/>
          <w:vertAlign w:val="superscript"/>
        </w:rPr>
        <w:footnoteReference w:id="15"/>
      </w:r>
      <w:r>
        <w:rPr>
          <w:rFonts w:ascii="Arial" w:eastAsia="Arial" w:hAnsi="Arial" w:cs="Arial"/>
          <w:color w:val="000000"/>
          <w:sz w:val="24"/>
          <w:szCs w:val="24"/>
        </w:rPr>
        <w:t xml:space="preserve">Los hechos probatorios funcionan como razones. El hecho a probar funciona como pretensión o hipótesis. El enlace entre ambos funciona como garantía. Esa garantía puede consistir en máximas de experiencia, en presunciones o en definiciones.</w:t>
      </w:r>
      <w:r>
        <w:rPr>
          <w:rFonts w:ascii="Arial" w:eastAsia="Arial" w:hAnsi="Arial" w:cs="Arial"/>
          <w:color w:val="000000"/>
          <w:sz w:val="24"/>
          <w:szCs w:val="24"/>
          <w:vertAlign w:val="superscript"/>
        </w:rPr>
        <w:footnoteReference w:id="16"/>
      </w:r>
      <w:r>
        <w:rPr>
          <w:rFonts w:ascii="Arial" w:eastAsia="Arial" w:hAnsi="Arial" w:cs="Arial"/>
          <w:color w:val="000000"/>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lastRenderedPageBreak/>
        <w:t>De lo anterior se desprende la diferencia de fondo entre máxima de experiencia y presunción. Para González Lagier, las presunciones son enunciados revestidos de autoridad.</w:t>
      </w:r>
      <w:r>
        <w:rPr>
          <w:rFonts w:ascii="Arial" w:eastAsia="Arial" w:hAnsi="Arial" w:cs="Arial"/>
          <w:color w:val="000000"/>
          <w:sz w:val="24"/>
          <w:szCs w:val="24"/>
          <w:vertAlign w:val="superscript"/>
        </w:rPr>
        <w:footnoteReference w:id="17"/>
      </w:r>
      <w:r>
        <w:rPr>
          <w:rFonts w:ascii="Arial" w:eastAsia="Arial" w:hAnsi="Arial" w:cs="Arial"/>
          <w:color w:val="000000"/>
          <w:sz w:val="24"/>
          <w:szCs w:val="24"/>
        </w:rPr>
        <w:t xml:space="preserve">Las máximas de experiencia, en cambio, carecen de esa autoridad y valen solo por su fundamento empírico. Las presunciones pueden verse como máximas institucionalizadas.</w:t>
      </w:r>
      <w:r>
        <w:rPr>
          <w:rFonts w:ascii="Arial" w:eastAsia="Arial" w:hAnsi="Arial" w:cs="Arial"/>
          <w:color w:val="000000"/>
          <w:sz w:val="24"/>
          <w:szCs w:val="24"/>
          <w:vertAlign w:val="superscript"/>
        </w:rPr>
        <w:footnoteReference w:id="18"/>
      </w:r>
      <w:r>
        <w:rPr>
          <w:rFonts w:ascii="Arial" w:eastAsia="Arial" w:hAnsi="Arial" w:cs="Arial"/>
          <w:color w:val="000000"/>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 xml:space="preserve">Aunado a lo anterior, Igartua Salaverría introduce una distinción terminológica de gran utilidad analítica. Diferencia la prueba de indicios de la prueba por indicios.</w:t>
      </w:r>
      <w:r>
        <w:rPr>
          <w:rFonts w:ascii="Arial" w:eastAsia="Arial" w:hAnsi="Arial" w:cs="Arial"/>
          <w:color w:val="000000"/>
          <w:sz w:val="24"/>
          <w:szCs w:val="24"/>
          <w:vertAlign w:val="superscript"/>
        </w:rPr>
        <w:footnoteReference w:id="19"/>
      </w:r>
      <w:r>
        <w:rPr>
          <w:rFonts w:ascii="Arial" w:eastAsia="Arial" w:hAnsi="Arial" w:cs="Arial"/>
          <w:color w:val="000000"/>
          <w:sz w:val="24"/>
          <w:szCs w:val="24"/>
        </w:rPr>
        <w:t xml:space="preserve">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Pr>
          <w:rFonts w:ascii="Arial" w:eastAsia="Arial" w:hAnsi="Arial" w:cs="Arial"/>
          <w:color w:val="000000"/>
          <w:sz w:val="24"/>
          <w:szCs w:val="24"/>
          <w:vertAlign w:val="superscript"/>
        </w:rPr>
        <w:footnoteReference w:id="20"/>
      </w:r>
    </w:p>
    <w:p w14:paraId="6BD9B2C7"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Bajo esa lógica, la distinción tradicional entre prueba directa e indirecta pierde nitidez. Gascón Abellán advierte que, si se atiende al carácter mediato del conocimiento, todas las pruebas de hechos pasados son indirectas.</w:t>
      </w:r>
      <w:r>
        <w:rPr>
          <w:rFonts w:ascii="Arial" w:eastAsia="Arial" w:hAnsi="Arial" w:cs="Arial"/>
          <w:color w:val="000000"/>
          <w:sz w:val="24"/>
          <w:szCs w:val="24"/>
          <w:vertAlign w:val="superscript"/>
        </w:rPr>
        <w:footnoteReference w:id="21"/>
      </w:r>
      <w:r>
        <w:rPr>
          <w:rFonts w:ascii="Arial" w:eastAsia="Arial" w:hAnsi="Arial" w:cs="Arial"/>
          <w:color w:val="000000"/>
          <w:sz w:val="24"/>
          <w:szCs w:val="24"/>
        </w:rPr>
        <w:t xml:space="preserve">Solo la observación inmediata del juez sería prueba directa en sentido estricto. González Lagier llega a una conclusión semejante. Incluso el testimonio exige inferir la credibilidad del testigo y descartar errores de percepción e interpretación.</w:t>
      </w:r>
      <w:r>
        <w:rPr>
          <w:rFonts w:ascii="Arial" w:eastAsia="Arial" w:hAnsi="Arial" w:cs="Arial"/>
          <w:color w:val="000000"/>
          <w:sz w:val="24"/>
          <w:szCs w:val="24"/>
          <w:vertAlign w:val="superscript"/>
        </w:rPr>
        <w:footnoteReference w:id="22"/>
      </w:r>
      <w:r>
        <w:rPr>
          <w:rFonts w:ascii="Arial" w:eastAsia="Arial" w:hAnsi="Arial" w:cs="Arial"/>
          <w:color w:val="000000"/>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Pr>
          <w:rFonts w:ascii="Arial" w:eastAsia="Arial" w:hAnsi="Arial" w:cs="Arial"/>
          <w:color w:val="000000"/>
          <w:sz w:val="24"/>
          <w:szCs w:val="24"/>
          <w:vertAlign w:val="superscript"/>
        </w:rPr>
        <w:footnoteReference w:id="23"/>
      </w:r>
      <w:r>
        <w:rPr>
          <w:rFonts w:ascii="Arial" w:eastAsia="Arial" w:hAnsi="Arial" w:cs="Arial"/>
          <w:color w:val="000000"/>
          <w:sz w:val="24"/>
          <w:szCs w:val="24"/>
        </w:rPr>
        <w:t xml:space="preserve"> El testimonio creído conduce de modo </w:t>
        <w:lastRenderedPageBreak/>
        <w:t>automático al hecho narrado, mientras que el indicio requiere una regularidad empírica de fuerza variable.</w:t>
      </w:r>
    </w:p>
    <w:p>
      <w:pPr>
        <w:spacing w:before="0" w:after="0" w:line="360" w:lineRule="auto"/>
        <w:jc w:val="left"/>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spacing w:before="0" w:after="0" w:line="240" w:lineRule="auto"/>
              <w:ind w:left="113" w:hanging="113"/>
              <w:jc w:val="left"/>
            </w:pPr>
            <w:r>
              <w:rPr>
                <w:rFonts w:ascii="Arial" w:eastAsia="Arial" w:hAnsi="Arial" w:cs="Arial"/>
                <w:b/>
                <w:bCs/>
                <w:color w:val="000000"/>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spacing w:before="0" w:after="0" w:line="240" w:lineRule="auto"/>
              <w:ind w:left="113" w:hanging="113"/>
              <w:jc w:val="left"/>
            </w:pPr>
            <w:r>
              <w:rPr>
                <w:rFonts w:ascii="Arial" w:eastAsia="Arial" w:hAnsi="Arial" w:cs="Arial"/>
                <w:b/>
                <w:bCs/>
                <w:color w:val="000000"/>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spacing w:before="0" w:after="0" w:line="240" w:lineRule="auto"/>
              <w:ind w:left="113" w:hanging="113"/>
              <w:jc w:val="left"/>
            </w:pPr>
            <w:r>
              <w:rPr>
                <w:rFonts w:ascii="Arial" w:eastAsia="Arial" w:hAnsi="Arial" w:cs="Arial"/>
                <w:b/>
                <w:bCs/>
                <w:color w:val="000000"/>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spacing w:before="0" w:after="0" w:line="240" w:lineRule="auto"/>
              <w:ind w:left="113" w:hanging="113"/>
              <w:jc w:val="left"/>
            </w:pPr>
            <w:r>
              <w:rPr>
                <w:rFonts w:ascii="Arial" w:eastAsia="Arial" w:hAnsi="Arial" w:cs="Arial"/>
                <w:b/>
                <w:bCs/>
                <w:color w:val="000000"/>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Coherencia, no refutación y eliminación de hipótesis alternativas</w:t>
            </w:r>
          </w:p>
        </w:tc>
      </w:tr>
    </w:tbl>
    <w:p w14:paraId="4BA9792A" w14:textId="77777777" w:rsidR="00816622" w:rsidRPr="00816622" w:rsidRDefault="00816622" w:rsidP="00816622">
      <w:pPr>
        <w:spacing w:before="0" w:after="0" w:line="360" w:lineRule="auto"/>
        <w:ind w:firstLine="0"/>
        <w:jc w:val="both"/>
      </w:pPr>
      <w:r>
        <w:rPr>
          <w:rFonts w:ascii="Arial" w:eastAsia="Arial" w:hAnsi="Arial" w:cs="Arial"/>
          <w:color w:val="000000"/>
          <w:sz w:val="20"/>
          <w:szCs w:val="20"/>
        </w:rPr>
        <w:t>Tabla 1. Componentes del razonamiento indiciario. Elaboración propia con base en González Lagier, Quaestio facti, pp. 55-62 y 80-91, e Igartua Salaverría, Indicios, duda razonable, prueba científica, pp. 42-46.</w:t>
      </w:r>
    </w:p>
    <w:p>
      <w:pPr>
        <w:spacing w:before="0" w:after="0" w:line="360" w:lineRule="auto"/>
        <w:jc w:val="left"/>
      </w:pPr>
    </w:p>
    <w:p w14:paraId="15BCE4B2"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primera de las críticas que se formulan más adelante.</w:t>
      </w:r>
    </w:p>
    <w:p w14:paraId="42308E8E"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 xml:space="preserve">Delimitado el concepto, cabe examinar las clases de indicios. La doctrina clásica los clasificó según la fuerza de su enlace con el hecho a probar. La distinción más difundida separa los indicios necesarios de los contingentes. Según la exposición de Cortés Coto, Framarino dei Malatesta definió los necesarios como aquellos que revelan una causa determinada mediante una relación constante de </w:t>
        <w:lastRenderedPageBreak/>
        <w:t>causalidad.</w:t>
      </w:r>
      <w:r>
        <w:rPr>
          <w:rFonts w:ascii="Arial" w:eastAsia="Arial" w:hAnsi="Arial" w:cs="Arial"/>
          <w:color w:val="000000"/>
          <w:sz w:val="24"/>
          <w:szCs w:val="24"/>
          <w:vertAlign w:val="superscript"/>
        </w:rPr>
        <w:footnoteReference w:id="24"/>
      </w:r>
      <w:r>
        <w:rPr>
          <w:rFonts w:ascii="Arial" w:eastAsia="Arial" w:hAnsi="Arial" w:cs="Arial"/>
          <w:color w:val="000000"/>
          <w:sz w:val="24"/>
          <w:szCs w:val="24"/>
        </w:rPr>
        <w:t xml:space="preserve">Los contingentes, en cambio, revelan de modo más o menos probable cierta causa o efecto.</w:t>
      </w:r>
      <w:r>
        <w:rPr>
          <w:rFonts w:ascii="Arial" w:eastAsia="Arial" w:hAnsi="Arial" w:cs="Arial"/>
          <w:color w:val="000000"/>
          <w:sz w:val="24"/>
          <w:szCs w:val="24"/>
          <w:vertAlign w:val="superscript"/>
        </w:rPr>
        <w:footnoteReference w:id="25"/>
      </w:r>
      <w:r>
        <w:rPr>
          <w:rFonts w:ascii="Arial" w:eastAsia="Arial" w:hAnsi="Arial" w:cs="Arial"/>
          <w:color w:val="000000"/>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No obstante, Carnelutti cuestionó el valor teórico de estas clasificaciones. Afirmó que las fuentes de presunción no se prestan a análisis ni a clasificaciones.</w:t>
      </w:r>
      <w:r>
        <w:rPr>
          <w:rFonts w:ascii="Arial" w:eastAsia="Arial" w:hAnsi="Arial" w:cs="Arial"/>
          <w:color w:val="000000"/>
          <w:sz w:val="24"/>
          <w:szCs w:val="24"/>
          <w:vertAlign w:val="superscript"/>
        </w:rPr>
        <w:footnoteReference w:id="26"/>
      </w:r>
      <w:r>
        <w:rPr>
          <w:rFonts w:ascii="Arial" w:eastAsia="Arial" w:hAnsi="Arial" w:cs="Arial"/>
          <w:color w:val="000000"/>
          <w:sz w:val="24"/>
          <w:szCs w:val="24"/>
        </w:rPr>
        <w:t xml:space="preserve">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Pr>
          <w:rFonts w:ascii="Arial" w:eastAsia="Arial" w:hAnsi="Arial" w:cs="Arial"/>
          <w:color w:val="000000"/>
          <w:sz w:val="24"/>
          <w:szCs w:val="24"/>
          <w:vertAlign w:val="superscript"/>
        </w:rPr>
        <w:footnoteReference w:id="27"/>
      </w:r>
      <w:r>
        <w:rPr>
          <w:rFonts w:ascii="Arial" w:eastAsia="Arial" w:hAnsi="Arial" w:cs="Arial"/>
          <w:color w:val="000000"/>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 xml:space="preserve">A partir de estas clasificaciones se explica la exigencia de pluralidad. Si el indicio contingente solo engendra probabilidad, un indicio aislado no puede fundar la certeza exigida para decidir. Mittermaier ya consideraba indispensable el concurso de varios indicios.</w:t>
      </w:r>
      <w:r>
        <w:rPr>
          <w:rFonts w:ascii="Arial" w:eastAsia="Arial" w:hAnsi="Arial" w:cs="Arial"/>
          <w:color w:val="000000"/>
          <w:sz w:val="24"/>
          <w:szCs w:val="24"/>
          <w:vertAlign w:val="superscript"/>
        </w:rPr>
        <w:footnoteReference w:id="28"/>
      </w:r>
      <w:r>
        <w:rPr>
          <w:rFonts w:ascii="Arial" w:eastAsia="Arial" w:hAnsi="Arial" w:cs="Arial"/>
          <w:color w:val="000000"/>
          <w:sz w:val="24"/>
          <w:szCs w:val="24"/>
        </w:rPr>
        <w:t xml:space="preserve">Refirió que la ley austriaca de 1833 exigía, en principio, la reunión de tres indicios. Sin embargo, el autor advirtió un límite fundamental. Solo cuentan como indicios distintos los que se apoyan en circunstancias distintas e independientes.</w:t>
      </w:r>
      <w:r>
        <w:rPr>
          <w:rFonts w:ascii="Arial" w:eastAsia="Arial" w:hAnsi="Arial" w:cs="Arial"/>
          <w:color w:val="000000"/>
          <w:sz w:val="24"/>
          <w:szCs w:val="24"/>
          <w:vertAlign w:val="superscript"/>
        </w:rPr>
        <w:footnoteReference w:id="29"/>
      </w:r>
      <w:r>
        <w:rPr>
          <w:rFonts w:ascii="Arial" w:eastAsia="Arial" w:hAnsi="Arial" w:cs="Arial"/>
          <w:color w:val="000000"/>
          <w:sz w:val="24"/>
          <w:szCs w:val="24"/>
        </w:rPr>
        <w:t xml:space="preserve"> Un mismo hecho no puede computarse más de una vez, aunque presente diversos aspectos. Gorphe formuló la misma advertencia respecto de las huellas similares.</w:t>
      </w:r>
      <w:r>
        <w:rPr>
          <w:rFonts w:ascii="Arial" w:eastAsia="Arial" w:hAnsi="Arial" w:cs="Arial"/>
          <w:color w:val="000000"/>
          <w:sz w:val="24"/>
          <w:szCs w:val="24"/>
          <w:vertAlign w:val="superscript"/>
        </w:rPr>
        <w:footnoteReference w:id="30"/>
      </w:r>
      <w:r>
        <w:rPr>
          <w:rFonts w:ascii="Arial" w:eastAsia="Arial" w:hAnsi="Arial" w:cs="Arial"/>
          <w:color w:val="000000"/>
          <w:sz w:val="24"/>
          <w:szCs w:val="24"/>
        </w:rPr>
        <w:t xml:space="preserve"> Varios indicios mediatos que repiten la misma presunción solo equivalen a un indicio inmediato.</w:t>
      </w:r>
    </w:p>
    <w:p w14:paraId="2039CF2F"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 xml:space="preserve">Como consecuencia de lo anterior, la pluralidad no es un requisito aritmético. Lo relevante es la independencia de las fuentes y la variedad de los datos. González Lagier </w:t>
        <w:lastRenderedPageBreak/>
        <w:t>sostiene que un solo hecho probatorio muy fiable puede pesar más que varios de escasa fiabilidad.</w:t>
      </w:r>
      <w:r>
        <w:rPr>
          <w:rFonts w:ascii="Arial" w:eastAsia="Arial" w:hAnsi="Arial" w:cs="Arial"/>
          <w:color w:val="000000"/>
          <w:sz w:val="24"/>
          <w:szCs w:val="24"/>
          <w:vertAlign w:val="superscript"/>
        </w:rPr>
        <w:footnoteReference w:id="31"/>
      </w:r>
      <w:r>
        <w:rPr>
          <w:rFonts w:ascii="Arial" w:eastAsia="Arial" w:hAnsi="Arial" w:cs="Arial"/>
          <w:color w:val="000000"/>
          <w:sz w:val="24"/>
          <w:szCs w:val="24"/>
        </w:rPr>
        <w:t xml:space="preserve">Añade que la variedad de los datos refuerza la confirmación. Siguiendo a Cohen, explica que la diversidad permite eliminar hipótesis alternativas.</w:t>
      </w:r>
      <w:r>
        <w:rPr>
          <w:rFonts w:ascii="Arial" w:eastAsia="Arial" w:hAnsi="Arial" w:cs="Arial"/>
          <w:color w:val="000000"/>
          <w:sz w:val="24"/>
          <w:szCs w:val="24"/>
          <w:vertAlign w:val="superscript"/>
        </w:rPr>
        <w:footnoteReference w:id="32"/>
      </w:r>
      <w:r>
        <w:rPr>
          <w:rFonts w:ascii="Arial" w:eastAsia="Arial" w:hAnsi="Arial" w:cs="Arial"/>
          <w:color w:val="000000"/>
          <w:sz w:val="24"/>
          <w:szCs w:val="24"/>
        </w:rPr>
        <w:t xml:space="preserve"> Ferrer Beltrán adopta la misma regla, tomada de Hempel. La confirmación de una hipótesis depende de la cantidad de datos favorables y también de su variedad.</w:t>
      </w:r>
      <w:r>
        <w:rPr>
          <w:rFonts w:ascii="Arial" w:eastAsia="Arial" w:hAnsi="Arial" w:cs="Arial"/>
          <w:color w:val="000000"/>
          <w:sz w:val="24"/>
          <w:szCs w:val="24"/>
          <w:vertAlign w:val="superscript"/>
        </w:rPr>
        <w:footnoteReference w:id="33"/>
      </w:r>
      <w:r>
        <w:rPr>
          <w:rFonts w:ascii="Arial" w:eastAsia="Arial" w:hAnsi="Arial" w:cs="Arial"/>
          <w:color w:val="000000"/>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 xml:space="preserve">En contraste con la pluralidad, la presencia de contraindicios debilita el conjunto. Mittermaier distinguió dos clases de hechos favorables al acusado.</w:t>
      </w:r>
      <w:r>
        <w:rPr>
          <w:rFonts w:ascii="Arial" w:eastAsia="Arial" w:hAnsi="Arial" w:cs="Arial"/>
          <w:color w:val="000000"/>
          <w:sz w:val="24"/>
          <w:szCs w:val="24"/>
          <w:vertAlign w:val="superscript"/>
        </w:rPr>
        <w:footnoteReference w:id="34"/>
      </w:r>
      <w:r>
        <w:rPr>
          <w:rFonts w:ascii="Arial" w:eastAsia="Arial" w:hAnsi="Arial" w:cs="Arial"/>
          <w:color w:val="000000"/>
          <w:sz w:val="24"/>
          <w:szCs w:val="24"/>
        </w:rPr>
        <w:t xml:space="preserve">Los primeros impiden atribuirle el hecho. Los segundos ofrecen una explicación inocente de los datos incriminatorios. Devis Echandía, según la exposición de Cortés Coto, precisó el efecto de los contraindicios no desvirtuados.</w:t>
      </w:r>
      <w:r>
        <w:rPr>
          <w:rFonts w:ascii="Arial" w:eastAsia="Arial" w:hAnsi="Arial" w:cs="Arial"/>
          <w:color w:val="000000"/>
          <w:sz w:val="24"/>
          <w:szCs w:val="24"/>
          <w:vertAlign w:val="superscript"/>
        </w:rPr>
        <w:footnoteReference w:id="35"/>
      </w:r>
      <w:r>
        <w:rPr>
          <w:rFonts w:ascii="Arial" w:eastAsia="Arial" w:hAnsi="Arial" w:cs="Arial"/>
          <w:color w:val="000000"/>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spacing w:before="0" w:after="0" w:line="240" w:lineRule="auto"/>
              <w:ind w:left="113" w:hanging="113"/>
              <w:jc w:val="left"/>
            </w:pPr>
            <w:r>
              <w:rPr>
                <w:rFonts w:ascii="Arial" w:eastAsia="Arial" w:hAnsi="Arial" w:cs="Arial"/>
                <w:b/>
                <w:bCs/>
                <w:color w:val="000000"/>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spacing w:before="0" w:after="0" w:line="240" w:lineRule="auto"/>
              <w:ind w:left="113" w:hanging="113"/>
              <w:jc w:val="left"/>
            </w:pPr>
            <w:r>
              <w:rPr>
                <w:rFonts w:ascii="Arial" w:eastAsia="Arial" w:hAnsi="Arial" w:cs="Arial"/>
                <w:b/>
                <w:bCs/>
                <w:color w:val="000000"/>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spacing w:before="0" w:after="0" w:line="240" w:lineRule="auto"/>
              <w:ind w:left="113" w:hanging="113"/>
              <w:jc w:val="left"/>
            </w:pPr>
            <w:r>
              <w:rPr>
                <w:rFonts w:ascii="Arial" w:eastAsia="Arial" w:hAnsi="Arial" w:cs="Arial"/>
                <w:b/>
                <w:bCs/>
                <w:color w:val="000000"/>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Los contraindicios no desvirtuados desarticulan la convergencia del conjunto.</w:t>
            </w:r>
          </w:p>
        </w:tc>
      </w:tr>
    </w:tbl>
    <w:p w14:paraId="321E52CE" w14:textId="77777777" w:rsidR="00816622" w:rsidRPr="00816622" w:rsidRDefault="00816622" w:rsidP="00816622">
      <w:pPr>
        <w:spacing w:before="0" w:after="0" w:line="360" w:lineRule="auto"/>
        <w:ind w:firstLine="0"/>
        <w:jc w:val="both"/>
      </w:pPr>
      <w:r>
        <w:rPr>
          <w:rFonts w:ascii="Arial" w:eastAsia="Arial" w:hAnsi="Arial" w:cs="Arial"/>
          <w:color w:val="000000"/>
          <w:sz w:val="20"/>
          <w:szCs w:val="20"/>
        </w:rPr>
        <w:lastRenderedPageBreak/>
        <w:t xml:space="preserve">Tabla 2. Clasificaciones de los indicios y sus efectos. Elaboración propia con base en Mittermaier, pp. 365-378, Carnelutti, p. 219, Cortés Coto, pp. 280-287, e Igartua Salaverría, p. 48.</w:t>
      </w:r>
    </w:p>
    <w:p>
      <w:pPr>
        <w:spacing w:before="0" w:after="0" w:line="360" w:lineRule="auto"/>
        <w:jc w:val="left"/>
      </w:pPr>
    </w:p>
    <w:p w14:paraId="3C27A963"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Las clasificaciones anteriores miden la fuerza del enlace, pero no explican por qué el enlace autoriza la conclusión. Esa explicación corresponde al plano epistemológico. La concepción racionalista de la prueba rechaza que la valoración dependa de la íntima convicción del juez. González Lagier sintetiza el punto de partida. La valoración no puede ser una operación libre de criterio y cargada de subjetividad.</w:t>
      </w:r>
      <w:r>
        <w:rPr>
          <w:rFonts w:ascii="Arial" w:eastAsia="Arial" w:hAnsi="Arial" w:cs="Arial"/>
          <w:color w:val="000000"/>
          <w:sz w:val="24"/>
          <w:szCs w:val="24"/>
          <w:vertAlign w:val="superscript"/>
        </w:rPr>
        <w:footnoteReference w:id="36"/>
      </w:r>
      <w:r>
        <w:rPr>
          <w:rFonts w:ascii="Arial" w:eastAsia="Arial" w:hAnsi="Arial" w:cs="Arial"/>
          <w:color w:val="000000"/>
          <w:sz w:val="24"/>
          <w:szCs w:val="24"/>
        </w:rPr>
        <w:t xml:space="preserve">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En ese contexto, la primera tarea consiste en identificar el tipo de razonamiento que subyace a la inferencia probatoria. González Lagier examina la deducción, la inducción generalizadora, la inducción probabilística y la abducción.</w:t>
      </w:r>
      <w:r>
        <w:rPr>
          <w:rFonts w:ascii="Arial" w:eastAsia="Arial" w:hAnsi="Arial" w:cs="Arial"/>
          <w:color w:val="000000"/>
          <w:sz w:val="24"/>
          <w:szCs w:val="24"/>
          <w:vertAlign w:val="superscript"/>
        </w:rPr>
        <w:footnoteReference w:id="37"/>
      </w:r>
      <w:r>
        <w:rPr>
          <w:rFonts w:ascii="Arial" w:eastAsia="Arial" w:hAnsi="Arial" w:cs="Arial"/>
          <w:color w:val="000000"/>
          <w:sz w:val="24"/>
          <w:szCs w:val="24"/>
        </w:rPr>
        <w:t xml:space="preserve">La deducción garantiza la conclusión si las premisas son verdaderas, pero no amplía el conocimiento. La inducción amplía el conocimiento, pero su conclusión solo es probable. La abducción infiere un hecho particular a partir de un resultado y de una regla.</w:t>
      </w:r>
      <w:r>
        <w:rPr>
          <w:rFonts w:ascii="Arial" w:eastAsia="Arial" w:hAnsi="Arial" w:cs="Arial"/>
          <w:color w:val="000000"/>
          <w:sz w:val="24"/>
          <w:szCs w:val="24"/>
          <w:vertAlign w:val="superscript"/>
        </w:rPr>
        <w:footnoteReference w:id="38"/>
      </w:r>
      <w:r>
        <w:rPr>
          <w:rFonts w:ascii="Arial" w:eastAsia="Arial" w:hAnsi="Arial" w:cs="Arial"/>
          <w:color w:val="000000"/>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Sobre esa premisa, la solidez de la inferencia se evalúa mediante criterios graduales. González Lagier los organiza en tres grupos.</w:t>
      </w:r>
      <w:r>
        <w:rPr>
          <w:rFonts w:ascii="Arial" w:eastAsia="Arial" w:hAnsi="Arial" w:cs="Arial"/>
          <w:color w:val="000000"/>
          <w:sz w:val="24"/>
          <w:szCs w:val="24"/>
          <w:vertAlign w:val="superscript"/>
        </w:rPr>
        <w:footnoteReference w:id="39"/>
      </w:r>
      <w:r>
        <w:rPr>
          <w:rFonts w:ascii="Arial" w:eastAsia="Arial" w:hAnsi="Arial" w:cs="Arial"/>
          <w:color w:val="000000"/>
          <w:sz w:val="24"/>
          <w:szCs w:val="24"/>
        </w:rPr>
        <w:t xml:space="preserve">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lastRenderedPageBreak/>
        <w:t>hipótesis derivadas. También pregunta si se eliminaron las hipótesis alternativas. Finalmente, pregunta si la hipótesis es coherente y simple. El autor aclara que la ausencia de un criterio no invalida por sí sola la inferencia.</w:t>
      </w:r>
      <w:r>
        <w:rPr>
          <w:rFonts w:ascii="Arial" w:eastAsia="Arial" w:hAnsi="Arial" w:cs="Arial"/>
          <w:color w:val="000000"/>
          <w:sz w:val="24"/>
          <w:szCs w:val="24"/>
          <w:vertAlign w:val="superscript"/>
        </w:rPr>
        <w:footnoteReference w:id="40"/>
      </w:r>
      <w:r>
        <w:rPr>
          <w:rFonts w:ascii="Arial" w:eastAsia="Arial" w:hAnsi="Arial" w:cs="Arial"/>
          <w:color w:val="000000"/>
          <w:sz w:val="24"/>
          <w:szCs w:val="24"/>
        </w:rPr>
        <w:t xml:space="preserve"> Casi todos los criterios admiten, además, cumplimiento en mayor o menor medida.</w:t>
      </w:r>
    </w:p>
    <w:p w14:paraId="63550EC0"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Este catálogo tiene un valor especial para la presente investigación. González Lagier demuestra que los requisitos jurisprudenciales de la prueba indiciaria coinciden con sus criterios de solidez.</w:t>
      </w:r>
      <w:r>
        <w:rPr>
          <w:rFonts w:ascii="Arial" w:eastAsia="Arial" w:hAnsi="Arial" w:cs="Arial"/>
          <w:color w:val="000000"/>
          <w:sz w:val="24"/>
          <w:szCs w:val="24"/>
          <w:vertAlign w:val="superscript"/>
        </w:rPr>
        <w:footnoteReference w:id="41"/>
      </w:r>
      <w:r>
        <w:rPr>
          <w:rFonts w:ascii="Arial" w:eastAsia="Arial" w:hAnsi="Arial" w:cs="Arial"/>
          <w:color w:val="000000"/>
          <w:sz w:val="24"/>
          <w:szCs w:val="24"/>
        </w:rPr>
        <w:t xml:space="preserve">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Por lo tanto, los requisitos forenses traducen al plano institucional pautas epistemológicas.</w:t>
      </w:r>
    </w:p>
    <w:p w14:paraId="5123CD1E"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Frente a la garantía, el análisis exige cuidado particular. Las máximas de experiencia son conclusiones de inducciones ampliativas y, por ello, solo son probables.</w:t>
      </w:r>
      <w:r>
        <w:rPr>
          <w:rFonts w:ascii="Arial" w:eastAsia="Arial" w:hAnsi="Arial" w:cs="Arial"/>
          <w:color w:val="000000"/>
          <w:sz w:val="24"/>
          <w:szCs w:val="24"/>
          <w:vertAlign w:val="superscript"/>
        </w:rPr>
        <w:footnoteReference w:id="42"/>
      </w:r>
      <w:r>
        <w:rPr>
          <w:rFonts w:ascii="Arial" w:eastAsia="Arial" w:hAnsi="Arial" w:cs="Arial"/>
          <w:color w:val="000000"/>
          <w:sz w:val="24"/>
          <w:szCs w:val="24"/>
        </w:rPr>
        <w:t xml:space="preserve">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Pr>
          <w:rFonts w:ascii="Arial" w:eastAsia="Arial" w:hAnsi="Arial" w:cs="Arial"/>
          <w:color w:val="000000"/>
          <w:sz w:val="24"/>
          <w:szCs w:val="24"/>
          <w:vertAlign w:val="superscript"/>
        </w:rPr>
        <w:footnoteReference w:id="43"/>
      </w:r>
      <w:r>
        <w:rPr>
          <w:rFonts w:ascii="Arial" w:eastAsia="Arial" w:hAnsi="Arial" w:cs="Arial"/>
          <w:color w:val="000000"/>
          <w:sz w:val="24"/>
          <w:szCs w:val="24"/>
        </w:rPr>
        <w:t xml:space="preserve"> También recomienda desconfiar de las reglas construidas </w:t>
      </w:r>
      <w:r>
        <w:rPr>
          <w:rFonts w:ascii="Arial" w:eastAsia="Arial" w:hAnsi="Arial" w:cs="Arial"/>
          <w:i/>
          <w:iCs/>
          <w:color w:val="000000"/>
          <w:sz w:val="24"/>
          <w:szCs w:val="24"/>
        </w:rPr>
        <w:t>ad hoc</w:t>
      </w:r>
      <w:r>
        <w:rPr>
          <w:rFonts w:ascii="Arial" w:eastAsia="Arial" w:hAnsi="Arial" w:cs="Arial"/>
          <w:color w:val="000000"/>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Aunado a lo anterior, Igartua precisa la diferencia entre la valoración individual y la valoración conjunta. Primero se valora cada elemento de prueba para determinar si es fiable.</w:t>
      </w:r>
      <w:r>
        <w:rPr>
          <w:rFonts w:ascii="Arial" w:eastAsia="Arial" w:hAnsi="Arial" w:cs="Arial"/>
          <w:color w:val="000000"/>
          <w:sz w:val="24"/>
          <w:szCs w:val="24"/>
          <w:vertAlign w:val="superscript"/>
        </w:rPr>
        <w:footnoteReference w:id="44"/>
      </w:r>
      <w:r>
        <w:rPr>
          <w:rFonts w:ascii="Arial" w:eastAsia="Arial" w:hAnsi="Arial" w:cs="Arial"/>
          <w:color w:val="000000"/>
          <w:sz w:val="24"/>
          <w:szCs w:val="24"/>
        </w:rPr>
        <w:t xml:space="preserve">Solo después se decanta cada elemento como prueba estricta o como indicio. La distinción entre ambas categorías no precede a la valoración, sino que resulta de ella. Luego se inaugura la valoración conjunta. En esta segunda fase cobran sentido la </w:t>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Por su parte, Igartua propone una imagen para comprender la valoración conjunta. Retoma de Haack la metáfora del crucigrama.</w:t>
      </w:r>
      <w:r>
        <w:rPr>
          <w:rFonts w:ascii="Arial" w:eastAsia="Arial" w:hAnsi="Arial" w:cs="Arial"/>
          <w:color w:val="000000"/>
          <w:sz w:val="24"/>
          <w:szCs w:val="24"/>
          <w:vertAlign w:val="superscript"/>
        </w:rPr>
        <w:footnoteReference w:id="45"/>
      </w:r>
      <w:r>
        <w:rPr>
          <w:rFonts w:ascii="Arial" w:eastAsia="Arial" w:hAnsi="Arial" w:cs="Arial"/>
          <w:color w:val="000000"/>
          <w:sz w:val="24"/>
          <w:szCs w:val="24"/>
        </w:rPr>
        <w:t xml:space="preserve">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Dentro de este marco, la corroboración conjunta no es automática. Haack, citada por Igartua, advierte que un conjunto de evidencias puede garantizar una conclusión en grado superior al de cada componente.</w:t>
      </w:r>
      <w:r>
        <w:rPr>
          <w:rFonts w:ascii="Arial" w:eastAsia="Arial" w:hAnsi="Arial" w:cs="Arial"/>
          <w:color w:val="000000"/>
          <w:sz w:val="24"/>
          <w:szCs w:val="24"/>
          <w:vertAlign w:val="superscript"/>
        </w:rPr>
        <w:footnoteReference w:id="46"/>
      </w:r>
      <w:r>
        <w:rPr>
          <w:rFonts w:ascii="Arial" w:eastAsia="Arial" w:hAnsi="Arial" w:cs="Arial"/>
          <w:color w:val="000000"/>
          <w:sz w:val="24"/>
          <w:szCs w:val="24"/>
        </w:rPr>
        <w:t xml:space="preserve">Sin embargo, la combinación no siempre es más fuerte que sus partes. Solo a veces lo es. Todo depende de cómo están unidos los indicios. De ahí que Igartua concluya que los indicios deben resultar concluyentes al unirse. Mittermaier había intuido el mismo fenómeno. Afirmó que el concurso de indicios conduce al objeto por diversos caminos.</w:t>
      </w:r>
      <w:r>
        <w:rPr>
          <w:rFonts w:ascii="Arial" w:eastAsia="Arial" w:hAnsi="Arial" w:cs="Arial"/>
          <w:color w:val="000000"/>
          <w:sz w:val="24"/>
          <w:szCs w:val="24"/>
          <w:vertAlign w:val="superscript"/>
        </w:rPr>
        <w:footnoteReference w:id="47"/>
      </w:r>
      <w:r>
        <w:rPr>
          <w:rFonts w:ascii="Arial" w:eastAsia="Arial" w:hAnsi="Arial" w:cs="Arial"/>
          <w:color w:val="000000"/>
          <w:sz w:val="24"/>
          <w:szCs w:val="24"/>
        </w:rPr>
        <w:t xml:space="preserve"> La conclusión que uno suministra la suministra también el otro y, por ello, la confirma.</w:t>
      </w:r>
    </w:p>
    <w:p w14:paraId="12A1C5A6"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 xml:space="preserve">El plano jurisprudencial exige partir del origen del término. Adminicular procede del latín </w:t>
      </w:r>
      <w:r>
        <w:rPr>
          <w:rFonts w:ascii="Arial" w:eastAsia="Arial" w:hAnsi="Arial" w:cs="Arial"/>
          <w:i/>
          <w:iCs/>
          <w:color w:val="000000"/>
          <w:sz w:val="24"/>
          <w:szCs w:val="24"/>
        </w:rPr>
        <w:t>adminiculum</w:t>
      </w:r>
      <w:r>
        <w:rPr>
          <w:rFonts w:ascii="Arial" w:eastAsia="Arial" w:hAnsi="Arial" w:cs="Arial"/>
          <w:color w:val="000000"/>
          <w:sz w:val="24"/>
          <w:szCs w:val="24"/>
        </w:rPr>
        <w:t xml:space="preserve">, que designa un apoyo o sostén. Su uso procesal es antiguo. Mittermaier recogió la categoría de la </w:t>
      </w:r>
      <w:r>
        <w:rPr>
          <w:rFonts w:ascii="Arial" w:eastAsia="Arial" w:hAnsi="Arial" w:cs="Arial"/>
          <w:i/>
          <w:iCs/>
          <w:color w:val="000000"/>
          <w:sz w:val="24"/>
          <w:szCs w:val="24"/>
        </w:rPr>
        <w:t xml:space="preserve">singularitas testium adminiculativa o cumulativa</w:t>
      </w:r>
      <w:r>
        <w:rPr>
          <w:rFonts w:ascii="Arial" w:eastAsia="Arial" w:hAnsi="Arial" w:cs="Arial"/>
          <w:color w:val="000000"/>
          <w:sz w:val="24"/>
          <w:szCs w:val="24"/>
        </w:rPr>
        <w:t>, empleada por los antiguos doctores.</w:t>
      </w:r>
      <w:r>
        <w:rPr>
          <w:rFonts w:ascii="Arial" w:eastAsia="Arial" w:hAnsi="Arial" w:cs="Arial"/>
          <w:color w:val="000000"/>
          <w:sz w:val="24"/>
          <w:szCs w:val="24"/>
          <w:vertAlign w:val="superscript"/>
        </w:rPr>
        <w:footnoteReference w:id="48"/>
      </w:r>
      <w:r>
        <w:rPr>
          <w:rFonts w:ascii="Arial" w:eastAsia="Arial" w:hAnsi="Arial" w:cs="Arial"/>
          <w:color w:val="000000"/>
          <w:sz w:val="24"/>
          <w:szCs w:val="24"/>
        </w:rPr>
        <w:t xml:space="preserve">Designaba varios testimonios que versaban sobre hechos distintos, pero que se sucedían y se completaban entre sí. El juez debía hacerse cargo de todos y de su íntimo enlace. El </w:t>
        <w:lastRenderedPageBreak/>
        <w:t>mismo autor empleó la voz adminículos en otro sentido.</w:t>
      </w:r>
      <w:r>
        <w:rPr>
          <w:rFonts w:ascii="Arial" w:eastAsia="Arial" w:hAnsi="Arial" w:cs="Arial"/>
          <w:color w:val="000000"/>
          <w:sz w:val="24"/>
          <w:szCs w:val="24"/>
          <w:vertAlign w:val="superscript"/>
        </w:rPr>
        <w:footnoteReference w:id="49"/>
      </w:r>
      <w:r>
        <w:rPr>
          <w:rFonts w:ascii="Arial" w:eastAsia="Arial" w:hAnsi="Arial" w:cs="Arial"/>
          <w:color w:val="000000"/>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 xml:space="preserve">En el derecho mexicano vigente, la adminiculación tiene un anclaje legal expreso en materia electoral. El artículo 16, párrafo 1, de la </w:t>
      </w:r>
      <w:r>
        <w:rPr>
          <w:rFonts w:ascii="Arial" w:eastAsia="Arial" w:hAnsi="Arial" w:cs="Arial"/>
          <w:i/>
          <w:iCs/>
          <w:color w:val="000000"/>
          <w:sz w:val="24"/>
          <w:szCs w:val="24"/>
        </w:rPr>
        <w:t xml:space="preserve">Ley General del Sistema de Medios de Impugnación en Materia Electoral</w:t>
      </w:r>
      <w:r>
        <w:rPr>
          <w:rFonts w:ascii="Arial" w:eastAsia="Arial" w:hAnsi="Arial" w:cs="Arial"/>
          <w:color w:val="000000"/>
          <w:sz w:val="24"/>
          <w:szCs w:val="24"/>
        </w:rPr>
        <w:t xml:space="preserve"> ordena valorar las pruebas conforme a la lógica, la sana crítica y la experiencia.</w:t>
      </w:r>
      <w:r>
        <w:rPr>
          <w:rFonts w:ascii="Arial" w:eastAsia="Arial" w:hAnsi="Arial" w:cs="Arial"/>
          <w:color w:val="000000"/>
          <w:sz w:val="24"/>
          <w:szCs w:val="24"/>
          <w:vertAlign w:val="superscript"/>
        </w:rPr>
        <w:footnoteReference w:id="50"/>
      </w:r>
      <w:r>
        <w:rPr>
          <w:rFonts w:ascii="Arial" w:eastAsia="Arial" w:hAnsi="Arial" w:cs="Arial"/>
          <w:color w:val="000000"/>
          <w:sz w:val="24"/>
          <w:szCs w:val="24"/>
        </w:rPr>
        <w:t xml:space="preserve">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adminiculadora.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Pr>
          <w:rFonts w:ascii="Arial" w:eastAsia="Arial" w:hAnsi="Arial" w:cs="Arial"/>
          <w:color w:val="000000"/>
          <w:sz w:val="24"/>
          <w:szCs w:val="24"/>
          <w:vertAlign w:val="superscript"/>
        </w:rPr>
        <w:footnoteReference w:id="51"/>
      </w:r>
      <w:r>
        <w:rPr>
          <w:rFonts w:ascii="Arial" w:eastAsia="Arial" w:hAnsi="Arial" w:cs="Arial"/>
          <w:color w:val="000000"/>
          <w:sz w:val="24"/>
          <w:szCs w:val="24"/>
        </w:rPr>
        <w:t xml:space="preserve">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Pr>
          <w:rFonts w:ascii="Arial" w:eastAsia="Arial" w:hAnsi="Arial" w:cs="Arial"/>
          <w:color w:val="000000"/>
          <w:sz w:val="24"/>
          <w:szCs w:val="24"/>
          <w:vertAlign w:val="superscript"/>
        </w:rPr>
        <w:footnoteReference w:id="52"/>
      </w:r>
      <w:r>
        <w:rPr>
          <w:rFonts w:ascii="Arial" w:eastAsia="Arial" w:hAnsi="Arial" w:cs="Arial"/>
          <w:color w:val="000000"/>
          <w:sz w:val="24"/>
          <w:szCs w:val="24"/>
        </w:rPr>
        <w:t xml:space="preserve"> Reprochó a la mayoría no analizar de manera exhaustiva cada una de las pruebas antes de declarar su insuficiencia. La mayoría, por su parte, </w:t>
        <w:lastRenderedPageBreak/>
        <w:t>sostuvo que diversas presunciones abstractas no se contrastaron con otras hipótesis posibles.</w:t>
      </w:r>
    </w:p>
    <w:p w14:paraId="614A46B2"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A partir de ese precedente, los tribunales colegiados trasladaron la doctrina al sistema acusatorio. El Primer Tribunal Colegiado en Materia Penal del Segundo Circuito sostuvo que el ejercicio inferencial es válido para condenar.</w:t>
      </w:r>
      <w:r>
        <w:rPr>
          <w:rFonts w:ascii="Arial" w:eastAsia="Arial" w:hAnsi="Arial" w:cs="Arial"/>
          <w:color w:val="000000"/>
          <w:sz w:val="24"/>
          <w:szCs w:val="24"/>
          <w:vertAlign w:val="superscript"/>
        </w:rPr>
        <w:footnoteReference w:id="53"/>
      </w:r>
      <w:r>
        <w:rPr>
          <w:rFonts w:ascii="Arial" w:eastAsia="Arial" w:hAnsi="Arial" w:cs="Arial"/>
          <w:color w:val="000000"/>
          <w:sz w:val="24"/>
          <w:szCs w:val="24"/>
        </w:rPr>
        <w:t xml:space="preserve">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r>
        <w:rPr>
          <w:rFonts w:ascii="Arial" w:eastAsia="Arial" w:hAnsi="Arial" w:cs="Arial"/>
          <w:i/>
          <w:iCs/>
          <w:color w:val="000000"/>
          <w:sz w:val="24"/>
          <w:szCs w:val="24"/>
        </w:rPr>
        <w:t>iter</w:t>
      </w:r>
      <w:r>
        <w:rPr>
          <w:rFonts w:ascii="Arial" w:eastAsia="Arial" w:hAnsi="Arial" w:cs="Arial"/>
          <w:color w:val="000000"/>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Pr>
          <w:rFonts w:ascii="Arial" w:eastAsia="Arial" w:hAnsi="Arial" w:cs="Arial"/>
          <w:color w:val="000000"/>
          <w:sz w:val="24"/>
          <w:szCs w:val="24"/>
          <w:vertAlign w:val="superscript"/>
        </w:rPr>
        <w:footnoteReference w:id="54"/>
      </w:r>
      <w:r>
        <w:rPr>
          <w:rFonts w:ascii="Arial" w:eastAsia="Arial" w:hAnsi="Arial" w:cs="Arial"/>
          <w:color w:val="000000"/>
          <w:sz w:val="24"/>
          <w:szCs w:val="24"/>
        </w:rPr>
        <w:t xml:space="preserve">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 xml:space="preserve">En congruencia con ese método, la Sala Superior emitió criterios sobre pruebas de bajo valor autónomo. La jurisprudencia 38/2002 estableció que las notas periodísticas </w:t>
        <w:lastRenderedPageBreak/>
        <w:t>solo pueden arrojar indicios.</w:t>
      </w:r>
      <w:r>
        <w:rPr>
          <w:rFonts w:ascii="Arial" w:eastAsia="Arial" w:hAnsi="Arial" w:cs="Arial"/>
          <w:color w:val="000000"/>
          <w:sz w:val="24"/>
          <w:szCs w:val="24"/>
          <w:vertAlign w:val="superscript"/>
        </w:rPr>
        <w:footnoteReference w:id="55"/>
      </w:r>
      <w:r>
        <w:rPr>
          <w:rFonts w:ascii="Arial" w:eastAsia="Arial" w:hAnsi="Arial" w:cs="Arial"/>
          <w:color w:val="000000"/>
          <w:sz w:val="24"/>
          <w:szCs w:val="24"/>
        </w:rPr>
        <w:t xml:space="preserve">Su fuerza aumenta cuando provienen de medios y autores distintos, coinciden en lo sustancial y no son desmentidas por el afectado. La jurisprudencia 4/2014 calificó como imperfectas las pruebas técnicas.</w:t>
      </w:r>
      <w:r>
        <w:rPr>
          <w:rFonts w:ascii="Arial" w:eastAsia="Arial" w:hAnsi="Arial" w:cs="Arial"/>
          <w:color w:val="000000"/>
          <w:sz w:val="24"/>
          <w:szCs w:val="24"/>
          <w:vertAlign w:val="superscript"/>
        </w:rPr>
        <w:footnoteReference w:id="56"/>
      </w:r>
      <w:r>
        <w:rPr>
          <w:rFonts w:ascii="Arial" w:eastAsia="Arial" w:hAnsi="Arial" w:cs="Arial"/>
          <w:color w:val="000000"/>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Asimismo, la Sala Superior vinculó la prueba indiciaria con el carácter determinante de las irregularidades. La tesis XXXI/2004 distinguió los factores cualitativo y cuantitativo de la determinancia.</w:t>
      </w:r>
      <w:r>
        <w:rPr>
          <w:rFonts w:ascii="Arial" w:eastAsia="Arial" w:hAnsi="Arial" w:cs="Arial"/>
          <w:color w:val="000000"/>
          <w:sz w:val="24"/>
          <w:szCs w:val="24"/>
          <w:vertAlign w:val="superscript"/>
        </w:rPr>
        <w:footnoteReference w:id="57"/>
      </w:r>
      <w:r>
        <w:rPr>
          <w:rFonts w:ascii="Arial" w:eastAsia="Arial" w:hAnsi="Arial" w:cs="Arial"/>
          <w:color w:val="000000"/>
          <w:sz w:val="24"/>
          <w:szCs w:val="24"/>
        </w:rPr>
        <w:t xml:space="preserve">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Pr>
          <w:rFonts w:ascii="Arial" w:eastAsia="Arial" w:hAnsi="Arial" w:cs="Arial"/>
          <w:color w:val="000000"/>
          <w:sz w:val="24"/>
          <w:szCs w:val="24"/>
          <w:vertAlign w:val="superscript"/>
        </w:rPr>
        <w:footnoteReference w:id="58"/>
      </w:r>
      <w:r>
        <w:rPr>
          <w:rFonts w:ascii="Arial" w:eastAsia="Arial" w:hAnsi="Arial" w:cs="Arial"/>
          <w:color w:val="000000"/>
          <w:sz w:val="24"/>
          <w:szCs w:val="24"/>
        </w:rPr>
        <w:t xml:space="preserve"> La jurisprudencia 44/2024 reiteró esa exigencia de plena acreditación para la nulidad por violación a principios constitucionales.</w:t>
      </w:r>
      <w:r>
        <w:rPr>
          <w:rFonts w:ascii="Arial" w:eastAsia="Arial" w:hAnsi="Arial" w:cs="Arial"/>
          <w:color w:val="000000"/>
          <w:sz w:val="24"/>
          <w:szCs w:val="24"/>
          <w:vertAlign w:val="superscript"/>
        </w:rPr>
        <w:footnoteReference w:id="59"/>
      </w:r>
    </w:p>
    <w:p w14:paraId="44A5B162"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lastRenderedPageBreak/>
        <w:t>Nación.</w:t>
      </w:r>
      <w:r>
        <w:rPr>
          <w:rFonts w:ascii="Arial" w:eastAsia="Arial" w:hAnsi="Arial" w:cs="Arial"/>
          <w:color w:val="000000"/>
          <w:sz w:val="24"/>
          <w:szCs w:val="24"/>
          <w:vertAlign w:val="superscript"/>
        </w:rPr>
        <w:footnoteReference w:id="60"/>
      </w:r>
      <w:r>
        <w:rPr>
          <w:rFonts w:ascii="Arial" w:eastAsia="Arial" w:hAnsi="Arial" w:cs="Arial"/>
          <w:color w:val="000000"/>
          <w:sz w:val="24"/>
          <w:szCs w:val="24"/>
        </w:rPr>
        <w:t xml:space="preserve">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Al aplicar ese marco, la Sala Superior desestimó la pretensión de nulidad. Concluyó que no existían pruebas directas de los hechos indiciarios.</w:t>
      </w:r>
      <w:r>
        <w:rPr>
          <w:rFonts w:ascii="Arial" w:eastAsia="Arial" w:hAnsi="Arial" w:cs="Arial"/>
          <w:color w:val="000000"/>
          <w:sz w:val="24"/>
          <w:szCs w:val="24"/>
          <w:vertAlign w:val="superscript"/>
        </w:rPr>
        <w:footnoteReference w:id="61"/>
      </w:r>
      <w:r>
        <w:rPr>
          <w:rFonts w:ascii="Arial" w:eastAsia="Arial" w:hAnsi="Arial" w:cs="Arial"/>
          <w:color w:val="000000"/>
          <w:sz w:val="24"/>
          <w:szCs w:val="24"/>
        </w:rPr>
        <w:t xml:space="preserve">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La resolución muestra el grado de desarrollo de la doctrina jurisdiccional. Los requisitos enunciados coinciden con los criterios de solidez descritos por González Lagier. Además, la exigencia de contrastar hipótesis reproduce el criterio de eliminación de alternativas que Mittermaier ya planteaba. Con todo, la sentencia no explicita qué grado de corroboración conjunta basta para tener por probada una hipótesis. Esa omisión es el punto de partida de la crítica que sigue.</w:t>
      </w:r>
    </w:p>
    <w:p w14:paraId="598C0492"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 xml:space="preserve">Esa crítica se articula en cinco objeciones. La primera se dirige contra la fórmula de la valoración conjunta cuando se emplea sin motivación analítica. Igartua advierte que el calificativo conjunta parece eximir de toda glosa.</w:t>
      </w:r>
      <w:r>
        <w:rPr>
          <w:rFonts w:ascii="Arial" w:eastAsia="Arial" w:hAnsi="Arial" w:cs="Arial"/>
          <w:color w:val="000000"/>
          <w:sz w:val="24"/>
          <w:szCs w:val="24"/>
          <w:vertAlign w:val="superscript"/>
        </w:rPr>
        <w:footnoteReference w:id="62"/>
      </w:r>
      <w:r>
        <w:rPr>
          <w:rFonts w:ascii="Arial" w:eastAsia="Arial" w:hAnsi="Arial" w:cs="Arial"/>
          <w:color w:val="000000"/>
          <w:sz w:val="24"/>
          <w:szCs w:val="24"/>
        </w:rPr>
        <w:t xml:space="preserve">Esa dejación convierte la valoración conjunta en el baluarte de la valoración más subjetiva e incontrolable. El autor describe dos imágenes opuestas. La correcta es la de </w:t>
        <w:lastRenderedPageBreak/>
        <w:t>un ramillete, cuyos elementos siguen siendo distinguibles.</w:t>
      </w:r>
      <w:r>
        <w:rPr>
          <w:rFonts w:ascii="Arial" w:eastAsia="Arial" w:hAnsi="Arial" w:cs="Arial"/>
          <w:color w:val="000000"/>
          <w:sz w:val="24"/>
          <w:szCs w:val="24"/>
          <w:vertAlign w:val="superscript"/>
        </w:rPr>
        <w:footnoteReference w:id="63"/>
      </w:r>
      <w:r>
        <w:rPr>
          <w:rFonts w:ascii="Arial" w:eastAsia="Arial" w:hAnsi="Arial" w:cs="Arial"/>
          <w:color w:val="000000"/>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 xml:space="preserve">La segunda crítica atañe al conteo indebido de indicios. La pluralidad puede simularse mediante la fragmentación de un mismo hecho en varios enunciados. Mittermaier ya denunció este riesgo al exigir que cada indicio descansara en una circunstancia independiente.</w:t>
      </w:r>
      <w:r>
        <w:rPr>
          <w:rFonts w:ascii="Arial" w:eastAsia="Arial" w:hAnsi="Arial" w:cs="Arial"/>
          <w:color w:val="000000"/>
          <w:sz w:val="24"/>
          <w:szCs w:val="24"/>
          <w:vertAlign w:val="superscript"/>
        </w:rPr>
        <w:footnoteReference w:id="64"/>
      </w:r>
      <w:r>
        <w:rPr>
          <w:rFonts w:ascii="Arial" w:eastAsia="Arial" w:hAnsi="Arial" w:cs="Arial"/>
          <w:color w:val="000000"/>
          <w:sz w:val="24"/>
          <w:szCs w:val="24"/>
        </w:rPr>
        <w:t xml:space="preserve">El mismo peligro aparece cuando varias notas periodísticas reproducen una única fuente. En tal caso, la coincidencia expresa repetición y no corroboración. Ferrer Beltrán explica que las pruebas redundantes aportan un rendimiento decreciente.</w:t>
      </w:r>
      <w:r>
        <w:rPr>
          <w:rFonts w:ascii="Arial" w:eastAsia="Arial" w:hAnsi="Arial" w:cs="Arial"/>
          <w:color w:val="000000"/>
          <w:sz w:val="24"/>
          <w:szCs w:val="24"/>
          <w:vertAlign w:val="superscript"/>
        </w:rPr>
        <w:footnoteReference w:id="65"/>
      </w:r>
      <w:r>
        <w:rPr>
          <w:rFonts w:ascii="Arial" w:eastAsia="Arial" w:hAnsi="Arial" w:cs="Arial"/>
          <w:color w:val="000000"/>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Pr>
          <w:rFonts w:ascii="Arial" w:eastAsia="Arial" w:hAnsi="Arial" w:cs="Arial"/>
          <w:color w:val="000000"/>
          <w:sz w:val="24"/>
          <w:szCs w:val="24"/>
          <w:vertAlign w:val="superscript"/>
        </w:rPr>
        <w:footnoteReference w:id="66"/>
      </w:r>
      <w:r>
        <w:rPr>
          <w:rFonts w:ascii="Arial" w:eastAsia="Arial" w:hAnsi="Arial" w:cs="Arial"/>
          <w:color w:val="000000"/>
          <w:sz w:val="24"/>
          <w:szCs w:val="24"/>
        </w:rPr>
        <w:t xml:space="preserve">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Pr>
          <w:rFonts w:ascii="Arial" w:eastAsia="Arial" w:hAnsi="Arial" w:cs="Arial"/>
          <w:color w:val="000000"/>
          <w:sz w:val="24"/>
          <w:szCs w:val="24"/>
          <w:vertAlign w:val="superscript"/>
        </w:rPr>
        <w:footnoteReference w:id="67"/>
      </w:r>
    </w:p>
    <w:p w14:paraId="096F214B"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La cuarta crítica recae sobre el riesgo inverso, es decir, la rigidez. González Lagier advierte que fijar criterios de valoración por vía jurisprudencial puede instaurar un nuevo sistema de prueba tasada.</w:t>
      </w:r>
      <w:r>
        <w:rPr>
          <w:rFonts w:ascii="Arial" w:eastAsia="Arial" w:hAnsi="Arial" w:cs="Arial"/>
          <w:color w:val="000000"/>
          <w:sz w:val="24"/>
          <w:szCs w:val="24"/>
          <w:vertAlign w:val="superscript"/>
        </w:rPr>
        <w:footnoteReference w:id="68"/>
      </w:r>
      <w:r>
        <w:rPr>
          <w:rFonts w:ascii="Arial" w:eastAsia="Arial" w:hAnsi="Arial" w:cs="Arial"/>
          <w:color w:val="000000"/>
          <w:sz w:val="24"/>
          <w:szCs w:val="24"/>
        </w:rPr>
        <w:t xml:space="preserve">Ese riesgo aparece si los criterios se aplican como requisitos mecánicos y no como pautas graduales. La historia confirma la advertencia. La ley </w:t>
        <w:lastRenderedPageBreak/>
        <w:t>austriaca de 1833 exigía un número mínimo de indicios.</w:t>
      </w:r>
      <w:r>
        <w:rPr>
          <w:rFonts w:ascii="Arial" w:eastAsia="Arial" w:hAnsi="Arial" w:cs="Arial"/>
          <w:color w:val="000000"/>
          <w:sz w:val="24"/>
          <w:szCs w:val="24"/>
          <w:vertAlign w:val="superscript"/>
        </w:rPr>
        <w:footnoteReference w:id="69"/>
      </w:r>
      <w:r>
        <w:rPr>
          <w:rFonts w:ascii="Arial" w:eastAsia="Arial" w:hAnsi="Arial" w:cs="Arial"/>
          <w:color w:val="000000"/>
          <w:sz w:val="24"/>
          <w:szCs w:val="24"/>
        </w:rPr>
        <w:t xml:space="preserve"> El propio Mittermaier consideró que exigir de manera absoluta indicios anteriores, concomitantes y posteriores obligaría a absolver aun ante una culpabilidad cierta.</w:t>
      </w:r>
      <w:r>
        <w:rPr>
          <w:rFonts w:ascii="Arial" w:eastAsia="Arial" w:hAnsi="Arial" w:cs="Arial"/>
          <w:color w:val="000000"/>
          <w:sz w:val="24"/>
          <w:szCs w:val="24"/>
          <w:vertAlign w:val="superscript"/>
        </w:rPr>
        <w:footnoteReference w:id="70"/>
      </w:r>
      <w:r>
        <w:rPr>
          <w:rFonts w:ascii="Arial" w:eastAsia="Arial" w:hAnsi="Arial" w:cs="Arial"/>
          <w:color w:val="000000"/>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Pr>
          <w:rFonts w:ascii="Arial" w:eastAsia="Arial" w:hAnsi="Arial" w:cs="Arial"/>
          <w:color w:val="000000"/>
          <w:sz w:val="24"/>
          <w:szCs w:val="24"/>
          <w:vertAlign w:val="superscript"/>
        </w:rPr>
        <w:footnoteReference w:id="71"/>
      </w:r>
      <w:r>
        <w:rPr>
          <w:rFonts w:ascii="Arial" w:eastAsia="Arial" w:hAnsi="Arial" w:cs="Arial"/>
          <w:color w:val="000000"/>
          <w:sz w:val="24"/>
          <w:szCs w:val="24"/>
        </w:rPr>
        <w:t xml:space="preserve">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2BA6FC7"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La quinta crítica conduce a deslindar la adminiculación del estándar de prueba. Una confusión frecuente consiste en tratar la adminiculación como si fuera un estándar de prueba. La distinción se aclara con la teoría de los momentos de la actividad probatoria. Ferrer Beltrán distingue tres momentos.</w:t>
      </w:r>
      <w:r>
        <w:rPr>
          <w:rFonts w:ascii="Arial" w:eastAsia="Arial" w:hAnsi="Arial" w:cs="Arial"/>
          <w:color w:val="000000"/>
          <w:sz w:val="24"/>
          <w:szCs w:val="24"/>
          <w:vertAlign w:val="superscript"/>
        </w:rPr>
        <w:footnoteReference w:id="72"/>
      </w:r>
      <w:r>
        <w:rPr>
          <w:rFonts w:ascii="Arial" w:eastAsia="Arial" w:hAnsi="Arial" w:cs="Arial"/>
          <w:color w:val="000000"/>
          <w:sz w:val="24"/>
          <w:szCs w:val="24"/>
        </w:rPr>
        <w:t xml:space="preserve">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 xml:space="preserve">Sobre esa distinción descansa una consecuencia metodológica central. Ferrer Beltrán afirma que el resultado de la valoración no implica por sí solo nada respecto de </w:t>
        <w:lastRenderedPageBreak/>
        <w:t>la decisión.</w:t>
      </w:r>
      <w:r>
        <w:rPr>
          <w:rFonts w:ascii="Arial" w:eastAsia="Arial" w:hAnsi="Arial" w:cs="Arial"/>
          <w:color w:val="000000"/>
          <w:sz w:val="24"/>
          <w:szCs w:val="24"/>
          <w:vertAlign w:val="superscript"/>
        </w:rPr>
        <w:footnoteReference w:id="73"/>
      </w:r>
      <w:r>
        <w:rPr>
          <w:rFonts w:ascii="Arial" w:eastAsia="Arial" w:hAnsi="Arial" w:cs="Arial"/>
          <w:color w:val="000000"/>
          <w:sz w:val="24"/>
          <w:szCs w:val="24"/>
        </w:rPr>
        <w:t xml:space="preserve">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Pr>
          <w:rFonts w:ascii="Arial" w:eastAsia="Arial" w:hAnsi="Arial" w:cs="Arial"/>
          <w:color w:val="000000"/>
          <w:sz w:val="24"/>
          <w:szCs w:val="24"/>
          <w:vertAlign w:val="superscript"/>
        </w:rPr>
        <w:footnoteReference w:id="74"/>
      </w:r>
      <w:r>
        <w:rPr>
          <w:rFonts w:ascii="Arial" w:eastAsia="Arial" w:hAnsi="Arial" w:cs="Arial"/>
          <w:color w:val="000000"/>
          <w:sz w:val="24"/>
          <w:szCs w:val="24"/>
        </w:rPr>
        <w:t xml:space="preserve"> Responde a los valores en juego en cada tipo de proceso. Igartua coincide en que compete al legislador fijar el </w:t>
      </w:r>
      <w:r>
        <w:rPr>
          <w:rFonts w:ascii="Arial" w:eastAsia="Arial" w:hAnsi="Arial" w:cs="Arial"/>
          <w:i/>
          <w:iCs/>
          <w:color w:val="000000"/>
          <w:sz w:val="24"/>
          <w:szCs w:val="24"/>
        </w:rPr>
        <w:t>quantum</w:t>
      </w:r>
      <w:r>
        <w:rPr>
          <w:rFonts w:ascii="Arial" w:eastAsia="Arial" w:hAnsi="Arial" w:cs="Arial"/>
          <w:color w:val="000000"/>
          <w:sz w:val="24"/>
          <w:szCs w:val="24"/>
        </w:rPr>
        <w:t xml:space="preserve"> de prueba exigido.</w:t>
      </w:r>
      <w:r>
        <w:rPr>
          <w:rFonts w:ascii="Arial" w:eastAsia="Arial" w:hAnsi="Arial" w:cs="Arial"/>
          <w:color w:val="000000"/>
          <w:sz w:val="24"/>
          <w:szCs w:val="24"/>
          <w:vertAlign w:val="superscript"/>
        </w:rPr>
        <w:footnoteReference w:id="75"/>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spacing w:before="0" w:after="0" w:line="240" w:lineRule="auto"/>
              <w:ind w:left="113" w:hanging="113"/>
              <w:jc w:val="left"/>
            </w:pPr>
            <w:r>
              <w:rPr>
                <w:rFonts w:ascii="Arial" w:eastAsia="Arial" w:hAnsi="Arial" w:cs="Arial"/>
                <w:b/>
                <w:bCs/>
                <w:color w:val="000000"/>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spacing w:before="0" w:after="0" w:line="240" w:lineRule="auto"/>
              <w:ind w:left="113" w:hanging="113"/>
              <w:jc w:val="left"/>
            </w:pPr>
            <w:r>
              <w:rPr>
                <w:rFonts w:ascii="Arial" w:eastAsia="Arial" w:hAnsi="Arial" w:cs="Arial"/>
                <w:b/>
                <w:bCs/>
                <w:color w:val="000000"/>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spacing w:before="0" w:after="0" w:line="240" w:lineRule="auto"/>
              <w:ind w:left="113" w:hanging="113"/>
              <w:jc w:val="left"/>
            </w:pPr>
            <w:r>
              <w:rPr>
                <w:rFonts w:ascii="Arial" w:eastAsia="Arial" w:hAnsi="Arial" w:cs="Arial"/>
                <w:b/>
                <w:bCs/>
                <w:color w:val="000000"/>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spacing w:before="0" w:after="0" w:line="240" w:lineRule="auto"/>
              <w:ind w:left="113" w:hanging="113"/>
              <w:jc w:val="left"/>
            </w:pPr>
            <w:r>
              <w:rPr>
                <w:rFonts w:ascii="Arial" w:eastAsia="Arial" w:hAnsi="Arial" w:cs="Arial"/>
                <w:color w:val="000000"/>
                <w:sz w:val="22"/>
                <w:szCs w:val="22"/>
              </w:rPr>
              <w:t>El legislador o, en su defecto, la jurisprudencia</w:t>
            </w:r>
          </w:p>
        </w:tc>
      </w:tr>
    </w:tbl>
    <w:p w14:paraId="63FAA4ED" w14:textId="77777777" w:rsidR="00816622" w:rsidRPr="00816622" w:rsidRDefault="00816622" w:rsidP="00816622">
      <w:pPr>
        <w:spacing w:before="0" w:after="0" w:line="360" w:lineRule="auto"/>
        <w:ind w:firstLine="0"/>
        <w:jc w:val="both"/>
      </w:pPr>
      <w:r>
        <w:rPr>
          <w:rFonts w:ascii="Arial" w:eastAsia="Arial" w:hAnsi="Arial" w:cs="Arial"/>
          <w:color w:val="000000"/>
          <w:sz w:val="20"/>
          <w:szCs w:val="20"/>
        </w:rPr>
        <w:t>Tabla 3. Deslinde entre adminiculación y estándar de prueba. Elaboración propia con base en Ferrer Beltrán, La valoración racional de la prueba, pp. 41-49, e Igartua Salaverría, Indicios, duda razonable, prueba científica, pp. 39 y 51.</w:t>
      </w:r>
    </w:p>
    <w:p>
      <w:pPr>
        <w:spacing w:before="0" w:after="0" w:line="360" w:lineRule="auto"/>
        <w:jc w:val="left"/>
      </w:pPr>
    </w:p>
    <w:p w14:paraId="147187B1"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lastRenderedPageBreak/>
        <w:t>discrecionalidad. En ella, dos tribunales pueden aplicar correctamente la adminiculación y llegar a decisiones opuestas.</w:t>
      </w:r>
    </w:p>
    <w:p w14:paraId="626F5D47"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adminiculador justifica el estudio del estándar de prueba. Ese estudio constituye el objeto del apartado 1.2.</w:t>
      </w:r>
    </w:p>
    <w:p w14:paraId="5DAA9FD3"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Antes de emprender ese estudio, un caso hipotético permite mostrar la operatividad de los criterios expuestos. El caso se construye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before="0" w:after="0" w:line="360" w:lineRule="auto"/>
        <w:ind w:firstLine="709"/>
        <w:jc w:val="both"/>
      </w:pPr>
      <w:r>
        <w:rPr>
          <w:rFonts w:ascii="Arial" w:eastAsia="Arial" w:hAnsi="Arial" w:cs="Arial"/>
          <w:color w:val="000000"/>
          <w:sz w:val="24"/>
          <w:szCs w:val="24"/>
        </w:rPr>
        <w:t>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Por ello, la pluralidad es real. En términos de González Lagier, se cumplen los criterios de fiabilidad, variedad y pertinencia.</w:t>
      </w:r>
    </w:p>
    <w:p w14:paraId="5195E47E" w14:textId="55DDE79F" w:rsidR="00F45A1B" w:rsidRPr="00943E92" w:rsidRDefault="00816622" w:rsidP="00943E92">
      <w:pPr>
        <w:spacing w:before="0" w:after="0" w:line="360" w:lineRule="auto"/>
        <w:ind w:firstLine="709"/>
        <w:jc w:val="both"/>
      </w:pPr>
      <w:r>
        <w:rPr>
          <w:rFonts w:ascii="Arial" w:eastAsia="Arial" w:hAnsi="Arial" w:cs="Arial"/>
          <w:color w:val="000000"/>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pPr>
        <w:spacing w:before="0" w:after="0" w:line="360" w:lineRule="auto"/>
        <w:jc w:val="left"/>
      </w:pPr>
    </w:p>
    <w:p>
      <w:pPr>
        <w:pStyle w:val="Ttulo2"/>
        <w:keepNext/>
        <w:spacing w:before="0" w:after="0" w:line="360" w:lineRule="auto"/>
        <w:ind w:left="567" w:hanging="284"/>
        <w:jc w:val="left"/>
      </w:pPr>
      <w:r>
        <w:rPr>
          <w:rFonts w:ascii="Arial" w:eastAsia="Arial" w:hAnsi="Arial" w:cs="Arial"/>
          <w:color w:val="000000"/>
          <w:sz w:val="24"/>
          <w:szCs w:val="24"/>
        </w:rPr>
        <w:t xml:space="preserve">1.2. </w:t>
      </w:r>
      <w:r>
        <w:rPr>
          <w:rFonts w:ascii="Arial" w:eastAsia="Arial" w:hAnsi="Arial" w:cs="Arial"/>
          <w:i/>
          <w:iCs/>
          <w:color w:val="000000"/>
          <w:sz w:val="24"/>
          <w:szCs w:val="24"/>
        </w:rPr>
        <w:t xml:space="preserve">La distinción entre valoración de la prueba y estándar de prueba</w:t>
      </w:r>
    </w:p>
    <w:p>
      <w:pPr>
        <w:spacing w:before="0" w:after="0" w:line="360" w:lineRule="auto"/>
        <w:jc w:val="left"/>
      </w:pPr>
    </w:p>
    <w:p w14:paraId="4A3F9D7D" w14:textId="77777777" w:rsidR="00657C4E" w:rsidRPr="00657C4E" w:rsidRDefault="00657C4E" w:rsidP="00657C4E">
      <w:pPr>
        <w:spacing w:before="0" w:after="0" w:line="360" w:lineRule="auto"/>
        <w:ind w:firstLine="0"/>
        <w:jc w:val="both"/>
      </w:pPr>
      <w:r>
        <w:rPr>
          <w:rFonts w:ascii="Arial" w:eastAsia="Arial" w:hAnsi="Arial" w:cs="Arial"/>
          <w:color w:val="000000"/>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 Para demostrarlo, plantea el problema en la legislación electoral y reconstruye la genealogía de la distinción. Después ubica cada figura en los momentos de la actividad probatoria y explica la naturaleza normativa y las funciones del estándar. Enseguida lo deslinda de la carga de la prueba y de la sana crítica. También critica la convicción del juzgador como criterio de suficiencia. Por último, examina la recepción de la distinción en el derecho mexicano, las consecuencias de ignorarla y los criterios para identificar un auténtico estándar.</w:t>
      </w:r>
    </w:p>
    <w:p w14:paraId="6857139F"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Pr>
          <w:rFonts w:ascii="Arial" w:eastAsia="Arial" w:hAnsi="Arial" w:cs="Arial"/>
          <w:color w:val="000000"/>
          <w:sz w:val="24"/>
          <w:szCs w:val="24"/>
          <w:vertAlign w:val="superscript"/>
        </w:rPr>
        <w:footnoteReference w:id="76"/>
      </w:r>
      <w:r>
        <w:rPr>
          <w:rFonts w:ascii="Arial" w:eastAsia="Arial" w:hAnsi="Arial" w:cs="Arial"/>
          <w:color w:val="000000"/>
          <w:sz w:val="24"/>
          <w:szCs w:val="24"/>
        </w:rPr>
        <w:t xml:space="preserve">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Pr>
          <w:rFonts w:ascii="Arial" w:eastAsia="Arial" w:hAnsi="Arial" w:cs="Arial"/>
          <w:color w:val="000000"/>
          <w:sz w:val="24"/>
          <w:szCs w:val="24"/>
          <w:vertAlign w:val="superscript"/>
        </w:rPr>
        <w:footnoteReference w:id="77"/>
      </w:r>
      <w:r>
        <w:rPr>
          <w:rFonts w:ascii="Arial" w:eastAsia="Arial" w:hAnsi="Arial" w:cs="Arial"/>
          <w:color w:val="000000"/>
          <w:sz w:val="24"/>
          <w:szCs w:val="24"/>
        </w:rPr>
        <w:t xml:space="preserve"> Por tanto, la ausencia de estándar constituye un defecto estructural del sistema de decisión.</w:t>
      </w:r>
    </w:p>
    <w:p w14:paraId="6F98B21F"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 xml:space="preserve">En este orden de ideas, la legislación electoral mexicana ofrece un ejemplo claro del problema. El artículo 16 de la </w:t>
      </w:r>
      <w:r>
        <w:rPr>
          <w:rFonts w:ascii="Arial" w:eastAsia="Arial" w:hAnsi="Arial" w:cs="Arial"/>
          <w:i/>
          <w:iCs/>
          <w:color w:val="000000"/>
          <w:sz w:val="24"/>
          <w:szCs w:val="24"/>
        </w:rPr>
        <w:t xml:space="preserve">Ley General del Sistema de Medios de Impugnación en Materia Electoral</w:t>
      </w:r>
      <w:r>
        <w:rPr>
          <w:rFonts w:ascii="Arial" w:eastAsia="Arial" w:hAnsi="Arial" w:cs="Arial"/>
          <w:color w:val="000000"/>
          <w:sz w:val="24"/>
          <w:szCs w:val="24"/>
        </w:rPr>
        <w:t xml:space="preserve"> regula la valoración probatoria en tres párrafos.</w:t>
      </w:r>
      <w:r>
        <w:rPr>
          <w:rFonts w:ascii="Arial" w:eastAsia="Arial" w:hAnsi="Arial" w:cs="Arial"/>
          <w:color w:val="000000"/>
          <w:sz w:val="24"/>
          <w:szCs w:val="24"/>
          <w:vertAlign w:val="superscript"/>
        </w:rPr>
        <w:footnoteReference w:id="78"/>
      </w:r>
      <w:r>
        <w:rPr>
          <w:rFonts w:ascii="Arial" w:eastAsia="Arial" w:hAnsi="Arial" w:cs="Arial"/>
          <w:color w:val="000000"/>
          <w:sz w:val="24"/>
          <w:szCs w:val="24"/>
        </w:rPr>
        <w:t xml:space="preserve">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0" w:after="0" w:line="360" w:lineRule="auto"/>
        <w:ind w:left="709" w:firstLine="0"/>
        <w:jc w:val="both"/>
      </w:pPr>
      <w:r>
        <w:rPr>
          <w:rFonts w:ascii="Arial" w:eastAsia="Arial" w:hAnsi="Arial" w:cs="Arial"/>
          <w:color w:val="000000"/>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a continuación.</w:t>
      </w:r>
    </w:p>
    <w:p w14:paraId="646B4802"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 xml:space="preserve">Su desarrollo exige reconstruir primero el origen histórico de la distinción. La historia de los estándares de prueba comienza, paradójicamente, en el sistema de prueba legal. Nieva Fenoll explica que ese sistema conocía dos niveles de convicción.</w:t>
      </w:r>
      <w:r>
        <w:rPr>
          <w:rFonts w:ascii="Arial" w:eastAsia="Arial" w:hAnsi="Arial" w:cs="Arial"/>
          <w:color w:val="000000"/>
          <w:sz w:val="24"/>
          <w:szCs w:val="24"/>
          <w:vertAlign w:val="superscript"/>
        </w:rPr>
        <w:footnoteReference w:id="79"/>
      </w:r>
      <w:r>
        <w:rPr>
          <w:rFonts w:ascii="Arial" w:eastAsia="Arial" w:hAnsi="Arial" w:cs="Arial"/>
          <w:color w:val="000000"/>
          <w:sz w:val="24"/>
          <w:szCs w:val="24"/>
        </w:rPr>
        <w:t xml:space="preserve">La </w:t>
      </w:r>
      <w:r>
        <w:rPr>
          <w:rFonts w:ascii="Arial" w:eastAsia="Arial" w:hAnsi="Arial" w:cs="Arial"/>
          <w:i/>
          <w:iCs/>
          <w:color w:val="000000"/>
          <w:sz w:val="24"/>
          <w:szCs w:val="24"/>
        </w:rPr>
        <w:t>probatio plena</w:t>
      </w:r>
      <w:r>
        <w:rPr>
          <w:rFonts w:ascii="Arial" w:eastAsia="Arial" w:hAnsi="Arial" w:cs="Arial"/>
          <w:color w:val="000000"/>
          <w:sz w:val="24"/>
          <w:szCs w:val="24"/>
        </w:rPr>
        <w:t xml:space="preserve"> se alcanzaba con un documento público, con dos testigos presenciales o con el juramento. La </w:t>
      </w:r>
      <w:r>
        <w:rPr>
          <w:rFonts w:ascii="Arial" w:eastAsia="Arial" w:hAnsi="Arial" w:cs="Arial"/>
          <w:i/>
          <w:iCs/>
          <w:color w:val="000000"/>
          <w:sz w:val="24"/>
          <w:szCs w:val="24"/>
        </w:rPr>
        <w:t>semiplena probatio</w:t>
      </w:r>
      <w:r>
        <w:rPr>
          <w:rFonts w:ascii="Arial" w:eastAsia="Arial" w:hAnsi="Arial" w:cs="Arial"/>
          <w:color w:val="000000"/>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lastRenderedPageBreak/>
        <w:t>medios. Esta característica la distingue de los estándares contemporáneos, como se verá más adelante.</w:t>
      </w:r>
    </w:p>
    <w:p w14:paraId="02B671A3"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Frente a la prueba legal, la Ilustración proclamó el principio de libre convicción. Gascón Abellán sostiene que ese principio tenía un sentido epistemológico preciso.</w:t>
      </w:r>
      <w:r>
        <w:rPr>
          <w:rFonts w:ascii="Arial" w:eastAsia="Arial" w:hAnsi="Arial" w:cs="Arial"/>
          <w:color w:val="000000"/>
          <w:sz w:val="24"/>
          <w:szCs w:val="24"/>
          <w:vertAlign w:val="superscript"/>
        </w:rPr>
        <w:footnoteReference w:id="80"/>
      </w:r>
      <w:r>
        <w:rPr>
          <w:rFonts w:ascii="Arial" w:eastAsia="Arial" w:hAnsi="Arial" w:cs="Arial"/>
          <w:color w:val="000000"/>
          <w:sz w:val="24"/>
          <w:szCs w:val="24"/>
        </w:rPr>
        <w:t xml:space="preserve">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Pr>
          <w:rFonts w:ascii="Arial" w:eastAsia="Arial" w:hAnsi="Arial" w:cs="Arial"/>
          <w:color w:val="000000"/>
          <w:sz w:val="24"/>
          <w:szCs w:val="24"/>
          <w:vertAlign w:val="superscript"/>
        </w:rPr>
        <w:footnoteReference w:id="81"/>
      </w:r>
      <w:r>
        <w:rPr>
          <w:rFonts w:ascii="Arial" w:eastAsia="Arial" w:hAnsi="Arial" w:cs="Arial"/>
          <w:color w:val="000000"/>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Pr>
          <w:rFonts w:ascii="Arial" w:eastAsia="Arial" w:hAnsi="Arial" w:cs="Arial"/>
          <w:color w:val="000000"/>
          <w:sz w:val="24"/>
          <w:szCs w:val="24"/>
          <w:vertAlign w:val="superscript"/>
        </w:rPr>
        <w:footnoteReference w:id="82"/>
      </w:r>
      <w:r>
        <w:rPr>
          <w:rFonts w:ascii="Arial" w:eastAsia="Arial" w:hAnsi="Arial" w:cs="Arial"/>
          <w:color w:val="000000"/>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Pr>
          <w:rFonts w:ascii="Arial" w:eastAsia="Arial" w:hAnsi="Arial" w:cs="Arial"/>
          <w:color w:val="000000"/>
          <w:sz w:val="24"/>
          <w:szCs w:val="24"/>
          <w:vertAlign w:val="superscript"/>
        </w:rPr>
        <w:footnoteReference w:id="83"/>
      </w:r>
      <w:r>
        <w:rPr>
          <w:rFonts w:ascii="Arial" w:eastAsia="Arial" w:hAnsi="Arial" w:cs="Arial"/>
          <w:color w:val="000000"/>
          <w:sz w:val="24"/>
          <w:szCs w:val="24"/>
        </w:rPr>
        <w:t xml:space="preserve">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Por su parte, la tradición angloamericana siguió un camino distinto en apariencia. Laudan explica que el estándar de más allá de toda duda razonable surgió de la noción filosófica de certeza moral.</w:t>
      </w:r>
      <w:r>
        <w:rPr>
          <w:rFonts w:ascii="Arial" w:eastAsia="Arial" w:hAnsi="Arial" w:cs="Arial"/>
          <w:color w:val="000000"/>
          <w:sz w:val="24"/>
          <w:szCs w:val="24"/>
          <w:vertAlign w:val="superscript"/>
        </w:rPr>
        <w:footnoteReference w:id="84"/>
      </w:r>
      <w:r>
        <w:rPr>
          <w:rFonts w:ascii="Arial" w:eastAsia="Arial" w:hAnsi="Arial" w:cs="Arial"/>
          <w:color w:val="000000"/>
          <w:sz w:val="24"/>
          <w:szCs w:val="24"/>
        </w:rPr>
        <w:t xml:space="preserve">Autores como Locke y Wilkins distinguían la certeza moral </w:t>
        <w:lastRenderedPageBreak/>
        <w:t xml:space="preserve">de la certeza matemática. Hacia la década de 1850, el estándar se había generalizado en los sistemas de </w:t>
      </w:r>
      <w:r>
        <w:rPr>
          <w:rFonts w:ascii="Arial" w:eastAsia="Arial" w:hAnsi="Arial" w:cs="Arial"/>
          <w:i/>
          <w:iCs/>
          <w:color w:val="000000"/>
          <w:sz w:val="24"/>
          <w:szCs w:val="24"/>
        </w:rPr>
        <w:t xml:space="preserve">common law</w:t>
      </w:r>
      <w:r>
        <w:rPr>
          <w:rFonts w:ascii="Arial" w:eastAsia="Arial" w:hAnsi="Arial" w:cs="Arial"/>
          <w:color w:val="000000"/>
          <w:sz w:val="24"/>
          <w:szCs w:val="24"/>
        </w:rPr>
        <w:t xml:space="preserve">. La formulación canónica se atribuye al juez Shaw en el caso </w:t>
      </w:r>
      <w:r>
        <w:rPr>
          <w:rFonts w:ascii="Arial" w:eastAsia="Arial" w:hAnsi="Arial" w:cs="Arial"/>
          <w:i/>
          <w:iCs/>
          <w:color w:val="000000"/>
          <w:sz w:val="24"/>
          <w:szCs w:val="24"/>
        </w:rPr>
        <w:t>Commonwealth v. Webster</w:t>
      </w:r>
      <w:r>
        <w:rPr>
          <w:rFonts w:ascii="Arial" w:eastAsia="Arial" w:hAnsi="Arial" w:cs="Arial"/>
          <w:color w:val="000000"/>
          <w:sz w:val="24"/>
          <w:szCs w:val="24"/>
        </w:rPr>
        <w:t xml:space="preserve"> de 1850. En 1970, la Corte Suprema de los Estados Unidos le otorgó rango constitucional en el caso </w:t>
      </w:r>
      <w:r>
        <w:rPr>
          <w:rFonts w:ascii="Arial" w:eastAsia="Arial" w:hAnsi="Arial" w:cs="Arial"/>
          <w:i/>
          <w:iCs/>
          <w:color w:val="000000"/>
          <w:sz w:val="24"/>
          <w:szCs w:val="24"/>
        </w:rPr>
        <w:t>In re Winship</w:t>
      </w:r>
      <w:r>
        <w:rPr>
          <w:rFonts w:ascii="Arial" w:eastAsia="Arial" w:hAnsi="Arial" w:cs="Arial"/>
          <w:color w:val="000000"/>
          <w:sz w:val="24"/>
          <w:szCs w:val="24"/>
        </w:rPr>
        <w:t>.</w:t>
      </w:r>
      <w:r>
        <w:rPr>
          <w:rFonts w:ascii="Arial" w:eastAsia="Arial" w:hAnsi="Arial" w:cs="Arial"/>
          <w:color w:val="000000"/>
          <w:sz w:val="24"/>
          <w:szCs w:val="24"/>
          <w:vertAlign w:val="superscript"/>
        </w:rPr>
        <w:footnoteReference w:id="85"/>
      </w:r>
      <w:r>
        <w:rPr>
          <w:rFonts w:ascii="Arial" w:eastAsia="Arial" w:hAnsi="Arial" w:cs="Arial"/>
          <w:color w:val="000000"/>
          <w:sz w:val="24"/>
          <w:szCs w:val="24"/>
        </w:rPr>
        <w:t xml:space="preserve"> Nieva Fenoll añade que el estándar se utilizó hacia 1780 en el Old Bailey de Londres, según el relato de Whitman.</w:t>
      </w:r>
      <w:r>
        <w:rPr>
          <w:rFonts w:ascii="Arial" w:eastAsia="Arial" w:hAnsi="Arial" w:cs="Arial"/>
          <w:color w:val="000000"/>
          <w:sz w:val="24"/>
          <w:szCs w:val="24"/>
          <w:vertAlign w:val="superscript"/>
        </w:rPr>
        <w:footnoteReference w:id="86"/>
      </w:r>
      <w:r>
        <w:rPr>
          <w:rFonts w:ascii="Arial" w:eastAsia="Arial" w:hAnsi="Arial" w:cs="Arial"/>
          <w:color w:val="000000"/>
          <w:sz w:val="24"/>
          <w:szCs w:val="24"/>
        </w:rPr>
        <w:t xml:space="preserve"> En su origen no se concibió como un estándar máximo, sino como una instrucción para jurados.</w:t>
      </w:r>
    </w:p>
    <w:p w14:paraId="6623C254"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 xml:space="preserve">Posteriormente, el </w:t>
      </w:r>
      <w:r>
        <w:rPr>
          <w:rFonts w:ascii="Arial" w:eastAsia="Arial" w:hAnsi="Arial" w:cs="Arial"/>
          <w:i/>
          <w:iCs/>
          <w:color w:val="000000"/>
          <w:sz w:val="24"/>
          <w:szCs w:val="24"/>
        </w:rPr>
        <w:t xml:space="preserve">common law</w:t>
      </w:r>
      <w:r>
        <w:rPr>
          <w:rFonts w:ascii="Arial" w:eastAsia="Arial" w:hAnsi="Arial" w:cs="Arial"/>
          <w:color w:val="000000"/>
          <w:sz w:val="24"/>
          <w:szCs w:val="24"/>
        </w:rPr>
        <w:t xml:space="preserve">diversificó sus fórmulas de suficiencia. Nieva Fenoll describe la aparición de la </w:t>
      </w:r>
      <w:r>
        <w:rPr>
          <w:rFonts w:ascii="Arial" w:eastAsia="Arial" w:hAnsi="Arial" w:cs="Arial"/>
          <w:i/>
          <w:iCs/>
          <w:color w:val="000000"/>
          <w:sz w:val="24"/>
          <w:szCs w:val="24"/>
        </w:rPr>
        <w:t xml:space="preserve">preponderance of evidence</w:t>
      </w:r>
      <w:r>
        <w:rPr>
          <w:rFonts w:ascii="Arial" w:eastAsia="Arial" w:hAnsi="Arial" w:cs="Arial"/>
          <w:color w:val="000000"/>
          <w:sz w:val="24"/>
          <w:szCs w:val="24"/>
        </w:rPr>
        <w:t xml:space="preserve"> o </w:t>
      </w:r>
      <w:r>
        <w:rPr>
          <w:rFonts w:ascii="Arial" w:eastAsia="Arial" w:hAnsi="Arial" w:cs="Arial"/>
          <w:i/>
          <w:iCs/>
          <w:color w:val="000000"/>
          <w:sz w:val="24"/>
          <w:szCs w:val="24"/>
        </w:rPr>
        <w:t xml:space="preserve">balance of probabilities</w:t>
      </w:r>
      <w:r>
        <w:rPr>
          <w:rFonts w:ascii="Arial" w:eastAsia="Arial" w:hAnsi="Arial" w:cs="Arial"/>
          <w:color w:val="000000"/>
          <w:sz w:val="24"/>
          <w:szCs w:val="24"/>
        </w:rPr>
        <w:t xml:space="preserve"> como estándar mínimo del proceso civil.</w:t>
      </w:r>
      <w:r>
        <w:rPr>
          <w:rFonts w:ascii="Arial" w:eastAsia="Arial" w:hAnsi="Arial" w:cs="Arial"/>
          <w:color w:val="000000"/>
          <w:sz w:val="24"/>
          <w:szCs w:val="24"/>
          <w:vertAlign w:val="superscript"/>
        </w:rPr>
        <w:footnoteReference w:id="87"/>
      </w:r>
      <w:r>
        <w:rPr>
          <w:rFonts w:ascii="Arial" w:eastAsia="Arial" w:hAnsi="Arial" w:cs="Arial"/>
          <w:color w:val="000000"/>
          <w:sz w:val="24"/>
          <w:szCs w:val="24"/>
        </w:rPr>
        <w:t xml:space="preserve"> Por encima de ella se situó la </w:t>
      </w:r>
      <w:r>
        <w:rPr>
          <w:rFonts w:ascii="Arial" w:eastAsia="Arial" w:hAnsi="Arial" w:cs="Arial"/>
          <w:i/>
          <w:iCs/>
          <w:color w:val="000000"/>
          <w:sz w:val="24"/>
          <w:szCs w:val="24"/>
        </w:rPr>
        <w:t xml:space="preserve">clear and convincing evidence</w:t>
      </w:r>
      <w:r>
        <w:rPr>
          <w:rFonts w:ascii="Arial" w:eastAsia="Arial" w:hAnsi="Arial" w:cs="Arial"/>
          <w:color w:val="000000"/>
          <w:sz w:val="24"/>
          <w:szCs w:val="24"/>
        </w:rPr>
        <w:t xml:space="preserve">. En el vértice quedó el más allá de toda duda razonable. Para este autor, los tres estándares recuerdan poderosamente a la </w:t>
      </w:r>
      <w:r>
        <w:rPr>
          <w:rFonts w:ascii="Arial" w:eastAsia="Arial" w:hAnsi="Arial" w:cs="Arial"/>
          <w:i/>
          <w:iCs/>
          <w:color w:val="000000"/>
          <w:sz w:val="24"/>
          <w:szCs w:val="24"/>
        </w:rPr>
        <w:t>semiplena probatio</w:t>
      </w:r>
      <w:r>
        <w:rPr>
          <w:rFonts w:ascii="Arial" w:eastAsia="Arial" w:hAnsi="Arial" w:cs="Arial"/>
          <w:color w:val="000000"/>
          <w:sz w:val="24"/>
          <w:szCs w:val="24"/>
        </w:rPr>
        <w:t xml:space="preserve"> y a la </w:t>
      </w:r>
      <w:r>
        <w:rPr>
          <w:rFonts w:ascii="Arial" w:eastAsia="Arial" w:hAnsi="Arial" w:cs="Arial"/>
          <w:i/>
          <w:iCs/>
          <w:color w:val="000000"/>
          <w:sz w:val="24"/>
          <w:szCs w:val="24"/>
        </w:rPr>
        <w:t>probatio plena</w:t>
      </w:r>
      <w:r>
        <w:rPr>
          <w:rFonts w:ascii="Arial" w:eastAsia="Arial" w:hAnsi="Arial" w:cs="Arial"/>
          <w:color w:val="000000"/>
          <w:sz w:val="24"/>
          <w:szCs w:val="24"/>
        </w:rPr>
        <w:t xml:space="preserve">. La doctrina alemana, por su parte, elaboró la noción de </w:t>
      </w:r>
      <w:r>
        <w:rPr>
          <w:rFonts w:ascii="Arial" w:eastAsia="Arial" w:hAnsi="Arial" w:cs="Arial"/>
          <w:i/>
          <w:iCs/>
          <w:color w:val="000000"/>
          <w:sz w:val="24"/>
          <w:szCs w:val="24"/>
        </w:rPr>
        <w:t>Beweismaß</w:t>
      </w:r>
      <w:r>
        <w:rPr>
          <w:rFonts w:ascii="Arial" w:eastAsia="Arial" w:hAnsi="Arial" w:cs="Arial"/>
          <w:color w:val="000000"/>
          <w:sz w:val="24"/>
          <w:szCs w:val="24"/>
        </w:rPr>
        <w:t xml:space="preserve"> o medida de la prueba.</w:t>
      </w:r>
      <w:r>
        <w:rPr>
          <w:rFonts w:ascii="Arial" w:eastAsia="Arial" w:hAnsi="Arial" w:cs="Arial"/>
          <w:color w:val="000000"/>
          <w:sz w:val="24"/>
          <w:szCs w:val="24"/>
          <w:vertAlign w:val="superscript"/>
        </w:rPr>
        <w:footnoteReference w:id="88"/>
      </w:r>
      <w:r>
        <w:rPr>
          <w:rFonts w:ascii="Arial" w:eastAsia="Arial" w:hAnsi="Arial" w:cs="Arial"/>
          <w:color w:val="000000"/>
          <w:sz w:val="24"/>
          <w:szCs w:val="24"/>
        </w:rPr>
        <w:t xml:space="preserve"> Esa doctrina distingue la probabilidad preponderante, el más allá de toda duda razonable y la </w:t>
      </w:r>
      <w:r>
        <w:rPr>
          <w:rFonts w:ascii="Arial" w:eastAsia="Arial" w:hAnsi="Arial" w:cs="Arial"/>
          <w:i/>
          <w:iCs/>
          <w:color w:val="000000"/>
          <w:sz w:val="24"/>
          <w:szCs w:val="24"/>
        </w:rPr>
        <w:t>Glaubhaftmachung</w:t>
      </w:r>
      <w:r>
        <w:rPr>
          <w:rFonts w:ascii="Arial" w:eastAsia="Arial" w:hAnsi="Arial" w:cs="Arial"/>
          <w:color w:val="000000"/>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No obstante, la diferencia entre ambas tradiciones es menor de lo que parece. Ferrer Beltrán sostiene que tres factores empujan a los sistemas angloamericanos hacia la subjetividad continental.</w:t>
      </w:r>
      <w:r>
        <w:rPr>
          <w:rFonts w:ascii="Arial" w:eastAsia="Arial" w:hAnsi="Arial" w:cs="Arial"/>
          <w:color w:val="000000"/>
          <w:sz w:val="24"/>
          <w:szCs w:val="24"/>
          <w:vertAlign w:val="superscript"/>
        </w:rPr>
        <w:footnoteReference w:id="89"/>
      </w:r>
      <w:r>
        <w:rPr>
          <w:rFonts w:ascii="Arial" w:eastAsia="Arial" w:hAnsi="Arial" w:cs="Arial"/>
          <w:color w:val="000000"/>
          <w:sz w:val="24"/>
          <w:szCs w:val="24"/>
        </w:rPr>
        <w:t xml:space="preserve">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Pr>
          <w:rFonts w:ascii="Arial" w:eastAsia="Arial" w:hAnsi="Arial" w:cs="Arial"/>
          <w:color w:val="000000"/>
          <w:sz w:val="24"/>
          <w:szCs w:val="24"/>
          <w:vertAlign w:val="superscript"/>
        </w:rPr>
        <w:footnoteReference w:id="90"/>
      </w:r>
      <w:r>
        <w:rPr>
          <w:rFonts w:ascii="Arial" w:eastAsia="Arial" w:hAnsi="Arial" w:cs="Arial"/>
          <w:color w:val="000000"/>
          <w:sz w:val="24"/>
          <w:szCs w:val="24"/>
        </w:rPr>
        <w:t xml:space="preserve"> Sin una definición intersubjetiva de la razonabilidad de la duda, todo queda remitido a la subjetividad del juzgador. En consecuencia, el problema reside en la formulación subjetiva de esas fórmulas.</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spacing w:before="0" w:after="0" w:line="240" w:lineRule="auto"/>
              <w:ind w:left="113" w:hanging="113"/>
              <w:jc w:val="left"/>
            </w:pPr>
            <w:r>
              <w:rPr>
                <w:rFonts w:ascii="Arial" w:eastAsia="Arial" w:hAnsi="Arial" w:cs="Arial"/>
                <w:b/>
                <w:bCs/>
                <w:color w:val="000000"/>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spacing w:before="0" w:after="0" w:line="240" w:lineRule="auto"/>
              <w:ind w:left="113" w:hanging="113"/>
              <w:jc w:val="left"/>
            </w:pPr>
            <w:r>
              <w:rPr>
                <w:rFonts w:ascii="Arial" w:eastAsia="Arial" w:hAnsi="Arial" w:cs="Arial"/>
                <w:b/>
                <w:bCs/>
                <w:color w:val="000000"/>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spacing w:before="0" w:after="0" w:line="240" w:lineRule="auto"/>
              <w:ind w:left="113" w:hanging="113"/>
              <w:jc w:val="left"/>
            </w:pPr>
            <w:r>
              <w:rPr>
                <w:rFonts w:ascii="Arial" w:eastAsia="Arial" w:hAnsi="Arial" w:cs="Arial"/>
                <w:b/>
                <w:bCs/>
                <w:color w:val="000000"/>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spacing w:before="0" w:after="0" w:line="240" w:lineRule="auto"/>
              <w:ind w:left="113" w:hanging="113"/>
              <w:jc w:val="left"/>
            </w:pPr>
            <w:r>
              <w:rPr>
                <w:rFonts w:ascii="Arial" w:eastAsia="Arial" w:hAnsi="Arial" w:cs="Arial"/>
                <w:b/>
                <w:bCs/>
                <w:color w:val="000000"/>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spacing w:before="0" w:after="0" w:line="240" w:lineRule="auto"/>
              <w:ind w:left="113" w:hanging="113"/>
              <w:jc w:val="left"/>
            </w:pPr>
            <w:r>
              <w:rPr>
                <w:rFonts w:ascii="Arial" w:eastAsia="Arial" w:hAnsi="Arial" w:cs="Arial"/>
                <w:i/>
                <w:iCs/>
                <w:color w:val="000000"/>
                <w:sz w:val="22"/>
                <w:szCs w:val="22"/>
              </w:rPr>
              <w:t xml:space="preserve">Ley de Enjuiciamiento Criminal</w:t>
            </w:r>
            <w:r>
              <w:rPr>
                <w:rFonts w:ascii="Arial" w:eastAsia="Arial" w:hAnsi="Arial" w:cs="Arial"/>
                <w:color w:val="000000"/>
                <w:sz w:val="22"/>
                <w:szCs w:val="22"/>
              </w:rPr>
              <w:t xml:space="preserve">,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spacing w:before="0" w:after="0" w:line="240" w:lineRule="auto"/>
              <w:ind w:left="113" w:hanging="113"/>
              <w:jc w:val="left"/>
            </w:pPr>
            <w:r>
              <w:rPr>
                <w:rFonts w:ascii="Arial" w:eastAsia="Arial" w:hAnsi="Arial" w:cs="Arial"/>
                <w:i/>
                <w:iCs/>
                <w:color w:val="000000"/>
                <w:sz w:val="22"/>
                <w:szCs w:val="22"/>
              </w:rPr>
              <w:t xml:space="preserve">Código de Procedimiento Penal</w:t>
            </w:r>
            <w:r>
              <w:rPr>
                <w:rFonts w:ascii="Arial" w:eastAsia="Arial" w:hAnsi="Arial" w:cs="Arial"/>
                <w:color w:val="000000"/>
                <w:sz w:val="22"/>
                <w:szCs w:val="22"/>
              </w:rPr>
              <w:t xml:space="preserve">,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spacing w:before="0" w:after="0" w:line="240" w:lineRule="auto"/>
              <w:ind w:left="113" w:hanging="113"/>
              <w:jc w:val="left"/>
            </w:pPr>
            <w:r>
              <w:rPr>
                <w:rFonts w:ascii="Arial" w:eastAsia="Arial" w:hAnsi="Arial" w:cs="Arial"/>
                <w:i/>
                <w:iCs/>
                <w:color w:val="000000"/>
                <w:sz w:val="22"/>
                <w:szCs w:val="22"/>
              </w:rPr>
              <w:t xml:space="preserve">Código Procesal Penal</w:t>
            </w:r>
            <w:r>
              <w:rPr>
                <w:rFonts w:ascii="Arial" w:eastAsia="Arial" w:hAnsi="Arial" w:cs="Arial"/>
                <w:color w:val="000000"/>
                <w:sz w:val="22"/>
                <w:szCs w:val="22"/>
              </w:rPr>
              <w:t xml:space="preserve">,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spacing w:before="0" w:after="0" w:line="240" w:lineRule="auto"/>
              <w:ind w:left="113" w:hanging="113"/>
              <w:jc w:val="left"/>
            </w:pPr>
            <w:r>
              <w:rPr>
                <w:rFonts w:ascii="Arial" w:eastAsia="Arial" w:hAnsi="Arial" w:cs="Arial"/>
                <w:i/>
                <w:iCs/>
                <w:color w:val="000000"/>
                <w:sz w:val="22"/>
                <w:szCs w:val="22"/>
              </w:rPr>
              <w:t xml:space="preserve">Código Procesal Civil y Comercial de la Nación</w:t>
            </w:r>
            <w:r>
              <w:rPr>
                <w:rFonts w:ascii="Arial" w:eastAsia="Arial" w:hAnsi="Arial" w:cs="Arial"/>
                <w:color w:val="000000"/>
                <w:sz w:val="22"/>
                <w:szCs w:val="22"/>
              </w:rPr>
              <w:t xml:space="preserve">,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spacing w:before="0" w:after="0" w:line="240" w:lineRule="auto"/>
              <w:ind w:left="113" w:hanging="113"/>
              <w:jc w:val="left"/>
            </w:pPr>
            <w:r>
              <w:rPr>
                <w:rFonts w:ascii="Arial" w:eastAsia="Arial" w:hAnsi="Arial" w:cs="Arial"/>
                <w:i/>
                <w:iCs/>
                <w:color w:val="000000"/>
                <w:sz w:val="22"/>
                <w:szCs w:val="22"/>
              </w:rPr>
              <w:t xml:space="preserve">Código Procesal Civil</w:t>
            </w:r>
            <w:r>
              <w:rPr>
                <w:rFonts w:ascii="Arial" w:eastAsia="Arial" w:hAnsi="Arial" w:cs="Arial"/>
                <w:color w:val="000000"/>
                <w:sz w:val="22"/>
                <w:szCs w:val="22"/>
              </w:rPr>
              <w:t xml:space="preserve">,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spacing w:before="0" w:after="0" w:line="240" w:lineRule="auto"/>
              <w:ind w:left="113" w:hanging="113"/>
              <w:jc w:val="left"/>
            </w:pPr>
            <w:r>
              <w:rPr>
                <w:rFonts w:ascii="Arial" w:eastAsia="Arial" w:hAnsi="Arial" w:cs="Arial"/>
                <w:i/>
                <w:iCs/>
                <w:color w:val="000000"/>
                <w:sz w:val="22"/>
                <w:szCs w:val="22"/>
              </w:rPr>
              <w:t xml:space="preserve">Código de Procedimiento Penal</w:t>
            </w:r>
            <w:r>
              <w:rPr>
                <w:rFonts w:ascii="Arial" w:eastAsia="Arial" w:hAnsi="Arial" w:cs="Arial"/>
                <w:color w:val="000000"/>
                <w:sz w:val="22"/>
                <w:szCs w:val="22"/>
              </w:rPr>
              <w:t xml:space="preserve">,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spacing w:before="0" w:after="0" w:line="240" w:lineRule="auto"/>
              <w:ind w:left="113" w:hanging="113"/>
              <w:jc w:val="left"/>
            </w:pPr>
            <w:r>
              <w:rPr>
                <w:rFonts w:ascii="Arial" w:eastAsia="Arial" w:hAnsi="Arial" w:cs="Arial"/>
                <w:i/>
                <w:iCs/>
                <w:color w:val="000000"/>
                <w:sz w:val="22"/>
                <w:szCs w:val="22"/>
              </w:rPr>
              <w:t xml:space="preserve">Código Nacional de Procedimientos Penales</w:t>
            </w:r>
            <w:r>
              <w:rPr>
                <w:rFonts w:ascii="Arial" w:eastAsia="Arial" w:hAnsi="Arial" w:cs="Arial"/>
                <w:color w:val="000000"/>
                <w:sz w:val="22"/>
                <w:szCs w:val="22"/>
              </w:rPr>
              <w:t xml:space="preserve">,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Subjetivo</w:t>
            </w:r>
          </w:p>
        </w:tc>
      </w:tr>
    </w:tbl>
    <w:p w14:paraId="5DE6E1BE" w14:textId="77777777" w:rsidR="00657C4E" w:rsidRPr="00657C4E" w:rsidRDefault="00657C4E" w:rsidP="00657C4E">
      <w:pPr>
        <w:spacing w:before="0" w:after="0" w:line="360" w:lineRule="auto"/>
        <w:ind w:firstLine="0"/>
        <w:jc w:val="both"/>
      </w:pPr>
      <w:r>
        <w:rPr>
          <w:rFonts w:ascii="Arial" w:eastAsia="Arial" w:hAnsi="Arial" w:cs="Arial"/>
          <w:color w:val="000000"/>
          <w:sz w:val="20"/>
          <w:szCs w:val="20"/>
        </w:rPr>
        <w:t>Tabla 1. Formulaciones legislativas de la suficiencia probatoria. Elaboración propia con base en Ferrer Beltrán, Prueba sin convicción, pp. 20, 21, 30 y 175, y en el texto vigente de los ordenamientos mexicanos citados.</w:t>
      </w:r>
    </w:p>
    <w:p>
      <w:pPr>
        <w:spacing w:before="0" w:after="0" w:line="360" w:lineRule="auto"/>
        <w:jc w:val="left"/>
      </w:pPr>
    </w:p>
    <w:p w14:paraId="2816CA97"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La tabla anterior confirma que la mayoría de las legislaciones enlaza el resultado probatorio con el convencimiento del juzgador. Ferrer Beltrán reúne esos ejemplos para mostrar un mismo patrón.</w:t>
      </w:r>
      <w:r>
        <w:rPr>
          <w:rFonts w:ascii="Arial" w:eastAsia="Arial" w:hAnsi="Arial" w:cs="Arial"/>
          <w:color w:val="000000"/>
          <w:sz w:val="24"/>
          <w:szCs w:val="24"/>
          <w:vertAlign w:val="superscript"/>
        </w:rPr>
        <w:footnoteReference w:id="91"/>
      </w:r>
      <w:r>
        <w:rPr>
          <w:rFonts w:ascii="Arial" w:eastAsia="Arial" w:hAnsi="Arial" w:cs="Arial"/>
          <w:color w:val="000000"/>
          <w:sz w:val="24"/>
          <w:szCs w:val="24"/>
        </w:rPr>
        <w:t xml:space="preserve">En todos ellos, que un hecho esté probado depende de que el juez quede convencido. El patrón se reproduce incluso en disposiciones que exigen suficiencia sin definirla. El artículo 530 del </w:t>
      </w:r>
      <w:r>
        <w:rPr>
          <w:rFonts w:ascii="Arial" w:eastAsia="Arial" w:hAnsi="Arial" w:cs="Arial"/>
          <w:i/>
          <w:iCs/>
          <w:color w:val="000000"/>
          <w:sz w:val="24"/>
          <w:szCs w:val="24"/>
        </w:rPr>
        <w:t xml:space="preserve">Código de Procedimiento Penal</w:t>
      </w:r>
      <w:r>
        <w:rPr>
          <w:rFonts w:ascii="Arial" w:eastAsia="Arial" w:hAnsi="Arial" w:cs="Arial"/>
          <w:color w:val="000000"/>
          <w:sz w:val="24"/>
          <w:szCs w:val="24"/>
        </w:rPr>
        <w:t xml:space="preserve"> italiano ordena absolver si la prueba es insuficiente, pero no dice cuándo lo es.</w:t>
      </w:r>
      <w:r>
        <w:rPr>
          <w:rFonts w:ascii="Arial" w:eastAsia="Arial" w:hAnsi="Arial" w:cs="Arial"/>
          <w:color w:val="000000"/>
          <w:sz w:val="24"/>
          <w:szCs w:val="24"/>
          <w:vertAlign w:val="superscript"/>
        </w:rPr>
        <w:footnoteReference w:id="92"/>
      </w:r>
      <w:r>
        <w:rPr>
          <w:rFonts w:ascii="Arial" w:eastAsia="Arial" w:hAnsi="Arial" w:cs="Arial"/>
          <w:color w:val="000000"/>
          <w:sz w:val="24"/>
          <w:szCs w:val="24"/>
        </w:rPr>
        <w:t xml:space="preserve"> El artículo 316 del Código Nacional de Procedimientos Penales mexicano exige indicios razonables para la </w:t>
        <w:lastRenderedPageBreak/>
        <w:t>vinculación a proceso. Tampoco precisa el grado de probabilidad requerido. Ferrer resume ese vicio con una fórmula crítica. El legislador se limita a indicar que la prueba será suficiente cuando sea suficiente.</w:t>
      </w:r>
    </w:p>
    <w:p w14:paraId="45C4D553"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Superar ese vicio exige ubicar cada figura en su lugar. La distinción entre valoración y estándar se comprende mejor a partir de la teoría de los momentos de la actividad probatoria. Ferrer Beltrán distingue tres momentos lógicamente sucesivos, aunque en la práctica puedan entrelazarse.</w:t>
      </w:r>
      <w:r>
        <w:rPr>
          <w:rFonts w:ascii="Arial" w:eastAsia="Arial" w:hAnsi="Arial" w:cs="Arial"/>
          <w:color w:val="000000"/>
          <w:sz w:val="24"/>
          <w:szCs w:val="24"/>
          <w:vertAlign w:val="superscript"/>
        </w:rPr>
        <w:footnoteReference w:id="93"/>
      </w:r>
      <w:r>
        <w:rPr>
          <w:rFonts w:ascii="Arial" w:eastAsia="Arial" w:hAnsi="Arial" w:cs="Arial"/>
          <w:color w:val="000000"/>
          <w:sz w:val="24"/>
          <w:szCs w:val="24"/>
        </w:rPr>
        <w:t xml:space="preserve">El primero es la conformación del conjunto de elementos de juicio. El segundo es la valoración de esos elementos. El tercero es la adopción de la decisión sobre los hechos probados. En el primer momento rigen numerosas reglas jurídicas de admisión y exclusión.</w:t>
      </w:r>
      <w:r>
        <w:rPr>
          <w:rFonts w:ascii="Arial" w:eastAsia="Arial" w:hAnsi="Arial" w:cs="Arial"/>
          <w:color w:val="000000"/>
          <w:sz w:val="24"/>
          <w:szCs w:val="24"/>
          <w:vertAlign w:val="superscript"/>
        </w:rPr>
        <w:footnoteReference w:id="94"/>
      </w:r>
      <w:r>
        <w:rPr>
          <w:rFonts w:ascii="Arial" w:eastAsia="Arial" w:hAnsi="Arial" w:cs="Arial"/>
          <w:color w:val="000000"/>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Dentro de este marco, el segundo momento tiene un contenido específico. El juzgador valora la prueba de manera individual y conjunta.</w:t>
      </w:r>
      <w:r>
        <w:rPr>
          <w:rFonts w:ascii="Arial" w:eastAsia="Arial" w:hAnsi="Arial" w:cs="Arial"/>
          <w:color w:val="000000"/>
          <w:sz w:val="24"/>
          <w:szCs w:val="24"/>
          <w:vertAlign w:val="superscript"/>
        </w:rPr>
        <w:footnoteReference w:id="95"/>
      </w:r>
      <w:r>
        <w:rPr>
          <w:rFonts w:ascii="Arial" w:eastAsia="Arial" w:hAnsi="Arial" w:cs="Arial"/>
          <w:color w:val="000000"/>
          <w:sz w:val="24"/>
          <w:szCs w:val="24"/>
        </w:rPr>
        <w:t xml:space="preserve">La valoración individual analiza la fiabilidad de cada prueba. La valoración conjunta relaciona las pruebas con las hipótesis y determina qué grado de corroboración aporta a cada una. Ferrer precisa que ese resultado es siempre contextual.</w:t>
      </w:r>
      <w:r>
        <w:rPr>
          <w:rFonts w:ascii="Arial" w:eastAsia="Arial" w:hAnsi="Arial" w:cs="Arial"/>
          <w:color w:val="000000"/>
          <w:sz w:val="24"/>
          <w:szCs w:val="24"/>
          <w:vertAlign w:val="superscript"/>
        </w:rPr>
        <w:footnoteReference w:id="96"/>
      </w:r>
      <w:r>
        <w:rPr>
          <w:rFonts w:ascii="Arial" w:eastAsia="Arial" w:hAnsi="Arial" w:cs="Arial"/>
          <w:color w:val="000000"/>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 xml:space="preserve">Sobre esa base, el tercer momento añade algo que la valoración no puede proporcionar. Ferrer sostiene que la valoración nunca basta para tomar una decisión </w:t>
        <w:lastRenderedPageBreak/>
        <w:t>sobre los hechos.</w:t>
      </w:r>
      <w:r>
        <w:rPr>
          <w:rFonts w:ascii="Arial" w:eastAsia="Arial" w:hAnsi="Arial" w:cs="Arial"/>
          <w:color w:val="000000"/>
          <w:sz w:val="24"/>
          <w:szCs w:val="24"/>
          <w:vertAlign w:val="superscript"/>
        </w:rPr>
        <w:footnoteReference w:id="97"/>
      </w:r>
      <w:r>
        <w:rPr>
          <w:rFonts w:ascii="Arial" w:eastAsia="Arial" w:hAnsi="Arial" w:cs="Arial"/>
          <w:color w:val="000000"/>
          <w:sz w:val="24"/>
          <w:szCs w:val="24"/>
        </w:rPr>
        <w:t xml:space="preserve">Se necesita un criterio que determine si el grado de corroboración alcanzado es suficiente. En este sentido, afirma que las pruebas subdeterminan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Pr>
          <w:rFonts w:ascii="Arial" w:eastAsia="Arial" w:hAnsi="Arial" w:cs="Arial"/>
          <w:color w:val="000000"/>
          <w:sz w:val="24"/>
          <w:szCs w:val="24"/>
          <w:vertAlign w:val="superscript"/>
        </w:rPr>
        <w:footnoteReference w:id="98"/>
      </w:r>
      <w:r>
        <w:rPr>
          <w:rFonts w:ascii="Arial" w:eastAsia="Arial" w:hAnsi="Arial" w:cs="Arial"/>
          <w:color w:val="000000"/>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Tuzet ha mostrado la confusión habitual entre criterios de valoración y estándares de prueba.</w:t>
      </w:r>
      <w:r>
        <w:rPr>
          <w:rFonts w:ascii="Arial" w:eastAsia="Arial" w:hAnsi="Arial" w:cs="Arial"/>
          <w:color w:val="000000"/>
          <w:sz w:val="24"/>
          <w:szCs w:val="24"/>
          <w:vertAlign w:val="superscript"/>
        </w:rPr>
        <w:footnoteReference w:id="99"/>
      </w:r>
      <w:r>
        <w:rPr>
          <w:rFonts w:ascii="Arial" w:eastAsia="Arial" w:hAnsi="Arial" w:cs="Arial"/>
          <w:color w:val="000000"/>
          <w:sz w:val="24"/>
          <w:szCs w:val="24"/>
        </w:rPr>
        <w:t xml:space="preserve">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Pr>
          <w:rFonts w:ascii="Arial" w:eastAsia="Arial" w:hAnsi="Arial" w:cs="Arial"/>
          <w:color w:val="000000"/>
          <w:sz w:val="24"/>
          <w:szCs w:val="24"/>
          <w:vertAlign w:val="superscript"/>
        </w:rPr>
        <w:footnoteReference w:id="100"/>
      </w:r>
      <w:r>
        <w:rPr>
          <w:rFonts w:ascii="Arial" w:eastAsia="Arial" w:hAnsi="Arial" w:cs="Arial"/>
          <w:color w:val="000000"/>
          <w:sz w:val="24"/>
          <w:szCs w:val="24"/>
        </w:rPr>
        <w:t xml:space="preserve"> Sostuvo que el ejercicio inferencial es válido, pero que su resultado debe satisfacer el umbral de la duda razonable. La inferencia y el umbral quedan así en planos distintos.</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spacing w:before="0" w:after="0" w:line="240" w:lineRule="auto"/>
              <w:ind w:left="113" w:hanging="113"/>
              <w:jc w:val="left"/>
            </w:pPr>
            <w:r>
              <w:rPr>
                <w:rFonts w:ascii="Arial" w:eastAsia="Arial" w:hAnsi="Arial" w:cs="Arial"/>
                <w:b/>
                <w:bCs/>
                <w:color w:val="000000"/>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spacing w:before="0" w:after="0" w:line="240" w:lineRule="auto"/>
              <w:ind w:left="113" w:hanging="113"/>
              <w:jc w:val="left"/>
            </w:pPr>
            <w:r>
              <w:rPr>
                <w:rFonts w:ascii="Arial" w:eastAsia="Arial" w:hAnsi="Arial" w:cs="Arial"/>
                <w:b/>
                <w:bCs/>
                <w:color w:val="000000"/>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spacing w:before="0" w:after="0" w:line="240" w:lineRule="auto"/>
              <w:ind w:left="113" w:hanging="113"/>
              <w:jc w:val="left"/>
            </w:pPr>
            <w:r>
              <w:rPr>
                <w:rFonts w:ascii="Arial" w:eastAsia="Arial" w:hAnsi="Arial" w:cs="Arial"/>
                <w:b/>
                <w:bCs/>
                <w:color w:val="000000"/>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spacing w:before="0" w:after="0" w:line="240" w:lineRule="auto"/>
              <w:ind w:left="113" w:hanging="113"/>
              <w:jc w:val="left"/>
            </w:pPr>
            <w:r>
              <w:rPr>
                <w:rFonts w:ascii="Arial" w:eastAsia="Arial" w:hAnsi="Arial" w:cs="Arial"/>
                <w:b/>
                <w:bCs/>
                <w:color w:val="000000"/>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Estándares de prueba, cargas de la prueba y presunciones</w:t>
            </w:r>
          </w:p>
        </w:tc>
      </w:tr>
    </w:tbl>
    <w:p w14:paraId="13F1C78E" w14:textId="77777777" w:rsidR="00657C4E" w:rsidRPr="00657C4E" w:rsidRDefault="00657C4E" w:rsidP="00657C4E">
      <w:pPr>
        <w:spacing w:before="0" w:after="0" w:line="360" w:lineRule="auto"/>
        <w:ind w:firstLine="0"/>
        <w:jc w:val="both"/>
      </w:pPr>
      <w:r>
        <w:rPr>
          <w:rFonts w:ascii="Arial" w:eastAsia="Arial" w:hAnsi="Arial" w:cs="Arial"/>
          <w:color w:val="000000"/>
          <w:sz w:val="20"/>
          <w:szCs w:val="20"/>
        </w:rPr>
        <w:t>Tabla 2. Los tres momentos de la actividad probatoria. Elaboración propia con base en Ferrer Beltrán, La prueba es libertad, pero no tanto, pp. 24-28, y Prueba sin convicción, pp. 22-24.</w:t>
      </w:r>
    </w:p>
    <w:p>
      <w:pPr>
        <w:spacing w:before="0" w:after="0" w:line="360" w:lineRule="auto"/>
        <w:jc w:val="left"/>
      </w:pPr>
    </w:p>
    <w:p w14:paraId="37A4A17C"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Si el estándar pertenece al momento de la decisión, debe precisarse quién fija su nivel. La tesis central de la epistemología jurídica contemporánea sobre este punto es que la epistemología no fija el umbral de suficiencia. Carmen Vázquez lo formula con precisión.</w:t>
      </w:r>
      <w:r>
        <w:rPr>
          <w:rFonts w:ascii="Arial" w:eastAsia="Arial" w:hAnsi="Arial" w:cs="Arial"/>
          <w:color w:val="000000"/>
          <w:sz w:val="24"/>
          <w:szCs w:val="24"/>
          <w:vertAlign w:val="superscript"/>
        </w:rPr>
        <w:footnoteReference w:id="101"/>
      </w:r>
      <w:r>
        <w:rPr>
          <w:rFonts w:ascii="Arial" w:eastAsia="Arial" w:hAnsi="Arial" w:cs="Arial"/>
          <w:color w:val="000000"/>
          <w:sz w:val="24"/>
          <w:szCs w:val="24"/>
        </w:rPr>
        <w:t xml:space="preserve">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En la misma línea, Ferrer Beltrán sostiene que la decisión sobre el umbral no es en absoluto epistemológica. Retoma a Stein para afirmar que se trata de una decisión política.</w:t>
      </w:r>
      <w:r>
        <w:rPr>
          <w:rFonts w:ascii="Arial" w:eastAsia="Arial" w:hAnsi="Arial" w:cs="Arial"/>
          <w:color w:val="000000"/>
          <w:sz w:val="24"/>
          <w:szCs w:val="24"/>
          <w:vertAlign w:val="superscript"/>
        </w:rPr>
        <w:footnoteReference w:id="102"/>
      </w:r>
      <w:r>
        <w:rPr>
          <w:rFonts w:ascii="Arial" w:eastAsia="Arial" w:hAnsi="Arial" w:cs="Arial"/>
          <w:color w:val="000000"/>
          <w:sz w:val="24"/>
          <w:szCs w:val="24"/>
        </w:rPr>
        <w:t xml:space="preserve">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lastRenderedPageBreak/>
        <w:t>determine el umbral para cada tipo de casos.</w:t>
      </w:r>
      <w:r>
        <w:rPr>
          <w:rFonts w:ascii="Arial" w:eastAsia="Arial" w:hAnsi="Arial" w:cs="Arial"/>
          <w:color w:val="000000"/>
          <w:sz w:val="24"/>
          <w:szCs w:val="24"/>
          <w:vertAlign w:val="superscript"/>
        </w:rPr>
        <w:footnoteReference w:id="103"/>
      </w:r>
      <w:r>
        <w:rPr>
          <w:rFonts w:ascii="Arial" w:eastAsia="Arial" w:hAnsi="Arial" w:cs="Arial"/>
          <w:color w:val="000000"/>
          <w:sz w:val="24"/>
          <w:szCs w:val="24"/>
        </w:rPr>
        <w:t xml:space="preserve"> El debido proceso no impone un umbral determinado, sino la existencia de uno.</w:t>
      </w:r>
    </w:p>
    <w:p w14:paraId="7B468709"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Esta naturaleza normativa se explica por la función de distribuir el riesgo del error. Toda decisión sobre hechos se adopta en condiciones de incertidumbre. Ferrer distingue dos errores materiales posibles.</w:t>
      </w:r>
      <w:r>
        <w:rPr>
          <w:rFonts w:ascii="Arial" w:eastAsia="Arial" w:hAnsi="Arial" w:cs="Arial"/>
          <w:color w:val="000000"/>
          <w:sz w:val="24"/>
          <w:szCs w:val="24"/>
          <w:vertAlign w:val="superscript"/>
        </w:rPr>
        <w:footnoteReference w:id="104"/>
      </w:r>
      <w:r>
        <w:rPr>
          <w:rFonts w:ascii="Arial" w:eastAsia="Arial" w:hAnsi="Arial" w:cs="Arial"/>
          <w:color w:val="000000"/>
          <w:sz w:val="24"/>
          <w:szCs w:val="24"/>
        </w:rPr>
        <w:t xml:space="preserve">Hay un falso positivo cuando se declara probada una hipótesis falsa. Hay un falso negativo cuando se declara no probada una hipótesis verdadera. Ambos errores pueden producirse aunque el razonamiento del juez sea correcto a la luz de las pruebas disponibles. Laudan denomina doctrina de distribución del error al conjunto de figuras que protegen al acusado.</w:t>
      </w:r>
      <w:r>
        <w:rPr>
          <w:rFonts w:ascii="Arial" w:eastAsia="Arial" w:hAnsi="Arial" w:cs="Arial"/>
          <w:color w:val="000000"/>
          <w:sz w:val="24"/>
          <w:szCs w:val="24"/>
          <w:vertAlign w:val="superscript"/>
        </w:rPr>
        <w:footnoteReference w:id="105"/>
      </w:r>
      <w:r>
        <w:rPr>
          <w:rFonts w:ascii="Arial" w:eastAsia="Arial" w:hAnsi="Arial" w:cs="Arial"/>
          <w:color w:val="000000"/>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Ahora bien, la relación entre estándar y errores suele malentenderse. Ferrer identifica tres equívocos frecuentes.</w:t>
      </w:r>
      <w:r>
        <w:rPr>
          <w:rFonts w:ascii="Arial" w:eastAsia="Arial" w:hAnsi="Arial" w:cs="Arial"/>
          <w:color w:val="000000"/>
          <w:sz w:val="24"/>
          <w:szCs w:val="24"/>
          <w:vertAlign w:val="superscript"/>
        </w:rPr>
        <w:footnoteReference w:id="106"/>
      </w:r>
      <w:r>
        <w:rPr>
          <w:rFonts w:ascii="Arial" w:eastAsia="Arial" w:hAnsi="Arial" w:cs="Arial"/>
          <w:color w:val="000000"/>
          <w:sz w:val="24"/>
          <w:szCs w:val="24"/>
        </w:rPr>
        <w:t xml:space="preserve">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Pr>
          <w:rFonts w:ascii="Arial" w:eastAsia="Arial" w:hAnsi="Arial" w:cs="Arial"/>
          <w:color w:val="000000"/>
          <w:sz w:val="24"/>
          <w:szCs w:val="24"/>
          <w:vertAlign w:val="superscript"/>
        </w:rPr>
        <w:footnoteReference w:id="107"/>
      </w:r>
      <w:r>
        <w:rPr>
          <w:rFonts w:ascii="Arial" w:eastAsia="Arial" w:hAnsi="Arial" w:cs="Arial"/>
          <w:color w:val="000000"/>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Frente a este panorama, cabría pensar que la filosofía moral podría fijar el umbral correcto. Laudan rechaza esa posibilidad.</w:t>
      </w:r>
      <w:r>
        <w:rPr>
          <w:rFonts w:ascii="Arial" w:eastAsia="Arial" w:hAnsi="Arial" w:cs="Arial"/>
          <w:color w:val="000000"/>
          <w:sz w:val="24"/>
          <w:szCs w:val="24"/>
          <w:vertAlign w:val="superscript"/>
        </w:rPr>
        <w:footnoteReference w:id="108"/>
      </w:r>
      <w:r>
        <w:rPr>
          <w:rFonts w:ascii="Arial" w:eastAsia="Arial" w:hAnsi="Arial" w:cs="Arial"/>
          <w:color w:val="000000"/>
          <w:sz w:val="24"/>
          <w:szCs w:val="24"/>
        </w:rPr>
        <w:t xml:space="preserve">Las teorías deontológicas pueden afirmar que una condena falsa es peor que una absolución falsa. Sin embargo, no pueden determinar cuánto peor es. Laudan ilustra el problema con la llamada ratio de Blackstone. </w:t>
        <w:lastRenderedPageBreak/>
        <w:t>Maimónides proponía una proporción de mil a uno, Franklin de cien a uno, Hale de cinco a uno y Voltaire de dos a uno. Esas estimaciones difieren en un factor de quinientos.</w:t>
      </w:r>
      <w:r>
        <w:rPr>
          <w:rFonts w:ascii="Arial" w:eastAsia="Arial" w:hAnsi="Arial" w:cs="Arial"/>
          <w:color w:val="000000"/>
          <w:sz w:val="24"/>
          <w:szCs w:val="24"/>
          <w:vertAlign w:val="superscript"/>
        </w:rPr>
        <w:footnoteReference w:id="109"/>
      </w:r>
      <w:r>
        <w:rPr>
          <w:rFonts w:ascii="Arial" w:eastAsia="Arial" w:hAnsi="Arial" w:cs="Arial"/>
          <w:color w:val="000000"/>
          <w:sz w:val="24"/>
          <w:szCs w:val="24"/>
        </w:rPr>
        <w:t xml:space="preserve"> Ninguna fue defendida con argumentos, sino presentada como evidente. En consecuencia, la fijación del umbral requiere una decisión institucional explícita y no una intuición moral de cada juzgador.</w:t>
      </w:r>
    </w:p>
    <w:p w14:paraId="758BE361"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Los estándares de prueba no se reducen a distribuir el riesgo del error. Ferrer Beltrán les atribuye tres funciones.</w:t>
      </w:r>
      <w:r>
        <w:rPr>
          <w:rFonts w:ascii="Arial" w:eastAsia="Arial" w:hAnsi="Arial" w:cs="Arial"/>
          <w:color w:val="000000"/>
          <w:sz w:val="24"/>
          <w:szCs w:val="24"/>
          <w:vertAlign w:val="superscript"/>
        </w:rPr>
        <w:footnoteReference w:id="110"/>
      </w:r>
      <w:r>
        <w:rPr>
          <w:rFonts w:ascii="Arial" w:eastAsia="Arial" w:hAnsi="Arial" w:cs="Arial"/>
          <w:color w:val="000000"/>
          <w:sz w:val="24"/>
          <w:szCs w:val="24"/>
        </w:rPr>
        <w:t xml:space="preserve">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Pr>
          <w:rFonts w:ascii="Arial" w:eastAsia="Arial" w:hAnsi="Arial" w:cs="Arial"/>
          <w:color w:val="000000"/>
          <w:sz w:val="24"/>
          <w:szCs w:val="24"/>
          <w:vertAlign w:val="superscript"/>
        </w:rPr>
        <w:footnoteReference w:id="111"/>
      </w:r>
      <w:r>
        <w:rPr>
          <w:rFonts w:ascii="Arial" w:eastAsia="Arial" w:hAnsi="Arial" w:cs="Arial"/>
          <w:color w:val="000000"/>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Respecto de la función justificativa, Ferrer retoma a Gascón Abellán. Los estándares cumplen una función heurística y una función justificativa.</w:t>
      </w:r>
      <w:r>
        <w:rPr>
          <w:rFonts w:ascii="Arial" w:eastAsia="Arial" w:hAnsi="Arial" w:cs="Arial"/>
          <w:color w:val="000000"/>
          <w:sz w:val="24"/>
          <w:szCs w:val="24"/>
          <w:vertAlign w:val="superscript"/>
        </w:rPr>
        <w:footnoteReference w:id="112"/>
      </w:r>
      <w:r>
        <w:rPr>
          <w:rFonts w:ascii="Arial" w:eastAsia="Arial" w:hAnsi="Arial" w:cs="Arial"/>
          <w:color w:val="000000"/>
          <w:sz w:val="24"/>
          <w:szCs w:val="24"/>
        </w:rPr>
        <w:t xml:space="preserve">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Pr>
          <w:rFonts w:ascii="Arial" w:eastAsia="Arial" w:hAnsi="Arial" w:cs="Arial"/>
          <w:color w:val="000000"/>
          <w:sz w:val="24"/>
          <w:szCs w:val="24"/>
          <w:vertAlign w:val="superscript"/>
        </w:rPr>
        <w:footnoteReference w:id="113"/>
      </w:r>
      <w:r>
        <w:rPr>
          <w:rFonts w:ascii="Arial" w:eastAsia="Arial" w:hAnsi="Arial" w:cs="Arial"/>
          <w:color w:val="000000"/>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lastRenderedPageBreak/>
        <w:t xml:space="preserve">Un argumento recurrente contra los estándares los asimila a la prueba tasada. Nieva Fenoll sostiene esa tesis de manera explícita.</w:t>
      </w:r>
      <w:r>
        <w:rPr>
          <w:rFonts w:ascii="Arial" w:eastAsia="Arial" w:hAnsi="Arial" w:cs="Arial"/>
          <w:color w:val="000000"/>
          <w:sz w:val="24"/>
          <w:szCs w:val="24"/>
          <w:vertAlign w:val="superscript"/>
        </w:rPr>
        <w:footnoteReference w:id="114"/>
      </w:r>
      <w:r>
        <w:rPr>
          <w:rFonts w:ascii="Arial" w:eastAsia="Arial" w:hAnsi="Arial" w:cs="Arial"/>
          <w:color w:val="000000"/>
          <w:sz w:val="24"/>
          <w:szCs w:val="24"/>
        </w:rPr>
        <w:t xml:space="preserve">Para él, carga de la prueba y estándares provienen del antiguo sistema de valoración legal. En un sistema de libre valoración, los estándares serían simples remedos de la </w:t>
      </w:r>
      <w:r>
        <w:rPr>
          <w:rFonts w:ascii="Arial" w:eastAsia="Arial" w:hAnsi="Arial" w:cs="Arial"/>
          <w:i/>
          <w:iCs/>
          <w:color w:val="000000"/>
          <w:sz w:val="24"/>
          <w:szCs w:val="24"/>
        </w:rPr>
        <w:t>probatio plena</w:t>
      </w:r>
      <w:r>
        <w:rPr>
          <w:rFonts w:ascii="Arial" w:eastAsia="Arial" w:hAnsi="Arial" w:cs="Arial"/>
          <w:color w:val="000000"/>
          <w:sz w:val="24"/>
          <w:szCs w:val="24"/>
        </w:rPr>
        <w:t xml:space="preserve"> y la </w:t>
      </w:r>
      <w:r>
        <w:rPr>
          <w:rFonts w:ascii="Arial" w:eastAsia="Arial" w:hAnsi="Arial" w:cs="Arial"/>
          <w:i/>
          <w:iCs/>
          <w:color w:val="000000"/>
          <w:sz w:val="24"/>
          <w:szCs w:val="24"/>
        </w:rPr>
        <w:t>semiplena probatio</w:t>
      </w:r>
      <w:r>
        <w:rPr>
          <w:rFonts w:ascii="Arial" w:eastAsia="Arial" w:hAnsi="Arial" w:cs="Arial"/>
          <w:color w:val="000000"/>
          <w:sz w:val="24"/>
          <w:szCs w:val="24"/>
        </w:rPr>
        <w:t>. Además, resultarían imposibles de objetivar. El autor añade que la preponderancia de la prueba no ayuda al juez, pues solo describe su labor cotidiana.</w:t>
      </w:r>
      <w:r>
        <w:rPr>
          <w:rFonts w:ascii="Arial" w:eastAsia="Arial" w:hAnsi="Arial" w:cs="Arial"/>
          <w:color w:val="000000"/>
          <w:sz w:val="24"/>
          <w:szCs w:val="24"/>
          <w:vertAlign w:val="superscript"/>
        </w:rPr>
        <w:footnoteReference w:id="115"/>
      </w:r>
      <w:r>
        <w:rPr>
          <w:rFonts w:ascii="Arial" w:eastAsia="Arial" w:hAnsi="Arial" w:cs="Arial"/>
          <w:color w:val="000000"/>
          <w:sz w:val="24"/>
          <w:szCs w:val="24"/>
        </w:rPr>
        <w:t xml:space="preserve"> También advierte que los estándares se pensaron sobre todo para jurados que no motivan.</w:t>
      </w:r>
      <w:r>
        <w:rPr>
          <w:rFonts w:ascii="Arial" w:eastAsia="Arial" w:hAnsi="Arial" w:cs="Arial"/>
          <w:color w:val="000000"/>
          <w:sz w:val="24"/>
          <w:szCs w:val="24"/>
          <w:vertAlign w:val="superscript"/>
        </w:rPr>
        <w:footnoteReference w:id="116"/>
      </w:r>
      <w:r>
        <w:rPr>
          <w:rFonts w:ascii="Arial" w:eastAsia="Arial" w:hAnsi="Arial" w:cs="Arial"/>
          <w:color w:val="000000"/>
          <w:sz w:val="24"/>
          <w:szCs w:val="24"/>
        </w:rPr>
        <w:t xml:space="preserve"> Esta posición merece consideración, porque cuestiona la premisa de esta investigación.</w:t>
      </w:r>
    </w:p>
    <w:p w14:paraId="20418334"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No obstante, Ferrer Beltrán ofrece una réplica conceptual a esa objeción. El origen histórico de una institución nada dice acerca de su necesidad conceptual.</w:t>
      </w:r>
      <w:r>
        <w:rPr>
          <w:rFonts w:ascii="Arial" w:eastAsia="Arial" w:hAnsi="Arial" w:cs="Arial"/>
          <w:color w:val="000000"/>
          <w:sz w:val="24"/>
          <w:szCs w:val="24"/>
          <w:vertAlign w:val="superscript"/>
        </w:rPr>
        <w:footnoteReference w:id="117"/>
      </w:r>
      <w:r>
        <w:rPr>
          <w:rFonts w:ascii="Arial" w:eastAsia="Arial" w:hAnsi="Arial" w:cs="Arial"/>
          <w:color w:val="000000"/>
          <w:sz w:val="24"/>
          <w:szCs w:val="24"/>
        </w:rPr>
        <w:t xml:space="preserve">Si no es posible alcanzar certezas racionales, es imprescindible determinar qué grado de probabilidad basta. Esa labor no puede realizarla la valoración, que solo mide el grado de corroboración. Además, prueba tasada y estándares son modos de regulación incompatibles.</w:t>
      </w:r>
      <w:r>
        <w:rPr>
          <w:rFonts w:ascii="Arial" w:eastAsia="Arial" w:hAnsi="Arial" w:cs="Arial"/>
          <w:color w:val="000000"/>
          <w:sz w:val="24"/>
          <w:szCs w:val="24"/>
          <w:vertAlign w:val="superscript"/>
        </w:rPr>
        <w:footnoteReference w:id="118"/>
      </w:r>
      <w:r>
        <w:rPr>
          <w:rFonts w:ascii="Arial" w:eastAsia="Arial" w:hAnsi="Arial" w:cs="Arial"/>
          <w:color w:val="000000"/>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Pr>
          <w:rFonts w:ascii="Arial" w:eastAsia="Arial" w:hAnsi="Arial" w:cs="Arial"/>
          <w:color w:val="000000"/>
          <w:sz w:val="24"/>
          <w:szCs w:val="24"/>
          <w:vertAlign w:val="superscript"/>
        </w:rPr>
        <w:footnoteReference w:id="119"/>
      </w:r>
      <w:r>
        <w:rPr>
          <w:rFonts w:ascii="Arial" w:eastAsia="Arial" w:hAnsi="Arial" w:cs="Arial"/>
          <w:color w:val="000000"/>
          <w:sz w:val="24"/>
          <w:szCs w:val="24"/>
        </w:rPr>
        <w:t xml:space="preserve"> Por tanto, el estándar completa la libre valoración sin restaurar la prueba legal.</w:t>
      </w:r>
    </w:p>
    <w:p w14:paraId="0C531346"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Para ilustrar esa complementariedad, Ferrer retoma una analogía de Anderson, Schum y Twining. Los profesores valoran libremente la calidad de cada examen.</w:t>
      </w:r>
      <w:r>
        <w:rPr>
          <w:rFonts w:ascii="Arial" w:eastAsia="Arial" w:hAnsi="Arial" w:cs="Arial"/>
          <w:color w:val="000000"/>
          <w:sz w:val="24"/>
          <w:szCs w:val="24"/>
          <w:vertAlign w:val="superscript"/>
        </w:rPr>
        <w:footnoteReference w:id="120"/>
      </w:r>
      <w:r>
        <w:rPr>
          <w:rFonts w:ascii="Arial" w:eastAsia="Arial" w:hAnsi="Arial" w:cs="Arial"/>
          <w:color w:val="000000"/>
          <w:sz w:val="24"/>
          <w:szCs w:val="24"/>
        </w:rPr>
        <w:t xml:space="preserve">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0EEA041D"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 xml:space="preserve">La distinción debe trazarse también frente a otras reglas de decisión. La carga de la prueba suele invocarse como si resolviera la suficiencia probatoria. En materia electoral, el artículo 15, párrafo 2, de la </w:t>
      </w:r>
      <w:r>
        <w:rPr>
          <w:rFonts w:ascii="Arial" w:eastAsia="Arial" w:hAnsi="Arial" w:cs="Arial"/>
          <w:i/>
          <w:iCs/>
          <w:color w:val="000000"/>
          <w:sz w:val="24"/>
          <w:szCs w:val="24"/>
        </w:rPr>
        <w:t xml:space="preserve">Ley General de Medios</w:t>
      </w:r>
      <w:r>
        <w:rPr>
          <w:rFonts w:ascii="Arial" w:eastAsia="Arial" w:hAnsi="Arial" w:cs="Arial"/>
          <w:color w:val="000000"/>
          <w:sz w:val="24"/>
          <w:szCs w:val="24"/>
        </w:rPr>
        <w:t xml:space="preserve"> establece que el que afirma está obligado a probar.</w:t>
      </w:r>
      <w:r>
        <w:rPr>
          <w:rFonts w:ascii="Arial" w:eastAsia="Arial" w:hAnsi="Arial" w:cs="Arial"/>
          <w:color w:val="000000"/>
          <w:sz w:val="24"/>
          <w:szCs w:val="24"/>
          <w:vertAlign w:val="superscript"/>
        </w:rPr>
        <w:footnoteReference w:id="121"/>
      </w:r>
      <w:r>
        <w:rPr>
          <w:rFonts w:ascii="Arial" w:eastAsia="Arial" w:hAnsi="Arial" w:cs="Arial"/>
          <w:color w:val="000000"/>
          <w:sz w:val="24"/>
          <w:szCs w:val="24"/>
        </w:rPr>
        <w:t xml:space="preserve">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Pr>
          <w:rFonts w:ascii="Arial" w:eastAsia="Arial" w:hAnsi="Arial" w:cs="Arial"/>
          <w:color w:val="000000"/>
          <w:sz w:val="24"/>
          <w:szCs w:val="24"/>
          <w:vertAlign w:val="superscript"/>
        </w:rPr>
        <w:footnoteReference w:id="122"/>
      </w:r>
      <w:r>
        <w:rPr>
          <w:rFonts w:ascii="Arial" w:eastAsia="Arial" w:hAnsi="Arial" w:cs="Arial"/>
          <w:color w:val="000000"/>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Dentro de este marco, ambas figuras se relacionan en la distribución del riesgo del error. Ferrer advierte que el riesgo de error nunca es del todo simétrico por efecto de la carga de la prueba.</w:t>
      </w:r>
      <w:r>
        <w:rPr>
          <w:rFonts w:ascii="Arial" w:eastAsia="Arial" w:hAnsi="Arial" w:cs="Arial"/>
          <w:color w:val="000000"/>
          <w:sz w:val="24"/>
          <w:szCs w:val="24"/>
          <w:vertAlign w:val="superscript"/>
        </w:rPr>
        <w:footnoteReference w:id="123"/>
      </w:r>
      <w:r>
        <w:rPr>
          <w:rFonts w:ascii="Arial" w:eastAsia="Arial" w:hAnsi="Arial" w:cs="Arial"/>
          <w:color w:val="000000"/>
          <w:sz w:val="24"/>
          <w:szCs w:val="24"/>
        </w:rPr>
        <w:t xml:space="preserve">Si ninguna hipótesis alcanza el umbral, el caso se resuelve a favor de una de las partes. La parte que tiene la carga soporta, por ello, un mayor riesgo. Laudan incluye la carga de la prueba entre los mecanismos de distribución del error.</w:t>
      </w:r>
      <w:r>
        <w:rPr>
          <w:rFonts w:ascii="Arial" w:eastAsia="Arial" w:hAnsi="Arial" w:cs="Arial"/>
          <w:color w:val="000000"/>
          <w:sz w:val="24"/>
          <w:szCs w:val="24"/>
          <w:vertAlign w:val="superscript"/>
        </w:rPr>
        <w:footnoteReference w:id="124"/>
      </w:r>
      <w:r>
        <w:rPr>
          <w:rFonts w:ascii="Arial" w:eastAsia="Arial" w:hAnsi="Arial" w:cs="Arial"/>
          <w:color w:val="000000"/>
          <w:sz w:val="24"/>
          <w:szCs w:val="24"/>
        </w:rPr>
        <w:t xml:space="preserve"> Sin embargo, la carga actúa como regla de clausura, mientras que el estándar actúa como umbral. La primera opera cuando nadie alcanzó la suficiencia. El segundo define qué significa alcanzarla.</w:t>
      </w:r>
    </w:p>
    <w:p w14:paraId="6CDD7A19"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 xml:space="preserve">Por su parte, Nieva Fenoll sostiene una tesis más radical sobre la carga objetiva. En su opinión, el concepto termina identificándose con la valoración de la prueba.</w:t>
      </w:r>
      <w:r>
        <w:rPr>
          <w:rFonts w:ascii="Arial" w:eastAsia="Arial" w:hAnsi="Arial" w:cs="Arial"/>
          <w:color w:val="000000"/>
          <w:sz w:val="24"/>
          <w:szCs w:val="24"/>
          <w:vertAlign w:val="superscript"/>
        </w:rPr>
        <w:footnoteReference w:id="125"/>
      </w:r>
      <w:r>
        <w:rPr>
          <w:rFonts w:ascii="Arial" w:eastAsia="Arial" w:hAnsi="Arial" w:cs="Arial"/>
          <w:color w:val="000000"/>
          <w:sz w:val="24"/>
          <w:szCs w:val="24"/>
        </w:rPr>
        <w:t xml:space="preserve">Bajo la carga objetiva se describiría, en realidad, el nivel de convicción del juez. Por ello, el concepto resultaría redundante. Esta posición confirma, desde un ángulo distinto, que la </w:t>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 xml:space="preserve">En la práctica jurisdiccional electoral, la confusión entre carga y estándar aparece con claridad. En el recurso SUP-REC-1388/2018, la Sala Superior invocó la presunción de determinancia prevista para diferencias menores al cinco por ciento. Como la diferencia entre el primero y el segundo lugar era de 11.11 por ciento, atribuyó la carga de acreditar la determinancia a quien pretendía la nulidad.</w:t>
      </w:r>
      <w:r>
        <w:rPr>
          <w:rFonts w:ascii="Arial" w:eastAsia="Arial" w:hAnsi="Arial" w:cs="Arial"/>
          <w:color w:val="000000"/>
          <w:sz w:val="24"/>
          <w:szCs w:val="24"/>
          <w:vertAlign w:val="superscript"/>
        </w:rPr>
        <w:footnoteReference w:id="126"/>
      </w:r>
      <w:r>
        <w:rPr>
          <w:rFonts w:ascii="Arial" w:eastAsia="Arial" w:hAnsi="Arial" w:cs="Arial"/>
          <w:color w:val="000000"/>
          <w:sz w:val="24"/>
          <w:szCs w:val="24"/>
        </w:rPr>
        <w:t xml:space="preserve">Esa presunción es una regla de distribución de la carga, pues exige prueba en contrario para desvirtuarla. La misma sentencia afirmó que el estándar probatorio para analizar la determinancia en casos de violencia política debía ser mínimo.</w:t>
      </w:r>
      <w:r>
        <w:rPr>
          <w:rFonts w:ascii="Arial" w:eastAsia="Arial" w:hAnsi="Arial" w:cs="Arial"/>
          <w:color w:val="000000"/>
          <w:sz w:val="24"/>
          <w:szCs w:val="24"/>
          <w:vertAlign w:val="superscript"/>
        </w:rPr>
        <w:footnoteReference w:id="127"/>
      </w:r>
      <w:r>
        <w:rPr>
          <w:rFonts w:ascii="Arial" w:eastAsia="Arial" w:hAnsi="Arial" w:cs="Arial"/>
          <w:color w:val="000000"/>
          <w:sz w:val="24"/>
          <w:szCs w:val="24"/>
        </w:rPr>
        <w:t xml:space="preserve"> Sin embargo, concluyó que no había forma de conocer la trascendencia de los hechos y que debía regir la presunción de validez.</w:t>
      </w:r>
      <w:r>
        <w:rPr>
          <w:rFonts w:ascii="Arial" w:eastAsia="Arial" w:hAnsi="Arial" w:cs="Arial"/>
          <w:color w:val="000000"/>
          <w:sz w:val="24"/>
          <w:szCs w:val="24"/>
          <w:vertAlign w:val="superscript"/>
        </w:rPr>
        <w:footnoteReference w:id="128"/>
      </w:r>
      <w:r>
        <w:rPr>
          <w:rFonts w:ascii="Arial" w:eastAsia="Arial" w:hAnsi="Arial" w:cs="Arial"/>
          <w:color w:val="000000"/>
          <w:sz w:val="24"/>
          <w:szCs w:val="24"/>
        </w:rPr>
        <w:t xml:space="preserve"> En su voto razonado, el magistrado Reyes Rodríguez Mondragón sostuvo que exigir al denunciante la carga de acreditar la trascendencia fijaba un estándar prácticamente imposible.</w:t>
      </w:r>
      <w:r>
        <w:rPr>
          <w:rFonts w:ascii="Arial" w:eastAsia="Arial" w:hAnsi="Arial" w:cs="Arial"/>
          <w:color w:val="000000"/>
          <w:sz w:val="24"/>
          <w:szCs w:val="24"/>
          <w:vertAlign w:val="superscript"/>
        </w:rPr>
        <w:footnoteReference w:id="129"/>
      </w:r>
      <w:r>
        <w:rPr>
          <w:rFonts w:ascii="Arial" w:eastAsia="Arial" w:hAnsi="Arial" w:cs="Arial"/>
          <w:color w:val="000000"/>
          <w:sz w:val="24"/>
          <w:szCs w:val="24"/>
        </w:rPr>
        <w:t xml:space="preserve"> El voto identifica un problema real, pero lo describe con categorías intercambiables. Carga y estándar aparecen como una sola exigencia.</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spacing w:before="0" w:after="0" w:line="240" w:lineRule="auto"/>
              <w:ind w:left="113" w:hanging="113"/>
              <w:jc w:val="left"/>
            </w:pPr>
            <w:r>
              <w:rPr>
                <w:rFonts w:ascii="Arial" w:eastAsia="Arial" w:hAnsi="Arial" w:cs="Arial"/>
                <w:b/>
                <w:bCs/>
                <w:color w:val="000000"/>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spacing w:before="0" w:after="0" w:line="240" w:lineRule="auto"/>
              <w:ind w:left="113" w:hanging="113"/>
              <w:jc w:val="left"/>
            </w:pPr>
            <w:r>
              <w:rPr>
                <w:rFonts w:ascii="Arial" w:eastAsia="Arial" w:hAnsi="Arial" w:cs="Arial"/>
                <w:b/>
                <w:bCs/>
                <w:color w:val="000000"/>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spacing w:before="0" w:after="0" w:line="240" w:lineRule="auto"/>
              <w:ind w:left="113" w:hanging="113"/>
              <w:jc w:val="left"/>
            </w:pPr>
            <w:r>
              <w:rPr>
                <w:rFonts w:ascii="Arial" w:eastAsia="Arial" w:hAnsi="Arial" w:cs="Arial"/>
                <w:b/>
                <w:bCs/>
                <w:color w:val="000000"/>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 xml:space="preserve">Cuándo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 xml:space="preserve">Artículo 15, párrafo 2, de la </w:t>
            </w:r>
            <w:r>
              <w:rPr>
                <w:rFonts w:ascii="Arial" w:eastAsia="Arial" w:hAnsi="Arial" w:cs="Arial"/>
                <w:i/>
                <w:iCs/>
                <w:color w:val="000000"/>
                <w:sz w:val="22"/>
                <w:szCs w:val="22"/>
              </w:rPr>
              <w:t xml:space="preserve">Ley General de Medios</w:t>
            </w:r>
            <w:r>
              <w:rPr>
                <w:rFonts w:ascii="Arial" w:eastAsia="Arial" w:hAnsi="Arial" w:cs="Arial"/>
                <w:color w:val="000000"/>
                <w:sz w:val="22"/>
                <w:szCs w:val="22"/>
              </w:rPr>
              <w:t xml:space="preserve">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Ausente como regla explícita. Sustituido por la convicción y por la plena acreditación</w:t>
            </w:r>
          </w:p>
        </w:tc>
      </w:tr>
    </w:tbl>
    <w:p w14:paraId="638C51D1" w14:textId="77777777" w:rsidR="00657C4E" w:rsidRPr="00657C4E" w:rsidRDefault="00657C4E" w:rsidP="00657C4E">
      <w:pPr>
        <w:spacing w:before="0" w:after="0" w:line="360" w:lineRule="auto"/>
        <w:ind w:firstLine="0"/>
        <w:jc w:val="both"/>
      </w:pPr>
      <w:r>
        <w:rPr>
          <w:rFonts w:ascii="Arial" w:eastAsia="Arial" w:hAnsi="Arial" w:cs="Arial"/>
          <w:color w:val="000000"/>
          <w:sz w:val="20"/>
          <w:szCs w:val="20"/>
        </w:rPr>
        <w:t xml:space="preserve">Tabla 3. Deslinde entre carga de la prueba y estándar de prueba. Elaboración propia con base en Ferrer Beltrán, Prueba sin convicción, pp. 19, 114 y 142, y en la </w:t>
      </w:r>
      <w:r>
        <w:rPr>
          <w:rFonts w:ascii="Arial" w:eastAsia="Arial" w:hAnsi="Arial" w:cs="Arial"/>
          <w:i/>
          <w:iCs/>
          <w:color w:val="000000"/>
          <w:sz w:val="20"/>
          <w:szCs w:val="20"/>
        </w:rPr>
        <w:t xml:space="preserve">Ley General del Sistema de Medios de Impugnación en Materia Electoral</w:t>
      </w:r>
      <w:r>
        <w:rPr>
          <w:rFonts w:ascii="Arial" w:eastAsia="Arial" w:hAnsi="Arial" w:cs="Arial"/>
          <w:color w:val="000000"/>
          <w:sz w:val="20"/>
          <w:szCs w:val="20"/>
        </w:rPr>
        <w:t xml:space="preserve">.</w:t>
      </w:r>
    </w:p>
    <w:p>
      <w:pPr>
        <w:spacing w:before="0" w:after="0" w:line="360" w:lineRule="auto"/>
        <w:jc w:val="left"/>
      </w:pPr>
    </w:p>
    <w:p w14:paraId="1B287E92"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 xml:space="preserve">Una confusión semejante afecta a la sana crítica. La sana crítica constituye una fórmula de valoración, no un criterio de suficiencia. Así lo muestra su propio contenido. El artículo 16, párrafo 1, de la </w:t>
      </w:r>
      <w:r>
        <w:rPr>
          <w:rFonts w:ascii="Arial" w:eastAsia="Arial" w:hAnsi="Arial" w:cs="Arial"/>
          <w:i/>
          <w:iCs/>
          <w:color w:val="000000"/>
          <w:sz w:val="24"/>
          <w:szCs w:val="24"/>
        </w:rPr>
        <w:t xml:space="preserve">Ley General de Medios</w:t>
      </w:r>
      <w:r>
        <w:rPr>
          <w:rFonts w:ascii="Arial" w:eastAsia="Arial" w:hAnsi="Arial" w:cs="Arial"/>
          <w:color w:val="000000"/>
          <w:sz w:val="24"/>
          <w:szCs w:val="24"/>
        </w:rPr>
        <w:t xml:space="preserve"> la enuncia junto a las reglas de la lógica y de la experiencia. El </w:t>
      </w:r>
      <w:r>
        <w:rPr>
          <w:rFonts w:ascii="Arial" w:eastAsia="Arial" w:hAnsi="Arial" w:cs="Arial"/>
          <w:i/>
          <w:iCs/>
          <w:color w:val="000000"/>
          <w:sz w:val="24"/>
          <w:szCs w:val="24"/>
        </w:rPr>
        <w:t xml:space="preserve">Código Nacional de Procedimientos Penales</w:t>
      </w:r>
      <w:r>
        <w:rPr>
          <w:rFonts w:ascii="Arial" w:eastAsia="Arial" w:hAnsi="Arial" w:cs="Arial"/>
          <w:color w:val="000000"/>
          <w:sz w:val="24"/>
          <w:szCs w:val="24"/>
        </w:rPr>
        <w:t xml:space="preserve"> utiliza una fórmula análoga. Su artículo 259 ordena valorar las pruebas de manera libre y lógica.</w:t>
      </w:r>
      <w:r>
        <w:rPr>
          <w:rFonts w:ascii="Arial" w:eastAsia="Arial" w:hAnsi="Arial" w:cs="Arial"/>
          <w:color w:val="000000"/>
          <w:sz w:val="24"/>
          <w:szCs w:val="24"/>
          <w:vertAlign w:val="superscript"/>
        </w:rPr>
        <w:footnoteReference w:id="130"/>
      </w:r>
      <w:r>
        <w:rPr>
          <w:rFonts w:ascii="Arial" w:eastAsia="Arial" w:hAnsi="Arial" w:cs="Arial"/>
          <w:color w:val="000000"/>
          <w:sz w:val="24"/>
          <w:szCs w:val="24"/>
        </w:rPr>
        <w:t xml:space="preserve">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Pr>
          <w:rFonts w:ascii="Arial" w:eastAsia="Arial" w:hAnsi="Arial" w:cs="Arial"/>
          <w:color w:val="000000"/>
          <w:sz w:val="24"/>
          <w:szCs w:val="24"/>
          <w:vertAlign w:val="superscript"/>
        </w:rPr>
        <w:footnoteReference w:id="131"/>
      </w:r>
      <w:r>
        <w:rPr>
          <w:rFonts w:ascii="Arial" w:eastAsia="Arial" w:hAnsi="Arial" w:cs="Arial"/>
          <w:color w:val="000000"/>
          <w:sz w:val="24"/>
          <w:szCs w:val="24"/>
        </w:rPr>
        <w:t xml:space="preserve">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Pr>
          <w:rFonts w:ascii="Arial" w:eastAsia="Arial" w:hAnsi="Arial" w:cs="Arial"/>
          <w:color w:val="000000"/>
          <w:sz w:val="24"/>
          <w:szCs w:val="24"/>
          <w:vertAlign w:val="superscript"/>
        </w:rPr>
        <w:footnoteReference w:id="132"/>
      </w:r>
      <w:r>
        <w:rPr>
          <w:rFonts w:ascii="Arial" w:eastAsia="Arial" w:hAnsi="Arial" w:cs="Arial"/>
          <w:color w:val="000000"/>
          <w:sz w:val="24"/>
          <w:szCs w:val="24"/>
        </w:rPr>
        <w:t xml:space="preserve">Primero se valora la prueba y se determina el </w:t>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Pr>
          <w:rFonts w:ascii="Arial" w:eastAsia="Arial" w:hAnsi="Arial" w:cs="Arial"/>
          <w:color w:val="000000"/>
          <w:sz w:val="24"/>
          <w:szCs w:val="24"/>
          <w:vertAlign w:val="superscript"/>
        </w:rPr>
        <w:footnoteReference w:id="133"/>
      </w:r>
      <w:r>
        <w:rPr>
          <w:rFonts w:ascii="Arial" w:eastAsia="Arial" w:hAnsi="Arial" w:cs="Arial"/>
          <w:color w:val="000000"/>
          <w:sz w:val="24"/>
          <w:szCs w:val="24"/>
        </w:rPr>
        <w:t xml:space="preserve">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560DBC7B"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La apelación a la convicción del juzgador como criterio de suficiencia es la manifestación más visible de la confusión examinada. Ferrer Beltrán ofrece tres razones independientes para rechazarla.</w:t>
      </w:r>
      <w:r>
        <w:rPr>
          <w:rFonts w:ascii="Arial" w:eastAsia="Arial" w:hAnsi="Arial" w:cs="Arial"/>
          <w:color w:val="000000"/>
          <w:sz w:val="24"/>
          <w:szCs w:val="24"/>
          <w:vertAlign w:val="superscript"/>
        </w:rPr>
        <w:footnoteReference w:id="134"/>
      </w:r>
      <w:r>
        <w:rPr>
          <w:rFonts w:ascii="Arial" w:eastAsia="Arial" w:hAnsi="Arial" w:cs="Arial"/>
          <w:color w:val="000000"/>
          <w:sz w:val="24"/>
          <w:szCs w:val="24"/>
        </w:rPr>
        <w:t xml:space="preserve">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Sobre esa base, Ferrer extrae una consecuencia constitucional. Si el estándar consiste en que el juzgador crea que el hecho ocurrió, no tiene sentido exigirle una justificación.</w:t>
      </w:r>
      <w:r>
        <w:rPr>
          <w:rFonts w:ascii="Arial" w:eastAsia="Arial" w:hAnsi="Arial" w:cs="Arial"/>
          <w:color w:val="000000"/>
          <w:sz w:val="24"/>
          <w:szCs w:val="24"/>
          <w:vertAlign w:val="superscript"/>
        </w:rPr>
        <w:footnoteReference w:id="135"/>
      </w:r>
      <w:r>
        <w:rPr>
          <w:rFonts w:ascii="Arial" w:eastAsia="Arial" w:hAnsi="Arial" w:cs="Arial"/>
          <w:color w:val="000000"/>
          <w:sz w:val="24"/>
          <w:szCs w:val="24"/>
        </w:rPr>
        <w:t xml:space="preserve">La concepción subjetivista de la prueba, por ello, nunca ha requerido la motivación de las decisiones probatorias. Esa concepción es incompatible con el derecho al debido proceso, que incluye el deber de motivar.</w:t>
      </w:r>
      <w:r>
        <w:rPr>
          <w:rFonts w:ascii="Arial" w:eastAsia="Arial" w:hAnsi="Arial" w:cs="Arial"/>
          <w:color w:val="000000"/>
          <w:sz w:val="24"/>
          <w:szCs w:val="24"/>
          <w:vertAlign w:val="superscript"/>
        </w:rPr>
        <w:footnoteReference w:id="136"/>
      </w:r>
      <w:r>
        <w:rPr>
          <w:rFonts w:ascii="Arial" w:eastAsia="Arial" w:hAnsi="Arial" w:cs="Arial"/>
          <w:color w:val="000000"/>
          <w:sz w:val="24"/>
          <w:szCs w:val="24"/>
        </w:rPr>
        <w:t xml:space="preserve"> El respeto a ese derecho exige </w:t>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Pr>
          <w:rFonts w:ascii="Arial" w:eastAsia="Arial" w:hAnsi="Arial" w:cs="Arial"/>
          <w:color w:val="000000"/>
          <w:sz w:val="24"/>
          <w:szCs w:val="24"/>
          <w:vertAlign w:val="superscript"/>
        </w:rPr>
        <w:footnoteReference w:id="137"/>
      </w:r>
      <w:r>
        <w:rPr>
          <w:rFonts w:ascii="Arial" w:eastAsia="Arial" w:hAnsi="Arial" w:cs="Arial"/>
          <w:color w:val="000000"/>
          <w:sz w:val="24"/>
          <w:szCs w:val="24"/>
        </w:rPr>
        <w:t xml:space="preserve"> Esa exigencia resulta inalcanzable si la suficiencia depende de un estado psicológico.</w:t>
      </w:r>
    </w:p>
    <w:p w14:paraId="16859F08"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En congruencia con lo anterior, Laudan formula una crítica paralela desde la tradición angloamericana. Observa que casi todas las glosas del más allá de toda duda razonable se definen por el estado mental del jurado.</w:t>
      </w:r>
      <w:r>
        <w:rPr>
          <w:rFonts w:ascii="Arial" w:eastAsia="Arial" w:hAnsi="Arial" w:cs="Arial"/>
          <w:color w:val="000000"/>
          <w:sz w:val="24"/>
          <w:szCs w:val="24"/>
          <w:vertAlign w:val="superscript"/>
        </w:rPr>
        <w:footnoteReference w:id="138"/>
      </w:r>
      <w:r>
        <w:rPr>
          <w:rFonts w:ascii="Arial" w:eastAsia="Arial" w:hAnsi="Arial" w:cs="Arial"/>
          <w:color w:val="000000"/>
          <w:sz w:val="24"/>
          <w:szCs w:val="24"/>
        </w:rPr>
        <w:t xml:space="preserve">Firme convicción, certeza moral o conciencia satisfecha son las fórmulas habituales. Laudan compara esa práctica con la de un matemático que diera por demostrado un teorema porque lo cree sin vacilar.</w:t>
      </w:r>
      <w:r>
        <w:rPr>
          <w:rFonts w:ascii="Arial" w:eastAsia="Arial" w:hAnsi="Arial" w:cs="Arial"/>
          <w:color w:val="000000"/>
          <w:sz w:val="24"/>
          <w:szCs w:val="24"/>
          <w:vertAlign w:val="superscript"/>
        </w:rPr>
        <w:footnoteReference w:id="139"/>
      </w:r>
      <w:r>
        <w:rPr>
          <w:rFonts w:ascii="Arial" w:eastAsia="Arial" w:hAnsi="Arial" w:cs="Arial"/>
          <w:color w:val="000000"/>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Pr>
          <w:rFonts w:ascii="Arial" w:eastAsia="Arial" w:hAnsi="Arial" w:cs="Arial"/>
          <w:color w:val="000000"/>
          <w:sz w:val="24"/>
          <w:szCs w:val="24"/>
          <w:vertAlign w:val="superscript"/>
        </w:rPr>
        <w:footnoteReference w:id="140"/>
      </w:r>
      <w:r>
        <w:rPr>
          <w:rFonts w:ascii="Arial" w:eastAsia="Arial" w:hAnsi="Arial" w:cs="Arial"/>
          <w:color w:val="000000"/>
          <w:sz w:val="24"/>
          <w:szCs w:val="24"/>
        </w:rPr>
        <w:t xml:space="preserve"> Se trata de una relación entre enunciados y no de un estado psicológico.</w:t>
      </w:r>
    </w:p>
    <w:p w14:paraId="1F32A976"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Aunado a lo anterior, Laudan invierte el orden lógico que presupone el modelo subjetivo. En la ciencia, la confianza racional en una hipótesis sigue a su prueba.</w:t>
      </w:r>
      <w:r>
        <w:rPr>
          <w:rFonts w:ascii="Arial" w:eastAsia="Arial" w:hAnsi="Arial" w:cs="Arial"/>
          <w:color w:val="000000"/>
          <w:sz w:val="24"/>
          <w:szCs w:val="24"/>
          <w:vertAlign w:val="superscript"/>
        </w:rPr>
        <w:footnoteReference w:id="141"/>
      </w:r>
      <w:r>
        <w:rPr>
          <w:rFonts w:ascii="Arial" w:eastAsia="Arial" w:hAnsi="Arial" w:cs="Arial"/>
          <w:color w:val="000000"/>
          <w:sz w:val="24"/>
          <w:szCs w:val="24"/>
        </w:rPr>
        <w:t xml:space="preserve">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Pr>
          <w:rFonts w:ascii="Arial" w:eastAsia="Arial" w:hAnsi="Arial" w:cs="Arial"/>
          <w:color w:val="000000"/>
          <w:sz w:val="24"/>
          <w:szCs w:val="24"/>
          <w:vertAlign w:val="superscript"/>
        </w:rPr>
        <w:footnoteReference w:id="142"/>
      </w:r>
      <w:r>
        <w:rPr>
          <w:rFonts w:ascii="Arial" w:eastAsia="Arial" w:hAnsi="Arial" w:cs="Arial"/>
          <w:color w:val="000000"/>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Pr>
          <w:rFonts w:ascii="Arial" w:eastAsia="Arial" w:hAnsi="Arial" w:cs="Arial"/>
          <w:color w:val="000000"/>
          <w:sz w:val="24"/>
          <w:szCs w:val="24"/>
          <w:vertAlign w:val="superscript"/>
        </w:rPr>
        <w:footnoteReference w:id="143"/>
      </w:r>
      <w:r>
        <w:rPr>
          <w:rFonts w:ascii="Arial" w:eastAsia="Arial" w:hAnsi="Arial" w:cs="Arial"/>
          <w:color w:val="000000"/>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lastRenderedPageBreak/>
        <w:t>Por último, la crítica se refuerza desde la epistemología de González Lagier. La doctrina de la íntima convicción solo sería defendible si descansara en una teoría del conocimiento adecuada.</w:t>
      </w:r>
      <w:r>
        <w:rPr>
          <w:rFonts w:ascii="Arial" w:eastAsia="Arial" w:hAnsi="Arial" w:cs="Arial"/>
          <w:color w:val="000000"/>
          <w:sz w:val="24"/>
          <w:szCs w:val="24"/>
          <w:vertAlign w:val="superscript"/>
        </w:rPr>
        <w:footnoteReference w:id="144"/>
      </w:r>
      <w:r>
        <w:rPr>
          <w:rFonts w:ascii="Arial" w:eastAsia="Arial" w:hAnsi="Arial" w:cs="Arial"/>
          <w:color w:val="000000"/>
          <w:sz w:val="24"/>
          <w:szCs w:val="24"/>
        </w:rPr>
        <w:t xml:space="preserve">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Pr>
          <w:rFonts w:ascii="Arial" w:eastAsia="Arial" w:hAnsi="Arial" w:cs="Arial"/>
          <w:color w:val="000000"/>
          <w:sz w:val="24"/>
          <w:szCs w:val="24"/>
          <w:vertAlign w:val="superscript"/>
        </w:rPr>
        <w:footnoteReference w:id="145"/>
      </w:r>
    </w:p>
    <w:p w14:paraId="1B38B34B"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Las críticas anteriores permiten examinar cómo ha recibido la distinción el derecho mexicano. Este incorporó el lenguaje del estándar de prueba sin abandonar la referencia a la convicción. La Constitución federal ordena, en su artículo 20, apartado A, fracción VIII, que el juez solo condene cuando exista convicción de la culpabilidad del procesado.</w:t>
      </w:r>
      <w:r>
        <w:rPr>
          <w:rFonts w:ascii="Arial" w:eastAsia="Arial" w:hAnsi="Arial" w:cs="Arial"/>
          <w:color w:val="000000"/>
          <w:sz w:val="24"/>
          <w:szCs w:val="24"/>
          <w:vertAlign w:val="superscript"/>
        </w:rPr>
        <w:footnoteReference w:id="146"/>
      </w:r>
      <w:r>
        <w:rPr>
          <w:rFonts w:ascii="Arial" w:eastAsia="Arial" w:hAnsi="Arial" w:cs="Arial"/>
          <w:color w:val="000000"/>
          <w:sz w:val="24"/>
          <w:szCs w:val="24"/>
        </w:rPr>
        <w:t xml:space="preserve">El apartado B, fracción I, reconoce el derecho a que se presuma la inocencia mientras no se declare la responsabilidad mediante sentencia. El </w:t>
      </w:r>
      <w:r>
        <w:rPr>
          <w:rFonts w:ascii="Arial" w:eastAsia="Arial" w:hAnsi="Arial" w:cs="Arial"/>
          <w:i/>
          <w:iCs/>
          <w:color w:val="000000"/>
          <w:sz w:val="24"/>
          <w:szCs w:val="24"/>
        </w:rPr>
        <w:t xml:space="preserve">Código Nacional de Procedimientos Penales</w:t>
      </w:r>
      <w:r>
        <w:rPr>
          <w:rFonts w:ascii="Arial" w:eastAsia="Arial" w:hAnsi="Arial" w:cs="Arial"/>
          <w:color w:val="000000"/>
          <w:sz w:val="24"/>
          <w:szCs w:val="24"/>
        </w:rPr>
        <w:t xml:space="preserve"> reproduce esa combinación en dos preceptos. Su artículo 359 permite condenar solo si se llega a la convicción de la culpabilidad más allá de toda duda razonable.</w:t>
      </w:r>
      <w:r>
        <w:rPr>
          <w:rFonts w:ascii="Arial" w:eastAsia="Arial" w:hAnsi="Arial" w:cs="Arial"/>
          <w:color w:val="000000"/>
          <w:sz w:val="24"/>
          <w:szCs w:val="24"/>
          <w:vertAlign w:val="superscript"/>
        </w:rPr>
        <w:footnoteReference w:id="147"/>
      </w:r>
      <w:r>
        <w:rPr>
          <w:rFonts w:ascii="Arial" w:eastAsia="Arial" w:hAnsi="Arial" w:cs="Arial"/>
          <w:color w:val="000000"/>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0" w:after="0" w:line="360" w:lineRule="auto"/>
        <w:ind w:left="709" w:firstLine="0"/>
        <w:jc w:val="both"/>
      </w:pPr>
      <w:r>
        <w:rPr>
          <w:rFonts w:ascii="Arial" w:eastAsia="Arial" w:hAnsi="Arial" w:cs="Arial"/>
          <w:color w:val="000000"/>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Pr>
          <w:rFonts w:ascii="Arial" w:eastAsia="Arial" w:hAnsi="Arial" w:cs="Arial"/>
          <w:color w:val="000000"/>
          <w:sz w:val="24"/>
          <w:szCs w:val="24"/>
          <w:vertAlign w:val="superscript"/>
        </w:rPr>
        <w:footnoteReference w:id="148"/>
      </w:r>
      <w:r>
        <w:rPr>
          <w:rFonts w:ascii="Arial" w:eastAsia="Arial" w:hAnsi="Arial" w:cs="Arial"/>
          <w:color w:val="000000"/>
          <w:sz w:val="24"/>
          <w:szCs w:val="24"/>
        </w:rPr>
        <w:t xml:space="preserve">Nieva Fenoll, por su parte, cita el artículo 359 como muestra de la difusión del estándar en América Latina.</w:t>
      </w:r>
      <w:r>
        <w:rPr>
          <w:rFonts w:ascii="Arial" w:eastAsia="Arial" w:hAnsi="Arial" w:cs="Arial"/>
          <w:color w:val="000000"/>
          <w:sz w:val="24"/>
          <w:szCs w:val="24"/>
          <w:vertAlign w:val="superscript"/>
        </w:rPr>
        <w:footnoteReference w:id="149"/>
      </w:r>
      <w:r>
        <w:rPr>
          <w:rFonts w:ascii="Arial" w:eastAsia="Arial" w:hAnsi="Arial" w:cs="Arial"/>
          <w:color w:val="000000"/>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Esa ambivalencia se refleja también en la doctrina nacional reciente. Martínez-Garza reporta que la Suprema Corte ha sostenido que la duda razonable opera como estándar objetivo de valoración probatoria.</w:t>
      </w:r>
      <w:r>
        <w:rPr>
          <w:rFonts w:ascii="Arial" w:eastAsia="Arial" w:hAnsi="Arial" w:cs="Arial"/>
          <w:color w:val="000000"/>
          <w:sz w:val="24"/>
          <w:szCs w:val="24"/>
          <w:vertAlign w:val="superscript"/>
        </w:rPr>
        <w:footnoteReference w:id="150"/>
      </w:r>
      <w:r>
        <w:rPr>
          <w:rFonts w:ascii="Arial" w:eastAsia="Arial" w:hAnsi="Arial" w:cs="Arial"/>
          <w:color w:val="000000"/>
          <w:sz w:val="24"/>
          <w:szCs w:val="24"/>
        </w:rPr>
        <w:t xml:space="preserve">Sin embargo, el mismo autor define la duda razonable como una labor intelectual netamente subjetiva del juzgador.</w:t>
      </w:r>
      <w:r>
        <w:rPr>
          <w:rFonts w:ascii="Arial" w:eastAsia="Arial" w:hAnsi="Arial" w:cs="Arial"/>
          <w:color w:val="000000"/>
          <w:sz w:val="24"/>
          <w:szCs w:val="24"/>
          <w:vertAlign w:val="superscript"/>
        </w:rPr>
        <w:footnoteReference w:id="151"/>
      </w:r>
      <w:r>
        <w:rPr>
          <w:rFonts w:ascii="Arial" w:eastAsia="Arial" w:hAnsi="Arial" w:cs="Arial"/>
          <w:color w:val="000000"/>
          <w:sz w:val="24"/>
          <w:szCs w:val="24"/>
        </w:rPr>
        <w:t xml:space="preserve"> A la vez, enumera entre sus características una naturaleza objetiva, ajena a las percepciones personales del juez.</w:t>
      </w:r>
      <w:r>
        <w:rPr>
          <w:rFonts w:ascii="Arial" w:eastAsia="Arial" w:hAnsi="Arial" w:cs="Arial"/>
          <w:color w:val="000000"/>
          <w:sz w:val="24"/>
          <w:szCs w:val="24"/>
          <w:vertAlign w:val="superscript"/>
        </w:rPr>
        <w:footnoteReference w:id="152"/>
      </w:r>
      <w:r>
        <w:rPr>
          <w:rFonts w:ascii="Arial" w:eastAsia="Arial" w:hAnsi="Arial" w:cs="Arial"/>
          <w:color w:val="000000"/>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Tuzet. Un estándar es una regla de decisión posterior a la valoración.</w:t>
      </w:r>
    </w:p>
    <w:p w14:paraId="038EC939"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En materia electoral, la situación es todavía más indeterminada. La Constitución federal ordena que las violaciones graves, dolosas y determinantes que causan la nulidad se acrediten de manera objetiva y material.</w:t>
      </w:r>
      <w:r>
        <w:rPr>
          <w:rFonts w:ascii="Arial" w:eastAsia="Arial" w:hAnsi="Arial" w:cs="Arial"/>
          <w:color w:val="000000"/>
          <w:sz w:val="24"/>
          <w:szCs w:val="24"/>
          <w:vertAlign w:val="superscript"/>
        </w:rPr>
        <w:footnoteReference w:id="153"/>
      </w:r>
      <w:r>
        <w:rPr>
          <w:rFonts w:ascii="Arial" w:eastAsia="Arial" w:hAnsi="Arial" w:cs="Arial"/>
          <w:color w:val="000000"/>
          <w:sz w:val="24"/>
          <w:szCs w:val="24"/>
        </w:rPr>
        <w:t xml:space="preserve">La misma disposición presume la determinancia cuando la diferencia entre el primero y el segundo lugar es menor al cinco por ciento. La </w:t>
      </w:r>
      <w:r>
        <w:rPr>
          <w:rFonts w:ascii="Arial" w:eastAsia="Arial" w:hAnsi="Arial" w:cs="Arial"/>
          <w:i/>
          <w:iCs/>
          <w:color w:val="000000"/>
          <w:sz w:val="24"/>
          <w:szCs w:val="24"/>
        </w:rPr>
        <w:t xml:space="preserve">Ley General de Medios</w:t>
      </w:r>
      <w:r>
        <w:rPr>
          <w:rFonts w:ascii="Arial" w:eastAsia="Arial" w:hAnsi="Arial" w:cs="Arial"/>
          <w:color w:val="000000"/>
          <w:sz w:val="24"/>
          <w:szCs w:val="24"/>
        </w:rPr>
        <w:t xml:space="preserve"> reitera esa fórmula en su artículo 78 bis.</w:t>
      </w:r>
      <w:r>
        <w:rPr>
          <w:rFonts w:ascii="Arial" w:eastAsia="Arial" w:hAnsi="Arial" w:cs="Arial"/>
          <w:color w:val="000000"/>
          <w:sz w:val="24"/>
          <w:szCs w:val="24"/>
          <w:vertAlign w:val="superscript"/>
        </w:rPr>
        <w:footnoteReference w:id="154"/>
      </w:r>
      <w:r>
        <w:rPr>
          <w:rFonts w:ascii="Arial" w:eastAsia="Arial" w:hAnsi="Arial" w:cs="Arial"/>
          <w:color w:val="000000"/>
          <w:sz w:val="24"/>
          <w:szCs w:val="24"/>
        </w:rPr>
        <w:t xml:space="preserve"> Otros preceptos exigen irregularidades plenamente acreditadas. Así ocurre en la causal </w:t>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Ante ese vacío, la jurisprudencia electoral ha fijado la exigencia de manera casuística. La jurisprudencia 44/2024 exige que las violaciones sustanciales estén plenamente acreditadas.</w:t>
      </w:r>
      <w:r>
        <w:rPr>
          <w:rFonts w:ascii="Arial" w:eastAsia="Arial" w:hAnsi="Arial" w:cs="Arial"/>
          <w:color w:val="000000"/>
          <w:sz w:val="24"/>
          <w:szCs w:val="24"/>
          <w:vertAlign w:val="superscript"/>
        </w:rPr>
        <w:footnoteReference w:id="155"/>
      </w:r>
      <w:r>
        <w:rPr>
          <w:rFonts w:ascii="Arial" w:eastAsia="Arial" w:hAnsi="Arial" w:cs="Arial"/>
          <w:color w:val="000000"/>
          <w:sz w:val="24"/>
          <w:szCs w:val="24"/>
        </w:rPr>
        <w:t xml:space="preserve">En la sentencia SUP-JIN-194/2025, la parte actora solicitó que sus pruebas se valoraran bajo un estándar flexible.</w:t>
      </w:r>
      <w:r>
        <w:rPr>
          <w:rFonts w:ascii="Arial" w:eastAsia="Arial" w:hAnsi="Arial" w:cs="Arial"/>
          <w:color w:val="000000"/>
          <w:sz w:val="24"/>
          <w:szCs w:val="24"/>
          <w:vertAlign w:val="superscript"/>
        </w:rPr>
        <w:footnoteReference w:id="156"/>
      </w:r>
      <w:r>
        <w:rPr>
          <w:rFonts w:ascii="Arial" w:eastAsia="Arial" w:hAnsi="Arial" w:cs="Arial"/>
          <w:color w:val="000000"/>
          <w:sz w:val="24"/>
          <w:szCs w:val="24"/>
        </w:rPr>
        <w:t xml:space="preserve"> Adujo que era imposible demostrar de manera directa las irregularidades. La Sala Superior respondió que la nulidad es la consecuencia más extrema y lesiva, pues desconoce la voluntad popular.</w:t>
      </w:r>
      <w:r>
        <w:rPr>
          <w:rFonts w:ascii="Arial" w:eastAsia="Arial" w:hAnsi="Arial" w:cs="Arial"/>
          <w:color w:val="000000"/>
          <w:sz w:val="24"/>
          <w:szCs w:val="24"/>
          <w:vertAlign w:val="superscript"/>
        </w:rPr>
        <w:footnoteReference w:id="157"/>
      </w:r>
      <w:r>
        <w:rPr>
          <w:rFonts w:ascii="Arial" w:eastAsia="Arial" w:hAnsi="Arial" w:cs="Arial"/>
          <w:color w:val="000000"/>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 xml:space="preserve">Con todo, esa decisión política no se explicitó como tal. En la misma sentencia, la Sala Superior se refirió a la escuela de libre investigación o libre convencimiento que se desprende de la </w:t>
      </w:r>
      <w:r>
        <w:rPr>
          <w:rFonts w:ascii="Arial" w:eastAsia="Arial" w:hAnsi="Arial" w:cs="Arial"/>
          <w:i/>
          <w:iCs/>
          <w:color w:val="000000"/>
          <w:sz w:val="24"/>
          <w:szCs w:val="24"/>
        </w:rPr>
        <w:t xml:space="preserve">Ley General de Medios</w:t>
      </w:r>
      <w:r>
        <w:rPr>
          <w:rFonts w:ascii="Arial" w:eastAsia="Arial" w:hAnsi="Arial" w:cs="Arial"/>
          <w:color w:val="000000"/>
          <w:sz w:val="24"/>
          <w:szCs w:val="24"/>
        </w:rPr>
        <w:t xml:space="preserve">.</w:t>
      </w:r>
      <w:r>
        <w:rPr>
          <w:rFonts w:ascii="Arial" w:eastAsia="Arial" w:hAnsi="Arial" w:cs="Arial"/>
          <w:color w:val="000000"/>
          <w:sz w:val="24"/>
          <w:szCs w:val="24"/>
          <w:vertAlign w:val="superscript"/>
        </w:rPr>
        <w:footnoteReference w:id="158"/>
      </w:r>
      <w:r>
        <w:rPr>
          <w:rFonts w:ascii="Arial" w:eastAsia="Arial" w:hAnsi="Arial" w:cs="Arial"/>
          <w:color w:val="000000"/>
          <w:sz w:val="24"/>
          <w:szCs w:val="24"/>
        </w:rPr>
        <w:t xml:space="preserve">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Pr>
          <w:rFonts w:ascii="Arial" w:eastAsia="Arial" w:hAnsi="Arial" w:cs="Arial"/>
          <w:color w:val="000000"/>
          <w:sz w:val="24"/>
          <w:szCs w:val="24"/>
          <w:vertAlign w:val="superscript"/>
        </w:rPr>
        <w:footnoteReference w:id="159"/>
      </w:r>
      <w:r>
        <w:rPr>
          <w:rFonts w:ascii="Arial" w:eastAsia="Arial" w:hAnsi="Arial" w:cs="Arial"/>
          <w:color w:val="000000"/>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Pr>
          <w:rFonts w:ascii="Arial" w:eastAsia="Arial" w:hAnsi="Arial" w:cs="Arial"/>
          <w:color w:val="000000"/>
          <w:sz w:val="24"/>
          <w:szCs w:val="24"/>
          <w:vertAlign w:val="superscript"/>
        </w:rPr>
        <w:footnoteReference w:id="160"/>
      </w:r>
    </w:p>
    <w:p w14:paraId="55233D30"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predecibilidad y la seguridad jurídica.</w:t>
      </w:r>
      <w:r>
        <w:rPr>
          <w:rFonts w:ascii="Arial" w:eastAsia="Arial" w:hAnsi="Arial" w:cs="Arial"/>
          <w:color w:val="000000"/>
          <w:sz w:val="24"/>
          <w:szCs w:val="24"/>
          <w:vertAlign w:val="superscript"/>
        </w:rPr>
        <w:footnoteReference w:id="161"/>
      </w:r>
      <w:r>
        <w:rPr>
          <w:rFonts w:ascii="Arial" w:eastAsia="Arial" w:hAnsi="Arial" w:cs="Arial"/>
          <w:color w:val="000000"/>
          <w:sz w:val="24"/>
          <w:szCs w:val="24"/>
        </w:rPr>
        <w:t xml:space="preserve">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La segunda consecuencia afecta el control de las decisiones. Ferrer explica que los estándares permiten a las partes argumentar errores en la identificación o en la aplicación del umbral.</w:t>
      </w:r>
      <w:r>
        <w:rPr>
          <w:rFonts w:ascii="Arial" w:eastAsia="Arial" w:hAnsi="Arial" w:cs="Arial"/>
          <w:color w:val="000000"/>
          <w:sz w:val="24"/>
          <w:szCs w:val="24"/>
          <w:vertAlign w:val="superscript"/>
        </w:rPr>
        <w:footnoteReference w:id="162"/>
      </w:r>
      <w:r>
        <w:rPr>
          <w:rFonts w:ascii="Arial" w:eastAsia="Arial" w:hAnsi="Arial" w:cs="Arial"/>
          <w:color w:val="000000"/>
          <w:sz w:val="24"/>
          <w:szCs w:val="24"/>
        </w:rPr>
        <w:t xml:space="preserve">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Pr>
          <w:rFonts w:ascii="Arial" w:eastAsia="Arial" w:hAnsi="Arial" w:cs="Arial"/>
          <w:color w:val="000000"/>
          <w:sz w:val="24"/>
          <w:szCs w:val="24"/>
          <w:vertAlign w:val="superscript"/>
        </w:rPr>
        <w:footnoteReference w:id="163"/>
      </w:r>
      <w:r>
        <w:rPr>
          <w:rFonts w:ascii="Arial" w:eastAsia="Arial" w:hAnsi="Arial" w:cs="Arial"/>
          <w:color w:val="000000"/>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La tercera consecuencia recae sobre la presunción de validez de los actos electorales. La jurisprudencia 9/98 consagra el principio de conservación de los actos públicos válidamente celebrados.</w:t>
      </w:r>
      <w:r>
        <w:rPr>
          <w:rFonts w:ascii="Arial" w:eastAsia="Arial" w:hAnsi="Arial" w:cs="Arial"/>
          <w:color w:val="000000"/>
          <w:sz w:val="24"/>
          <w:szCs w:val="24"/>
          <w:vertAlign w:val="superscript"/>
        </w:rPr>
        <w:footnoteReference w:id="164"/>
      </w:r>
      <w:r>
        <w:rPr>
          <w:rFonts w:ascii="Arial" w:eastAsia="Arial" w:hAnsi="Arial" w:cs="Arial"/>
          <w:color w:val="000000"/>
          <w:sz w:val="24"/>
          <w:szCs w:val="24"/>
        </w:rPr>
        <w:t xml:space="preserve">Ese principio funciona como una presunción que solo se derrota con prueba suficiente. Ferrer advierte que toda presunción </w:t>
      </w:r>
      <w:r>
        <w:rPr>
          <w:rFonts w:ascii="Arial" w:eastAsia="Arial" w:hAnsi="Arial" w:cs="Arial"/>
          <w:i/>
          <w:iCs/>
          <w:color w:val="000000"/>
          <w:sz w:val="24"/>
          <w:szCs w:val="24"/>
        </w:rPr>
        <w:t>iuris tantum</w:t>
      </w:r>
      <w:r>
        <w:rPr>
          <w:rFonts w:ascii="Arial" w:eastAsia="Arial" w:hAnsi="Arial" w:cs="Arial"/>
          <w:color w:val="000000"/>
          <w:sz w:val="24"/>
          <w:szCs w:val="24"/>
        </w:rPr>
        <w:t xml:space="preserve"> </w:t>
        <w:lastRenderedPageBreak/>
        <w:t>presupone un umbral conocido de derrota.</w:t>
      </w:r>
      <w:r>
        <w:rPr>
          <w:rFonts w:ascii="Arial" w:eastAsia="Arial" w:hAnsi="Arial" w:cs="Arial"/>
          <w:color w:val="000000"/>
          <w:sz w:val="24"/>
          <w:szCs w:val="24"/>
          <w:vertAlign w:val="superscript"/>
        </w:rPr>
        <w:footnoteReference w:id="165"/>
      </w:r>
      <w:r>
        <w:rPr>
          <w:rFonts w:ascii="Arial" w:eastAsia="Arial" w:hAnsi="Arial" w:cs="Arial"/>
          <w:color w:val="000000"/>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00358A22"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A partir del análisis precedente, pueden formularse criterios para diagnosticar si una disposición establece un estándar de prueba. El punto de partida son los requisitos metodológicos propuestos por Ferrer Beltrán.</w:t>
      </w:r>
      <w:r>
        <w:rPr>
          <w:rFonts w:ascii="Arial" w:eastAsia="Arial" w:hAnsi="Arial" w:cs="Arial"/>
          <w:color w:val="000000"/>
          <w:sz w:val="24"/>
          <w:szCs w:val="24"/>
          <w:vertAlign w:val="superscript"/>
        </w:rPr>
        <w:footnoteReference w:id="166"/>
      </w:r>
      <w:r>
        <w:rPr>
          <w:rFonts w:ascii="Arial" w:eastAsia="Arial" w:hAnsi="Arial" w:cs="Arial"/>
          <w:color w:val="000000"/>
          <w:sz w:val="24"/>
          <w:szCs w:val="24"/>
        </w:rPr>
        <w:t xml:space="preserve">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Pr>
          <w:rFonts w:ascii="Arial" w:eastAsia="Arial" w:hAnsi="Arial" w:cs="Arial"/>
          <w:color w:val="000000"/>
          <w:sz w:val="24"/>
          <w:szCs w:val="24"/>
          <w:vertAlign w:val="superscript"/>
        </w:rPr>
        <w:footnoteReference w:id="167"/>
      </w:r>
      <w:r>
        <w:rPr>
          <w:rFonts w:ascii="Arial" w:eastAsia="Arial" w:hAnsi="Arial" w:cs="Arial"/>
          <w:color w:val="000000"/>
          <w:sz w:val="24"/>
          <w:szCs w:val="24"/>
        </w:rPr>
        <w:t xml:space="preserve"> El examen detallado de estos requisitos corresponde al apartado 1.3.</w:t>
      </w:r>
    </w:p>
    <w:p w14:paraId="2100E164"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spacing w:before="0" w:after="0" w:line="240" w:lineRule="auto"/>
              <w:ind w:left="113" w:hanging="113"/>
              <w:jc w:val="left"/>
            </w:pPr>
            <w:r>
              <w:rPr>
                <w:rFonts w:ascii="Arial" w:eastAsia="Arial" w:hAnsi="Arial" w:cs="Arial"/>
                <w:b/>
                <w:bCs/>
                <w:color w:val="000000"/>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spacing w:before="0" w:after="0" w:line="240" w:lineRule="auto"/>
              <w:ind w:left="113" w:hanging="113"/>
              <w:jc w:val="left"/>
            </w:pPr>
            <w:r>
              <w:rPr>
                <w:rFonts w:ascii="Arial" w:eastAsia="Arial" w:hAnsi="Arial" w:cs="Arial"/>
                <w:b/>
                <w:bCs/>
                <w:color w:val="000000"/>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spacing w:before="0" w:after="0" w:line="240" w:lineRule="auto"/>
              <w:ind w:left="113" w:hanging="113"/>
              <w:jc w:val="left"/>
            </w:pPr>
            <w:r>
              <w:rPr>
                <w:rFonts w:ascii="Arial" w:eastAsia="Arial" w:hAnsi="Arial" w:cs="Arial"/>
                <w:b/>
                <w:bCs/>
                <w:color w:val="000000"/>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spacing w:before="0" w:after="0" w:line="240" w:lineRule="auto"/>
              <w:ind w:left="113" w:hanging="113"/>
              <w:jc w:val="left"/>
            </w:pPr>
            <w:r>
              <w:rPr>
                <w:rFonts w:ascii="Arial" w:eastAsia="Arial" w:hAnsi="Arial" w:cs="Arial"/>
                <w:b/>
                <w:bCs/>
                <w:color w:val="000000"/>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spacing w:before="0" w:after="0" w:line="240" w:lineRule="auto"/>
              <w:ind w:left="113" w:hanging="113"/>
              <w:jc w:val="left"/>
            </w:pPr>
            <w:r>
              <w:rPr>
                <w:rFonts w:ascii="Arial" w:eastAsia="Arial" w:hAnsi="Arial" w:cs="Arial"/>
                <w:b/>
                <w:bCs/>
                <w:color w:val="000000"/>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spacing w:before="0" w:after="0" w:line="240" w:lineRule="auto"/>
              <w:ind w:left="113" w:hanging="113"/>
              <w:jc w:val="left"/>
            </w:pPr>
            <w:r>
              <w:rPr>
                <w:rFonts w:ascii="Arial" w:eastAsia="Arial" w:hAnsi="Arial" w:cs="Arial"/>
                <w:i/>
                <w:iCs/>
                <w:color w:val="000000"/>
                <w:sz w:val="22"/>
                <w:szCs w:val="22"/>
              </w:rPr>
              <w:t xml:space="preserve">Ley General de Medios</w:t>
            </w:r>
            <w:r>
              <w:rPr>
                <w:rFonts w:ascii="Arial" w:eastAsia="Arial" w:hAnsi="Arial" w:cs="Arial"/>
                <w:color w:val="000000"/>
                <w:sz w:val="22"/>
                <w:szCs w:val="22"/>
              </w:rPr>
              <w:t xml:space="preserve">,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spacing w:before="0" w:after="0" w:line="240" w:lineRule="auto"/>
              <w:ind w:left="113" w:hanging="113"/>
              <w:jc w:val="left"/>
            </w:pPr>
            <w:r>
              <w:rPr>
                <w:rFonts w:ascii="Arial" w:eastAsia="Arial" w:hAnsi="Arial" w:cs="Arial"/>
                <w:i/>
                <w:iCs/>
                <w:color w:val="000000"/>
                <w:sz w:val="22"/>
                <w:szCs w:val="22"/>
              </w:rPr>
              <w:t xml:space="preserve">Ley General de Medios</w:t>
            </w:r>
            <w:r>
              <w:rPr>
                <w:rFonts w:ascii="Arial" w:eastAsia="Arial" w:hAnsi="Arial" w:cs="Arial"/>
                <w:color w:val="000000"/>
                <w:sz w:val="22"/>
                <w:szCs w:val="22"/>
              </w:rPr>
              <w:t xml:space="preserve">,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spacing w:before="0" w:after="0" w:line="240" w:lineRule="auto"/>
              <w:ind w:left="113" w:hanging="113"/>
              <w:jc w:val="left"/>
            </w:pPr>
            <w:r>
              <w:rPr>
                <w:rFonts w:ascii="Arial" w:eastAsia="Arial" w:hAnsi="Arial" w:cs="Arial"/>
                <w:i/>
                <w:iCs/>
                <w:color w:val="000000"/>
                <w:sz w:val="22"/>
                <w:szCs w:val="22"/>
              </w:rPr>
              <w:t xml:space="preserve">Ley General de Medios</w:t>
            </w:r>
            <w:r>
              <w:rPr>
                <w:rFonts w:ascii="Arial" w:eastAsia="Arial" w:hAnsi="Arial" w:cs="Arial"/>
                <w:color w:val="000000"/>
                <w:sz w:val="22"/>
                <w:szCs w:val="22"/>
              </w:rPr>
              <w:t xml:space="preserve">,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 xml:space="preserve">Constitución federal, artículo 41, base VI, y </w:t>
            </w:r>
            <w:r>
              <w:rPr>
                <w:rFonts w:ascii="Arial" w:eastAsia="Arial" w:hAnsi="Arial" w:cs="Arial"/>
                <w:i/>
                <w:iCs/>
                <w:color w:val="000000"/>
                <w:sz w:val="22"/>
                <w:szCs w:val="22"/>
              </w:rPr>
              <w:t xml:space="preserve">Ley General de Medios</w:t>
            </w:r>
            <w:r>
              <w:rPr>
                <w:rFonts w:ascii="Arial" w:eastAsia="Arial" w:hAnsi="Arial" w:cs="Arial"/>
                <w:color w:val="000000"/>
                <w:sz w:val="22"/>
                <w:szCs w:val="22"/>
              </w:rPr>
              <w:t xml:space="preserve">,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spacing w:before="0" w:after="0" w:line="240" w:lineRule="auto"/>
              <w:ind w:left="113" w:hanging="113"/>
              <w:jc w:val="left"/>
            </w:pPr>
            <w:r>
              <w:rPr>
                <w:rFonts w:ascii="Arial" w:eastAsia="Arial" w:hAnsi="Arial" w:cs="Arial"/>
                <w:i/>
                <w:iCs/>
                <w:color w:val="000000"/>
                <w:sz w:val="22"/>
                <w:szCs w:val="22"/>
              </w:rPr>
              <w:t xml:space="preserve">Código Nacional de Procedimientos Penales</w:t>
            </w:r>
            <w:r>
              <w:rPr>
                <w:rFonts w:ascii="Arial" w:eastAsia="Arial" w:hAnsi="Arial" w:cs="Arial"/>
                <w:color w:val="000000"/>
                <w:sz w:val="22"/>
                <w:szCs w:val="22"/>
              </w:rPr>
              <w:t xml:space="preserve">,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spacing w:before="0" w:after="0" w:line="240" w:lineRule="auto"/>
              <w:ind w:left="113" w:hanging="113"/>
              <w:jc w:val="left"/>
            </w:pPr>
            <w:r>
              <w:rPr>
                <w:rFonts w:ascii="Arial" w:eastAsia="Arial" w:hAnsi="Arial" w:cs="Arial"/>
                <w:i/>
                <w:iCs/>
                <w:color w:val="000000"/>
                <w:sz w:val="22"/>
                <w:szCs w:val="22"/>
              </w:rPr>
              <w:t xml:space="preserve">Ley General de Medios</w:t>
            </w:r>
            <w:r>
              <w:rPr>
                <w:rFonts w:ascii="Arial" w:eastAsia="Arial" w:hAnsi="Arial" w:cs="Arial"/>
                <w:color w:val="000000"/>
                <w:sz w:val="22"/>
                <w:szCs w:val="22"/>
              </w:rPr>
              <w:t xml:space="preserve">,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spacing w:before="0" w:after="0" w:line="240" w:lineRule="auto"/>
              <w:ind w:left="113" w:hanging="113"/>
              <w:jc w:val="left"/>
            </w:pPr>
            <w:r>
              <w:rPr>
                <w:rFonts w:ascii="Arial" w:eastAsia="Arial" w:hAnsi="Arial" w:cs="Arial"/>
                <w:color w:val="000000"/>
                <w:sz w:val="22"/>
                <w:szCs w:val="22"/>
              </w:rPr>
              <w:t>Regla de carga, no estándar</w:t>
            </w:r>
          </w:p>
        </w:tc>
      </w:tr>
    </w:tbl>
    <w:p w14:paraId="709D2E12" w14:textId="77777777" w:rsidR="00657C4E" w:rsidRPr="00657C4E" w:rsidRDefault="00657C4E" w:rsidP="00657C4E">
      <w:pPr>
        <w:spacing w:before="0" w:after="0" w:line="360" w:lineRule="auto"/>
        <w:ind w:firstLine="0"/>
        <w:jc w:val="both"/>
      </w:pPr>
      <w:r>
        <w:rPr>
          <w:rFonts w:ascii="Arial" w:eastAsia="Arial" w:hAnsi="Arial" w:cs="Arial"/>
          <w:color w:val="000000"/>
          <w:sz w:val="20"/>
          <w:szCs w:val="20"/>
        </w:rPr>
        <w:t>Tabla 4. Diagnóstico de disposiciones mexicanas conforme a los requisitos de un estándar de prueba. Elaboración propia con base en los requisitos propuestos por Ferrer Beltrán, Prueba sin convicción, p. 29.</w:t>
      </w:r>
    </w:p>
    <w:p>
      <w:pPr>
        <w:spacing w:before="0" w:after="0" w:line="360" w:lineRule="auto"/>
        <w:jc w:val="left"/>
      </w:pPr>
    </w:p>
    <w:p w14:paraId="09B414B6"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lastRenderedPageBreak/>
        <w:t>las decisiones concretas de los tribunales. Señala, más bien, un déficit del diseño normativo. De ahí se sigue que el sistema electoral mexicano carece de un estándar de prueba en sentido estricto.</w:t>
      </w:r>
    </w:p>
    <w:p w14:paraId="66F6B882" w14:textId="77777777" w:rsidR="00657C4E" w:rsidRPr="00657C4E" w:rsidRDefault="00657C4E" w:rsidP="00657C4E">
      <w:pPr>
        <w:spacing w:before="0" w:after="0" w:line="360" w:lineRule="auto"/>
        <w:ind w:firstLine="709"/>
        <w:jc w:val="both"/>
      </w:pPr>
      <w:r>
        <w:rPr>
          <w:rFonts w:ascii="Arial" w:eastAsia="Arial" w:hAnsi="Arial" w:cs="Arial"/>
          <w:color w:val="000000"/>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pPr>
        <w:spacing w:before="0" w:after="0" w:line="360" w:lineRule="auto"/>
        <w:jc w:val="left"/>
      </w:pPr>
    </w:p>
    <w:p>
      <w:pPr>
        <w:pStyle w:val="Ttulo2"/>
        <w:keepNext/>
        <w:spacing w:before="0" w:after="0" w:line="360" w:lineRule="auto"/>
        <w:ind w:left="567" w:hanging="284"/>
        <w:jc w:val="left"/>
      </w:pPr>
      <w:r>
        <w:rPr>
          <w:rFonts w:ascii="Arial" w:eastAsia="Arial" w:hAnsi="Arial" w:cs="Arial"/>
          <w:color w:val="000000"/>
          <w:sz w:val="24"/>
          <w:szCs w:val="24"/>
        </w:rPr>
        <w:t xml:space="preserve">1.3. </w:t>
      </w:r>
      <w:r>
        <w:rPr>
          <w:rFonts w:ascii="Arial" w:eastAsia="Arial" w:hAnsi="Arial" w:cs="Arial"/>
          <w:i/>
          <w:iCs/>
          <w:color w:val="000000"/>
          <w:sz w:val="24"/>
          <w:szCs w:val="24"/>
        </w:rPr>
        <w:t xml:space="preserve">Los requisitos metodológicos de un estándar de prueba válido</w:t>
      </w:r>
    </w:p>
    <w:p>
      <w:pPr>
        <w:spacing w:before="0" w:after="0" w:line="360" w:lineRule="auto"/>
        <w:jc w:val="left"/>
      </w:pPr>
    </w:p>
    <w:p w14:paraId="76A337D8" w14:textId="77777777" w:rsidR="00E22D4B" w:rsidRPr="00E22D4B" w:rsidRDefault="00E22D4B" w:rsidP="00E22D4B">
      <w:pPr>
        <w:spacing w:before="0" w:after="0" w:line="360" w:lineRule="auto"/>
        <w:ind w:firstLine="0"/>
        <w:jc w:val="both"/>
      </w:pPr>
      <w:r>
        <w:rPr>
          <w:rFonts w:ascii="Arial" w:eastAsia="Arial" w:hAnsi="Arial" w:cs="Arial"/>
          <w:color w:val="000000"/>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segundo fija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lastRenderedPageBreak/>
        <w:t>metodológicos.</w:t>
      </w:r>
      <w:r>
        <w:rPr>
          <w:rFonts w:ascii="Arial" w:eastAsia="Arial" w:hAnsi="Arial" w:cs="Arial"/>
          <w:color w:val="000000"/>
          <w:sz w:val="24"/>
          <w:szCs w:val="24"/>
          <w:vertAlign w:val="superscript"/>
        </w:rPr>
        <w:footnoteReference w:id="168"/>
      </w:r>
      <w:r>
        <w:rPr>
          <w:rFonts w:ascii="Arial" w:eastAsia="Arial" w:hAnsi="Arial" w:cs="Arial"/>
          <w:color w:val="000000"/>
          <w:sz w:val="24"/>
          <w:szCs w:val="24"/>
        </w:rPr>
        <w:t xml:space="preserve">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w:t>
      </w:r>
      <w:r>
        <w:rPr>
          <w:rFonts w:ascii="Arial" w:eastAsia="Arial" w:hAnsi="Arial" w:cs="Arial"/>
          <w:i/>
          <w:iCs/>
          <w:color w:val="000000"/>
          <w:sz w:val="24"/>
          <w:szCs w:val="24"/>
        </w:rPr>
        <w:t xml:space="preserve">Ley General del Sistema de Medios de Impugnación en Materia Electoral</w:t>
      </w:r>
      <w:r>
        <w:rPr>
          <w:rFonts w:ascii="Arial" w:eastAsia="Arial" w:hAnsi="Arial" w:cs="Arial"/>
          <w:color w:val="000000"/>
          <w:sz w:val="24"/>
          <w:szCs w:val="24"/>
        </w:rPr>
        <w:t xml:space="preserve">. La exposición precisa primero la noción de requisito metodológico y analiza después cada uno de los cuatro requisitos. Enseguida aborda la función distributiva del estándar, las razones para fijar el umbral y algunos ejemplos de estándares válidos. Finalmente responde a las objeciones y aplica los requisitos a la prueba indiciaria en materia electoral.</w:t>
      </w:r>
    </w:p>
    <w:p w14:paraId="61831DCD"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Antes de exponer cada requisito se precisa qué significa calificarlos como metodológicos.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Pr>
          <w:rFonts w:ascii="Arial" w:eastAsia="Arial" w:hAnsi="Arial" w:cs="Arial"/>
          <w:color w:val="000000"/>
          <w:sz w:val="24"/>
          <w:szCs w:val="24"/>
          <w:vertAlign w:val="superscript"/>
        </w:rPr>
        <w:footnoteReference w:id="169"/>
      </w:r>
      <w:r>
        <w:rPr>
          <w:rFonts w:ascii="Arial" w:eastAsia="Arial" w:hAnsi="Arial" w:cs="Arial"/>
          <w:color w:val="000000"/>
          <w:sz w:val="24"/>
          <w:szCs w:val="24"/>
        </w:rPr>
        <w:t xml:space="preserve">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Pr>
          <w:rFonts w:ascii="Arial" w:eastAsia="Arial" w:hAnsi="Arial" w:cs="Arial"/>
          <w:color w:val="000000"/>
          <w:sz w:val="24"/>
          <w:szCs w:val="24"/>
          <w:vertAlign w:val="superscript"/>
        </w:rPr>
        <w:footnoteReference w:id="170"/>
      </w:r>
      <w:r>
        <w:rPr>
          <w:rFonts w:ascii="Arial" w:eastAsia="Arial" w:hAnsi="Arial" w:cs="Arial"/>
          <w:color w:val="000000"/>
          <w:sz w:val="24"/>
          <w:szCs w:val="24"/>
        </w:rPr>
        <w:t xml:space="preserve"> </w:t>
      </w:r>
      <w:del w:id="950034" w:author="Claude (humanizer)" w:date="2026-09-26T00:00:00Z">
        <w:r>
          <w:rPr>
            <w:rFonts w:ascii="Arial" w:eastAsia="Arial" w:hAnsi="Arial" w:cs="Arial"/>
            <w:color w:val="000000"/>
            <w:sz w:val="24"/>
            <w:szCs w:val="24"/>
          </w:rPr>
          <w:delText xml:space="preserve">La distinción entre lo metodológico y lo político es decisiva para el análisis que sigue</w:delText>
        </w:r>
      </w:del>
      <w:ins w:id="950035" w:author="Claude (humanizer)" w:date="2026-09-26T00:00:00Z">
        <w:r>
          <w:rPr>
            <w:rFonts w:ascii="Arial" w:eastAsia="Arial" w:hAnsi="Arial" w:cs="Arial"/>
            <w:color w:val="000000"/>
            <w:sz w:val="24"/>
            <w:szCs w:val="24"/>
          </w:rPr>
          <w:t xml:space="preserve">El análisis que sigue descansa en esa distinción entre lo metodológico y lo político</w:t>
        </w:r>
      </w:ins>
      <w:r>
        <w:rPr>
          <w:rFonts w:ascii="Arial" w:eastAsia="Arial" w:hAnsi="Arial" w:cs="Arial"/>
          <w:color w:val="000000"/>
          <w:sz w:val="24"/>
          <w:szCs w:val="24"/>
        </w:rPr>
        <w:t xml:space="preserve">. Permite afirmar que una fórmula puede ser defectuosa por su estructura aun cuando el nivel de exigencia que pretende expresar resulte razonable.</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spacing w:before="0" w:after="0" w:line="240" w:lineRule="auto"/>
              <w:ind w:left="113" w:hanging="113"/>
              <w:jc w:val="left"/>
            </w:pPr>
            <w:r>
              <w:rPr>
                <w:rFonts w:ascii="Arial" w:eastAsia="Arial" w:hAnsi="Arial" w:cs="Arial"/>
                <w:b/>
                <w:bCs/>
                <w:color w:val="000000"/>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spacing w:before="0" w:after="0" w:line="240" w:lineRule="auto"/>
              <w:ind w:left="113" w:hanging="113"/>
              <w:jc w:val="left"/>
            </w:pPr>
            <w:r>
              <w:rPr>
                <w:rFonts w:ascii="Arial" w:eastAsia="Arial" w:hAnsi="Arial" w:cs="Arial"/>
                <w:b/>
                <w:bCs/>
                <w:color w:val="000000"/>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spacing w:before="0" w:after="0" w:line="240" w:lineRule="auto"/>
              <w:ind w:left="113" w:hanging="113"/>
              <w:jc w:val="left"/>
            </w:pPr>
            <w:r>
              <w:rPr>
                <w:rFonts w:ascii="Arial" w:eastAsia="Arial" w:hAnsi="Arial" w:cs="Arial"/>
                <w:b/>
                <w:bCs/>
                <w:color w:val="000000"/>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spacing w:before="0" w:after="0" w:line="240" w:lineRule="auto"/>
              <w:ind w:left="113" w:hanging="113"/>
              <w:jc w:val="left"/>
            </w:pPr>
            <w:r>
              <w:rPr>
                <w:rFonts w:ascii="Arial" w:eastAsia="Arial" w:hAnsi="Arial" w:cs="Arial"/>
                <w:b/>
                <w:bCs/>
                <w:color w:val="000000"/>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Coherencia del procedimiento</w:t>
            </w:r>
          </w:p>
        </w:tc>
      </w:tr>
    </w:tbl>
    <w:p w14:paraId="38526140" w14:textId="77777777" w:rsidR="00E22D4B" w:rsidRPr="00E22D4B" w:rsidRDefault="00E22D4B" w:rsidP="00E22D4B">
      <w:pPr>
        <w:spacing w:before="0" w:after="0" w:line="360" w:lineRule="auto"/>
        <w:ind w:firstLine="0"/>
        <w:jc w:val="both"/>
      </w:pPr>
      <w:r>
        <w:rPr>
          <w:rFonts w:ascii="Arial" w:eastAsia="Arial" w:hAnsi="Arial" w:cs="Arial"/>
          <w:color w:val="000000"/>
          <w:sz w:val="20"/>
          <w:szCs w:val="20"/>
        </w:rPr>
        <w:t>Tabla 1. Los requisitos metodológicos de un estándar de prueba. Elaboración propia con base en Ferrer Beltrán, Prueba sin convicción, pp. 29-35, 65 y 100-103.</w:t>
      </w:r>
    </w:p>
    <w:p>
      <w:pPr>
        <w:spacing w:before="0" w:after="0" w:line="360" w:lineRule="auto"/>
        <w:jc w:val="left"/>
      </w:pPr>
    </w:p>
    <w:p w14:paraId="2E351DAA"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Pr>
          <w:rFonts w:ascii="Arial" w:eastAsia="Arial" w:hAnsi="Arial" w:cs="Arial"/>
          <w:color w:val="000000"/>
          <w:sz w:val="24"/>
          <w:szCs w:val="24"/>
          <w:vertAlign w:val="superscript"/>
        </w:rPr>
        <w:footnoteReference w:id="171"/>
      </w:r>
      <w:r>
        <w:rPr>
          <w:rFonts w:ascii="Arial" w:eastAsia="Arial" w:hAnsi="Arial" w:cs="Arial"/>
          <w:color w:val="000000"/>
          <w:sz w:val="24"/>
          <w:szCs w:val="24"/>
        </w:rPr>
        <w:t xml:space="preserve">Ferrer Beltrán documenta que numerosas legislaciones incumplen esta exigencia básica al emplear fórmulas como la íntima convicción o la convicción del tribunal.</w:t>
      </w:r>
      <w:r>
        <w:rPr>
          <w:rFonts w:ascii="Arial" w:eastAsia="Arial" w:hAnsi="Arial" w:cs="Arial"/>
          <w:color w:val="000000"/>
          <w:sz w:val="24"/>
          <w:szCs w:val="24"/>
          <w:vertAlign w:val="superscript"/>
        </w:rPr>
        <w:footnoteReference w:id="172"/>
      </w:r>
      <w:r>
        <w:rPr>
          <w:rFonts w:ascii="Arial" w:eastAsia="Arial" w:hAnsi="Arial" w:cs="Arial"/>
          <w:color w:val="000000"/>
          <w:sz w:val="24"/>
          <w:szCs w:val="24"/>
        </w:rPr>
        <w:t xml:space="preserve"> Entre los ejemplos que examina figuran el artículo 20, apartado A, fracción VIII, de la Constitución mexicana y el artículo 402 del </w:t>
      </w:r>
      <w:r>
        <w:rPr>
          <w:rFonts w:ascii="Arial" w:eastAsia="Arial" w:hAnsi="Arial" w:cs="Arial"/>
          <w:i/>
          <w:iCs/>
          <w:color w:val="000000"/>
          <w:sz w:val="24"/>
          <w:szCs w:val="24"/>
        </w:rPr>
        <w:t xml:space="preserve">Código Nacional de Procedimientos Penales</w:t>
      </w:r>
      <w:r>
        <w:rPr>
          <w:rFonts w:ascii="Arial" w:eastAsia="Arial" w:hAnsi="Arial" w:cs="Arial"/>
          <w:color w:val="000000"/>
          <w:sz w:val="24"/>
          <w:szCs w:val="24"/>
        </w:rPr>
        <w:t xml:space="preserve">. La primera disposición condiciona la condena a la convicción de culpabilidad del procesado.</w:t>
      </w:r>
      <w:r>
        <w:rPr>
          <w:rFonts w:ascii="Arial" w:eastAsia="Arial" w:hAnsi="Arial" w:cs="Arial"/>
          <w:color w:val="000000"/>
          <w:sz w:val="24"/>
          <w:szCs w:val="24"/>
          <w:vertAlign w:val="superscript"/>
        </w:rPr>
        <w:footnoteReference w:id="173"/>
      </w:r>
      <w:r>
        <w:rPr>
          <w:rFonts w:ascii="Arial" w:eastAsia="Arial" w:hAnsi="Arial" w:cs="Arial"/>
          <w:color w:val="000000"/>
          <w:sz w:val="24"/>
          <w:szCs w:val="24"/>
        </w:rPr>
        <w:t xml:space="preserve"> La segunda combina la convicción del tribunal con la fórmula de la </w:t>
        <w:lastRenderedPageBreak/>
        <w:t>duda razonable.</w:t>
      </w:r>
      <w:r>
        <w:rPr>
          <w:rFonts w:ascii="Arial" w:eastAsia="Arial" w:hAnsi="Arial" w:cs="Arial"/>
          <w:color w:val="000000"/>
          <w:sz w:val="24"/>
          <w:szCs w:val="24"/>
          <w:vertAlign w:val="superscript"/>
        </w:rPr>
        <w:footnoteReference w:id="174"/>
      </w:r>
      <w:r>
        <w:rPr>
          <w:rFonts w:ascii="Arial" w:eastAsia="Arial" w:hAnsi="Arial" w:cs="Arial"/>
          <w:color w:val="000000"/>
          <w:sz w:val="24"/>
          <w:szCs w:val="24"/>
        </w:rPr>
        <w:t xml:space="preserve"> El problema es estructural.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Pr>
          <w:rFonts w:ascii="Arial" w:eastAsia="Arial" w:hAnsi="Arial" w:cs="Arial"/>
          <w:color w:val="000000"/>
          <w:sz w:val="24"/>
          <w:szCs w:val="24"/>
          <w:vertAlign w:val="superscript"/>
        </w:rPr>
        <w:footnoteReference w:id="175"/>
      </w:r>
      <w:r>
        <w:rPr>
          <w:rFonts w:ascii="Arial" w:eastAsia="Arial" w:hAnsi="Arial" w:cs="Arial"/>
          <w:color w:val="000000"/>
          <w:sz w:val="24"/>
          <w:szCs w:val="24"/>
        </w:rPr>
        <w:t xml:space="preserve">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Pr>
          <w:rFonts w:ascii="Arial" w:eastAsia="Arial" w:hAnsi="Arial" w:cs="Arial"/>
          <w:color w:val="000000"/>
          <w:sz w:val="24"/>
          <w:szCs w:val="24"/>
          <w:vertAlign w:val="superscript"/>
        </w:rPr>
        <w:footnoteReference w:id="176"/>
      </w:r>
      <w:r>
        <w:rPr>
          <w:rFonts w:ascii="Arial" w:eastAsia="Arial" w:hAnsi="Arial" w:cs="Arial"/>
          <w:color w:val="000000"/>
          <w:sz w:val="24"/>
          <w:szCs w:val="24"/>
        </w:rPr>
        <w:t xml:space="preserve"> Laudan había formulado la misma exigencia al señalar que un estándar de prueba debe expresarse en términos del apoyo objetivo que las pruebas prestan a la hipótesis, con independencia de las creencias del jurado.</w:t>
      </w:r>
      <w:r>
        <w:rPr>
          <w:rFonts w:ascii="Arial" w:eastAsia="Arial" w:hAnsi="Arial" w:cs="Arial"/>
          <w:color w:val="000000"/>
          <w:sz w:val="24"/>
          <w:szCs w:val="24"/>
          <w:vertAlign w:val="superscript"/>
        </w:rPr>
        <w:footnoteReference w:id="177"/>
      </w:r>
      <w:r>
        <w:rPr>
          <w:rFonts w:ascii="Arial" w:eastAsia="Arial" w:hAnsi="Arial" w:cs="Arial"/>
          <w:color w:val="000000"/>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Pr>
          <w:rFonts w:ascii="Arial" w:eastAsia="Arial" w:hAnsi="Arial" w:cs="Arial"/>
          <w:color w:val="000000"/>
          <w:sz w:val="24"/>
          <w:szCs w:val="24"/>
          <w:vertAlign w:val="superscript"/>
        </w:rPr>
        <w:footnoteReference w:id="178"/>
      </w:r>
      <w:r>
        <w:rPr>
          <w:rFonts w:ascii="Arial" w:eastAsia="Arial" w:hAnsi="Arial" w:cs="Arial"/>
          <w:color w:val="000000"/>
          <w:sz w:val="24"/>
          <w:szCs w:val="24"/>
        </w:rPr>
        <w:t xml:space="preserve">Según esa línea, la duda que activa el principio in dubio pro reo no debe entenderse como la falta de convicción del juzgador. Debe entenderse, más bien, como una propiedad del acervo probatorio que puede </w:t>
        <w:lastRenderedPageBreak/>
        <w:t>identificarse y controlarse. Este criterio confirma que la jurisdicción constitucional ha recibido el primer requisito.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Pr>
          <w:rFonts w:ascii="Arial" w:eastAsia="Arial" w:hAnsi="Arial" w:cs="Arial"/>
          <w:color w:val="000000"/>
          <w:sz w:val="24"/>
          <w:szCs w:val="24"/>
          <w:vertAlign w:val="superscript"/>
        </w:rPr>
        <w:footnoteReference w:id="179"/>
      </w:r>
      <w:r>
        <w:rPr>
          <w:rFonts w:ascii="Arial" w:eastAsia="Arial" w:hAnsi="Arial" w:cs="Arial"/>
          <w:color w:val="000000"/>
          <w:sz w:val="24"/>
          <w:szCs w:val="24"/>
        </w:rPr>
        <w:t xml:space="preserve"> Esa fórmula, en la que se inscriben las presuncionales, incumple el primer requisito en su formulación literal.</w:t>
      </w:r>
    </w:p>
    <w:p w14:paraId="3DCF9784"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El segundo requisito exige que el estándar sea capaz de determinar un umbral a partir del cual una hipótesis se considerará probada. Este requisito es distinto de una simple exigencia de claridad conceptual en la redacción de la norma.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Pr>
          <w:rFonts w:ascii="Arial" w:eastAsia="Arial" w:hAnsi="Arial" w:cs="Arial"/>
          <w:color w:val="000000"/>
          <w:sz w:val="24"/>
          <w:szCs w:val="24"/>
          <w:vertAlign w:val="superscript"/>
        </w:rPr>
        <w:footnoteReference w:id="180"/>
      </w:r>
      <w:r>
        <w:rPr>
          <w:rFonts w:ascii="Arial" w:eastAsia="Arial" w:hAnsi="Arial" w:cs="Arial"/>
          <w:color w:val="000000"/>
          <w:sz w:val="24"/>
          <w:szCs w:val="24"/>
        </w:rPr>
        <w:t xml:space="preserve">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Pr>
          <w:rFonts w:ascii="Arial" w:eastAsia="Arial" w:hAnsi="Arial" w:cs="Arial"/>
          <w:color w:val="000000"/>
          <w:sz w:val="24"/>
          <w:szCs w:val="24"/>
          <w:vertAlign w:val="superscript"/>
        </w:rPr>
        <w:footnoteReference w:id="181"/>
      </w:r>
      <w:r>
        <w:rPr>
          <w:rFonts w:ascii="Arial" w:eastAsia="Arial" w:hAnsi="Arial" w:cs="Arial"/>
          <w:color w:val="000000"/>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lastRenderedPageBreak/>
        <w:t xml:space="preserve">El requisito reconoce, con todo, un límite ineliminable. La única manera de formular un umbral totalmente preciso sería mediante valores numéricos propios de la probabilidad matemática, lo que vulneraría el tercer requisito.</w:t>
      </w:r>
      <w:r>
        <w:rPr>
          <w:rFonts w:ascii="Arial" w:eastAsia="Arial" w:hAnsi="Arial" w:cs="Arial"/>
          <w:color w:val="000000"/>
          <w:sz w:val="24"/>
          <w:szCs w:val="24"/>
          <w:vertAlign w:val="superscript"/>
        </w:rPr>
        <w:footnoteReference w:id="182"/>
      </w:r>
      <w:r>
        <w:rPr>
          <w:rFonts w:ascii="Arial" w:eastAsia="Arial" w:hAnsi="Arial" w:cs="Arial"/>
          <w:color w:val="000000"/>
          <w:sz w:val="24"/>
          <w:szCs w:val="24"/>
        </w:rPr>
        <w:t xml:space="preserve">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Pr>
          <w:rFonts w:ascii="Arial" w:eastAsia="Arial" w:hAnsi="Arial" w:cs="Arial"/>
          <w:color w:val="000000"/>
          <w:sz w:val="24"/>
          <w:szCs w:val="24"/>
          <w:vertAlign w:val="superscript"/>
        </w:rPr>
        <w:footnoteReference w:id="183"/>
      </w:r>
      <w:r>
        <w:rPr>
          <w:rFonts w:ascii="Arial" w:eastAsia="Arial" w:hAnsi="Arial" w:cs="Arial"/>
          <w:color w:val="000000"/>
          <w:sz w:val="24"/>
          <w:szCs w:val="24"/>
        </w:rPr>
        <w:t xml:space="preserve"> Añade que los estudios empíricos muestran interpretaciones muy dispares, al punto de que los jueces federales estadounidenses sitúan la exigencia del más allá de toda duda razonable entre el 75 y el 95 por ciento.</w:t>
      </w:r>
      <w:r>
        <w:rPr>
          <w:rFonts w:ascii="Arial" w:eastAsia="Arial" w:hAnsi="Arial" w:cs="Arial"/>
          <w:color w:val="000000"/>
          <w:sz w:val="24"/>
          <w:szCs w:val="24"/>
          <w:vertAlign w:val="superscript"/>
        </w:rPr>
        <w:footnoteReference w:id="184"/>
      </w:r>
      <w:r>
        <w:rPr>
          <w:rFonts w:ascii="Arial" w:eastAsia="Arial" w:hAnsi="Arial" w:cs="Arial"/>
          <w:color w:val="000000"/>
          <w:sz w:val="24"/>
          <w:szCs w:val="24"/>
        </w:rPr>
        <w:t xml:space="preserve"> Con Laudan, concluye que esa fórmula no merece propiamente el nombre de estándar de prueba.</w:t>
      </w:r>
      <w:r>
        <w:rPr>
          <w:rFonts w:ascii="Arial" w:eastAsia="Arial" w:hAnsi="Arial" w:cs="Arial"/>
          <w:color w:val="000000"/>
          <w:sz w:val="24"/>
          <w:szCs w:val="24"/>
          <w:vertAlign w:val="superscript"/>
        </w:rPr>
        <w:footnoteReference w:id="185"/>
      </w:r>
      <w:r>
        <w:rPr>
          <w:rFonts w:ascii="Arial" w:eastAsia="Arial" w:hAnsi="Arial" w:cs="Arial"/>
          <w:color w:val="000000"/>
          <w:sz w:val="24"/>
          <w:szCs w:val="24"/>
        </w:rPr>
        <w:t xml:space="preserve"> La vaguedad extrema, en suma, equivale funcionalmente a la ausencia de umbral.</w:t>
      </w:r>
    </w:p>
    <w:p w14:paraId="41D47B61"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Pr>
          <w:rFonts w:ascii="Arial" w:eastAsia="Arial" w:hAnsi="Arial" w:cs="Arial"/>
          <w:color w:val="000000"/>
          <w:sz w:val="24"/>
          <w:szCs w:val="24"/>
          <w:vertAlign w:val="superscript"/>
        </w:rPr>
        <w:footnoteReference w:id="186"/>
      </w:r>
      <w:r>
        <w:rPr>
          <w:rFonts w:ascii="Arial" w:eastAsia="Arial" w:hAnsi="Arial" w:cs="Arial"/>
          <w:color w:val="000000"/>
          <w:sz w:val="24"/>
          <w:szCs w:val="24"/>
        </w:rPr>
        <w:t xml:space="preserve">González Lagier enumeró una docena de criterios de solidez inferencial y observó que ninguno de ellos permite fijar un punto de corte preciso.</w:t>
      </w:r>
      <w:r>
        <w:rPr>
          <w:rFonts w:ascii="Arial" w:eastAsia="Arial" w:hAnsi="Arial" w:cs="Arial"/>
          <w:color w:val="000000"/>
          <w:sz w:val="24"/>
          <w:szCs w:val="24"/>
          <w:vertAlign w:val="superscript"/>
        </w:rPr>
        <w:footnoteReference w:id="187"/>
      </w:r>
      <w:r>
        <w:rPr>
          <w:rFonts w:ascii="Arial" w:eastAsia="Arial" w:hAnsi="Arial" w:cs="Arial"/>
          <w:color w:val="000000"/>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Pr>
          <w:rFonts w:ascii="Arial" w:eastAsia="Arial" w:hAnsi="Arial" w:cs="Arial"/>
          <w:color w:val="000000"/>
          <w:sz w:val="24"/>
          <w:szCs w:val="24"/>
          <w:vertAlign w:val="superscript"/>
        </w:rPr>
        <w:footnoteReference w:id="188"/>
      </w:r>
      <w:r>
        <w:rPr>
          <w:rFonts w:ascii="Arial" w:eastAsia="Arial" w:hAnsi="Arial" w:cs="Arial"/>
          <w:color w:val="000000"/>
          <w:sz w:val="24"/>
          <w:szCs w:val="24"/>
        </w:rPr>
        <w:t xml:space="preserve"> Cada uno de esos resultados presupone la aplicación del conjunto de criterios epistémicos, pero identifica el resultado mínimo requerido. A la objeción del regreso al infinito, según la cual cada </w:t>
        <w:lastRenderedPageBreak/>
        <w:t>criterio requeriría a su vez un estándar, el autor responde apelando al problema general de la inducción y a la división del trabajo cognitivo.</w:t>
      </w:r>
      <w:r>
        <w:rPr>
          <w:rFonts w:ascii="Arial" w:eastAsia="Arial" w:hAnsi="Arial" w:cs="Arial"/>
          <w:color w:val="000000"/>
          <w:sz w:val="24"/>
          <w:szCs w:val="24"/>
          <w:vertAlign w:val="superscript"/>
        </w:rPr>
        <w:footnoteReference w:id="189"/>
      </w:r>
      <w:r>
        <w:rPr>
          <w:rFonts w:ascii="Arial" w:eastAsia="Arial" w:hAnsi="Arial" w:cs="Arial"/>
          <w:color w:val="000000"/>
          <w:sz w:val="24"/>
          <w:szCs w:val="24"/>
        </w:rPr>
        <w:t xml:space="preserve"> El propio González Lagier terminó por admitir que los estándares tienen, al menos, un contenido mínimamente informativo.</w:t>
      </w:r>
      <w:r>
        <w:rPr>
          <w:rFonts w:ascii="Arial" w:eastAsia="Arial" w:hAnsi="Arial" w:cs="Arial"/>
          <w:color w:val="000000"/>
          <w:sz w:val="24"/>
          <w:szCs w:val="24"/>
          <w:vertAlign w:val="superscript"/>
        </w:rPr>
        <w:footnoteReference w:id="190"/>
      </w:r>
      <w:r>
        <w:rPr>
          <w:rFonts w:ascii="Arial" w:eastAsia="Arial" w:hAnsi="Arial" w:cs="Arial"/>
          <w:color w:val="000000"/>
          <w:sz w:val="24"/>
          <w:szCs w:val="24"/>
        </w:rPr>
        <w:t xml:space="preserve"> Ferrer Beltrán concluye que, sin razones que apelen a los resultados exigidos por el estándar, no es posible justificar las decisiones sobre los hechos.</w:t>
      </w:r>
      <w:r>
        <w:rPr>
          <w:rFonts w:ascii="Arial" w:eastAsia="Arial" w:hAnsi="Arial" w:cs="Arial"/>
          <w:color w:val="000000"/>
          <w:sz w:val="24"/>
          <w:szCs w:val="24"/>
          <w:vertAlign w:val="superscript"/>
        </w:rPr>
        <w:footnoteReference w:id="191"/>
      </w:r>
    </w:p>
    <w:p w14:paraId="0F8E014C"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Pr>
          <w:rFonts w:ascii="Arial" w:eastAsia="Arial" w:hAnsi="Arial" w:cs="Arial"/>
          <w:color w:val="000000"/>
          <w:sz w:val="24"/>
          <w:szCs w:val="24"/>
          <w:vertAlign w:val="superscript"/>
        </w:rPr>
        <w:footnoteReference w:id="192"/>
      </w:r>
      <w:r>
        <w:rPr>
          <w:rFonts w:ascii="Arial" w:eastAsia="Arial" w:hAnsi="Arial" w:cs="Arial"/>
          <w:color w:val="000000"/>
          <w:sz w:val="24"/>
          <w:szCs w:val="24"/>
        </w:rPr>
        <w:t xml:space="preserve">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Pr>
          <w:rFonts w:ascii="Arial" w:eastAsia="Arial" w:hAnsi="Arial" w:cs="Arial"/>
          <w:color w:val="000000"/>
          <w:sz w:val="24"/>
          <w:szCs w:val="24"/>
          <w:vertAlign w:val="superscript"/>
        </w:rPr>
        <w:footnoteReference w:id="193"/>
      </w:r>
      <w:r>
        <w:rPr>
          <w:rFonts w:ascii="Arial" w:eastAsia="Arial" w:hAnsi="Arial" w:cs="Arial"/>
          <w:color w:val="000000"/>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Pr>
          <w:rFonts w:ascii="Arial" w:eastAsia="Arial" w:hAnsi="Arial" w:cs="Arial"/>
          <w:color w:val="000000"/>
          <w:sz w:val="24"/>
          <w:szCs w:val="24"/>
          <w:vertAlign w:val="superscript"/>
        </w:rPr>
        <w:footnoteReference w:id="194"/>
      </w:r>
      <w:r>
        <w:rPr>
          <w:rFonts w:ascii="Arial" w:eastAsia="Arial" w:hAnsi="Arial" w:cs="Arial"/>
          <w:color w:val="000000"/>
          <w:sz w:val="24"/>
          <w:szCs w:val="24"/>
        </w:rPr>
        <w:t xml:space="preserve"> El autor invoca en apoyo la doctrina de la Corte Suprema estadounidense en </w:t>
      </w:r>
      <w:r>
        <w:rPr>
          <w:rFonts w:ascii="Arial" w:eastAsia="Arial" w:hAnsi="Arial" w:cs="Arial"/>
          <w:i/>
          <w:iCs/>
          <w:color w:val="000000"/>
          <w:sz w:val="24"/>
          <w:szCs w:val="24"/>
        </w:rPr>
        <w:t xml:space="preserve">Santosky v. Kramer</w:t>
      </w:r>
      <w:r>
        <w:rPr>
          <w:rFonts w:ascii="Arial" w:eastAsia="Arial" w:hAnsi="Arial" w:cs="Arial"/>
          <w:color w:val="000000"/>
          <w:sz w:val="24"/>
          <w:szCs w:val="24"/>
        </w:rPr>
        <w:t>, según la cual el estándar debe fijarse anticipadamente porque los litigantes necesitan saber desde el inicio cómo se distribuye el riesgo de error.</w:t>
      </w:r>
      <w:r>
        <w:rPr>
          <w:rFonts w:ascii="Arial" w:eastAsia="Arial" w:hAnsi="Arial" w:cs="Arial"/>
          <w:color w:val="000000"/>
          <w:sz w:val="24"/>
          <w:szCs w:val="24"/>
          <w:vertAlign w:val="superscript"/>
        </w:rPr>
        <w:footnoteReference w:id="195"/>
      </w:r>
      <w:r>
        <w:rPr>
          <w:rFonts w:ascii="Arial" w:eastAsia="Arial" w:hAnsi="Arial" w:cs="Arial"/>
          <w:color w:val="000000"/>
          <w:sz w:val="24"/>
          <w:szCs w:val="24"/>
        </w:rPr>
        <w:t xml:space="preserve"> Este argumento será central para evaluar la determinación casuística de la suficiencia en materia electoral.</w:t>
      </w:r>
    </w:p>
    <w:p w14:paraId="5C5AAA5F"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El tercer requisito exige que el estándar utilice criterios cualitativos, propios de la probabilidad no matemática.</w:t>
      </w:r>
      <w:r>
        <w:rPr>
          <w:rFonts w:ascii="Arial" w:eastAsia="Arial" w:hAnsi="Arial" w:cs="Arial"/>
          <w:color w:val="000000"/>
          <w:sz w:val="24"/>
          <w:szCs w:val="24"/>
          <w:vertAlign w:val="superscript"/>
        </w:rPr>
        <w:footnoteReference w:id="196"/>
      </w:r>
      <w:r>
        <w:rPr>
          <w:rFonts w:ascii="Arial" w:eastAsia="Arial" w:hAnsi="Arial" w:cs="Arial"/>
          <w:color w:val="000000"/>
          <w:sz w:val="24"/>
          <w:szCs w:val="24"/>
        </w:rPr>
        <w:t xml:space="preserve">Ferrer Beltrán advierte que el estándar debe adecuarse </w:t>
        <w:lastRenderedPageBreak/>
        <w:t>al sistema de valoración con el que opera, de modo que no puede expresarse en un lenguaje ajeno a los criterios con que se valoran las pruebas.</w:t>
      </w:r>
      <w:r>
        <w:rPr>
          <w:rFonts w:ascii="Arial" w:eastAsia="Arial" w:hAnsi="Arial" w:cs="Arial"/>
          <w:color w:val="000000"/>
          <w:sz w:val="24"/>
          <w:szCs w:val="24"/>
          <w:vertAlign w:val="superscript"/>
        </w:rPr>
        <w:footnoteReference w:id="197"/>
      </w:r>
      <w:r>
        <w:rPr>
          <w:rFonts w:ascii="Arial" w:eastAsia="Arial" w:hAnsi="Arial" w:cs="Arial"/>
          <w:color w:val="000000"/>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Pr>
          <w:rFonts w:ascii="Arial" w:eastAsia="Arial" w:hAnsi="Arial" w:cs="Arial"/>
          <w:color w:val="000000"/>
          <w:sz w:val="24"/>
          <w:szCs w:val="24"/>
          <w:vertAlign w:val="superscript"/>
        </w:rPr>
        <w:footnoteReference w:id="198"/>
      </w:r>
      <w:r>
        <w:rPr>
          <w:rFonts w:ascii="Arial" w:eastAsia="Arial" w:hAnsi="Arial" w:cs="Arial"/>
          <w:color w:val="000000"/>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Pr>
          <w:rFonts w:ascii="Arial" w:eastAsia="Arial" w:hAnsi="Arial" w:cs="Arial"/>
          <w:color w:val="000000"/>
          <w:sz w:val="24"/>
          <w:szCs w:val="24"/>
          <w:vertAlign w:val="superscript"/>
        </w:rPr>
        <w:footnoteReference w:id="199"/>
      </w:r>
      <w:r>
        <w:rPr>
          <w:rFonts w:ascii="Arial" w:eastAsia="Arial" w:hAnsi="Arial" w:cs="Arial"/>
          <w:color w:val="000000"/>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A esa objeción se suma el llamado problema de la clase de referencia. Toda frecuencia estadística se predica de una clase de sucesos, y un mismo caso individual puede adscribirse a múltiples clases con frecuencias distintas.</w:t>
      </w:r>
      <w:r>
        <w:rPr>
          <w:rFonts w:ascii="Arial" w:eastAsia="Arial" w:hAnsi="Arial" w:cs="Arial"/>
          <w:color w:val="000000"/>
          <w:sz w:val="24"/>
          <w:szCs w:val="24"/>
          <w:vertAlign w:val="superscript"/>
        </w:rPr>
        <w:footnoteReference w:id="200"/>
      </w:r>
      <w:r>
        <w:rPr>
          <w:rFonts w:ascii="Arial" w:eastAsia="Arial" w:hAnsi="Arial" w:cs="Arial"/>
          <w:color w:val="000000"/>
          <w:sz w:val="24"/>
          <w:szCs w:val="24"/>
        </w:rPr>
        <w:t xml:space="preserve">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Pr>
          <w:rFonts w:ascii="Arial" w:eastAsia="Arial" w:hAnsi="Arial" w:cs="Arial"/>
          <w:color w:val="000000"/>
          <w:sz w:val="24"/>
          <w:szCs w:val="24"/>
          <w:vertAlign w:val="superscript"/>
        </w:rPr>
        <w:footnoteReference w:id="201"/>
      </w:r>
      <w:r>
        <w:rPr>
          <w:rFonts w:ascii="Arial" w:eastAsia="Arial" w:hAnsi="Arial" w:cs="Arial"/>
          <w:color w:val="000000"/>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lastRenderedPageBreak/>
        <w:t>son relevantemente diferentes.</w:t>
      </w:r>
      <w:r>
        <w:rPr>
          <w:rFonts w:ascii="Arial" w:eastAsia="Arial" w:hAnsi="Arial" w:cs="Arial"/>
          <w:color w:val="000000"/>
          <w:sz w:val="24"/>
          <w:szCs w:val="24"/>
          <w:vertAlign w:val="superscript"/>
        </w:rPr>
        <w:footnoteReference w:id="202"/>
      </w:r>
      <w:r>
        <w:rPr>
          <w:rFonts w:ascii="Arial" w:eastAsia="Arial" w:hAnsi="Arial" w:cs="Arial"/>
          <w:color w:val="000000"/>
          <w:sz w:val="24"/>
          <w:szCs w:val="24"/>
        </w:rPr>
        <w:t xml:space="preserve"> Esta distinción explica por qué la cuantificación del umbral desplaza el problema sin resolverlo.</w:t>
      </w:r>
    </w:p>
    <w:p w14:paraId="419EE99A"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Pr>
          <w:rFonts w:ascii="Arial" w:eastAsia="Arial" w:hAnsi="Arial" w:cs="Arial"/>
          <w:color w:val="000000"/>
          <w:sz w:val="24"/>
          <w:szCs w:val="24"/>
          <w:vertAlign w:val="superscript"/>
        </w:rPr>
        <w:footnoteReference w:id="203"/>
      </w:r>
      <w:r>
        <w:rPr>
          <w:rFonts w:ascii="Arial" w:eastAsia="Arial" w:hAnsi="Arial" w:cs="Arial"/>
          <w:color w:val="000000"/>
          <w:sz w:val="24"/>
          <w:szCs w:val="24"/>
        </w:rPr>
        <w:t xml:space="preserve">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Pr>
          <w:rFonts w:ascii="Arial" w:eastAsia="Arial" w:hAnsi="Arial" w:cs="Arial"/>
          <w:color w:val="000000"/>
          <w:sz w:val="24"/>
          <w:szCs w:val="24"/>
          <w:vertAlign w:val="superscript"/>
        </w:rPr>
        <w:footnoteReference w:id="204"/>
      </w:r>
      <w:r>
        <w:rPr>
          <w:rFonts w:ascii="Arial" w:eastAsia="Arial" w:hAnsi="Arial" w:cs="Arial"/>
          <w:color w:val="000000"/>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Pr>
          <w:rFonts w:ascii="Arial" w:eastAsia="Arial" w:hAnsi="Arial" w:cs="Arial"/>
          <w:color w:val="000000"/>
          <w:sz w:val="24"/>
          <w:szCs w:val="24"/>
          <w:vertAlign w:val="superscript"/>
        </w:rPr>
        <w:footnoteReference w:id="205"/>
      </w:r>
      <w:r>
        <w:rPr>
          <w:rFonts w:ascii="Arial" w:eastAsia="Arial" w:hAnsi="Arial" w:cs="Arial"/>
          <w:color w:val="000000"/>
          <w:sz w:val="24"/>
          <w:szCs w:val="24"/>
        </w:rPr>
        <w:t xml:space="preserve">Sostiene, además, que el grado de aval de una conjunción puede ser más alto que el de sus componentes, porque las pruebas se entrelazan como las pistas y las entradas de un crucigrama.</w:t>
      </w:r>
      <w:r>
        <w:rPr>
          <w:rFonts w:ascii="Arial" w:eastAsia="Arial" w:hAnsi="Arial" w:cs="Arial"/>
          <w:color w:val="000000"/>
          <w:sz w:val="24"/>
          <w:szCs w:val="24"/>
          <w:vertAlign w:val="superscript"/>
        </w:rPr>
        <w:footnoteReference w:id="206"/>
      </w:r>
      <w:r>
        <w:rPr>
          <w:rFonts w:ascii="Arial" w:eastAsia="Arial" w:hAnsi="Arial" w:cs="Arial"/>
          <w:color w:val="000000"/>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Pr>
          <w:rFonts w:ascii="Arial" w:eastAsia="Arial" w:hAnsi="Arial" w:cs="Arial"/>
          <w:color w:val="000000"/>
          <w:sz w:val="24"/>
          <w:szCs w:val="24"/>
          <w:vertAlign w:val="superscript"/>
        </w:rPr>
        <w:footnoteReference w:id="207"/>
      </w:r>
      <w:r>
        <w:rPr>
          <w:rFonts w:ascii="Arial" w:eastAsia="Arial" w:hAnsi="Arial" w:cs="Arial"/>
          <w:color w:val="000000"/>
          <w:sz w:val="24"/>
          <w:szCs w:val="24"/>
        </w:rPr>
        <w:t xml:space="preserve"> La divergencia </w:t>
      </w:r>
      <w:del w:id="950040" w:author="Claude (humanizer)" w:date="2026-09-26T00:00:00Z">
        <w:r>
          <w:rPr>
            <w:rFonts w:ascii="Arial" w:eastAsia="Arial" w:hAnsi="Arial" w:cs="Arial"/>
            <w:color w:val="000000"/>
            <w:sz w:val="24"/>
            <w:szCs w:val="24"/>
          </w:rPr>
          <w:delText xml:space="preserve">es significativ</w:delText>
        </w:r>
      </w:del>
      <w:ins w:id="950041" w:author="Claude (humanizer)" w:date="2026-09-26T00:00:00Z">
        <w:r>
          <w:rPr>
            <w:rFonts w:ascii="Arial" w:eastAsia="Arial" w:hAnsi="Arial" w:cs="Arial"/>
            <w:color w:val="000000"/>
            <w:sz w:val="24"/>
            <w:szCs w:val="24"/>
          </w:rPr>
          <w:t xml:space="preserve">import</w:t>
        </w:r>
      </w:ins>
      <w:r>
        <w:rPr>
          <w:rFonts w:ascii="Arial" w:eastAsia="Arial" w:hAnsi="Arial" w:cs="Arial"/>
          <w:color w:val="000000"/>
          <w:sz w:val="24"/>
          <w:szCs w:val="24"/>
        </w:rPr>
        <w:t xml:space="preserve">a para la prueba indiciaria, cuya fuerza depende precisamente de la convergencia de indicios </w:t>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Pr>
          <w:rFonts w:ascii="Arial" w:eastAsia="Arial" w:hAnsi="Arial" w:cs="Arial"/>
          <w:color w:val="000000"/>
          <w:sz w:val="24"/>
          <w:szCs w:val="24"/>
          <w:vertAlign w:val="superscript"/>
        </w:rPr>
        <w:footnoteReference w:id="208"/>
      </w:r>
      <w:r>
        <w:rPr>
          <w:rFonts w:ascii="Arial" w:eastAsia="Arial" w:hAnsi="Arial" w:cs="Arial"/>
          <w:color w:val="000000"/>
          <w:sz w:val="24"/>
          <w:szCs w:val="24"/>
        </w:rPr>
        <w:t xml:space="preserve">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Pr>
          <w:rFonts w:ascii="Arial" w:eastAsia="Arial" w:hAnsi="Arial" w:cs="Arial"/>
          <w:color w:val="000000"/>
          <w:sz w:val="24"/>
          <w:szCs w:val="24"/>
          <w:vertAlign w:val="superscript"/>
        </w:rPr>
        <w:footnoteReference w:id="209"/>
      </w:r>
      <w:r>
        <w:rPr>
          <w:rFonts w:ascii="Arial" w:eastAsia="Arial" w:hAnsi="Arial" w:cs="Arial"/>
          <w:color w:val="000000"/>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Pr>
          <w:rFonts w:ascii="Arial" w:eastAsia="Arial" w:hAnsi="Arial" w:cs="Arial"/>
          <w:color w:val="000000"/>
          <w:sz w:val="24"/>
          <w:szCs w:val="24"/>
          <w:vertAlign w:val="superscript"/>
        </w:rPr>
        <w:footnoteReference w:id="210"/>
      </w:r>
      <w:r>
        <w:rPr>
          <w:rFonts w:ascii="Arial" w:eastAsia="Arial" w:hAnsi="Arial" w:cs="Arial"/>
          <w:color w:val="000000"/>
          <w:sz w:val="24"/>
          <w:szCs w:val="24"/>
        </w:rPr>
        <w:t xml:space="preserve"> El tercer requisito ofrece, así, el lenguaje conceptual adecuado para formular estándares aplicables a los indicios.</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spacing w:before="0" w:after="0" w:line="240" w:lineRule="auto"/>
              <w:ind w:left="113" w:hanging="113"/>
              <w:jc w:val="left"/>
            </w:pPr>
            <w:r>
              <w:rPr>
                <w:rFonts w:ascii="Arial" w:eastAsia="Arial" w:hAnsi="Arial" w:cs="Arial"/>
                <w:b/>
                <w:bCs/>
                <w:color w:val="000000"/>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spacing w:before="0" w:after="0" w:line="240" w:lineRule="auto"/>
              <w:ind w:left="113" w:hanging="113"/>
              <w:jc w:val="left"/>
            </w:pPr>
            <w:r>
              <w:rPr>
                <w:rFonts w:ascii="Arial" w:eastAsia="Arial" w:hAnsi="Arial" w:cs="Arial"/>
                <w:b/>
                <w:bCs/>
                <w:color w:val="000000"/>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spacing w:before="0" w:after="0" w:line="240" w:lineRule="auto"/>
              <w:ind w:left="113" w:hanging="113"/>
              <w:jc w:val="left"/>
            </w:pPr>
            <w:r>
              <w:rPr>
                <w:rFonts w:ascii="Arial" w:eastAsia="Arial" w:hAnsi="Arial" w:cs="Arial"/>
                <w:b/>
                <w:bCs/>
                <w:color w:val="000000"/>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Fiabilidad de la inferencia y eliminación de hipótesis rivales</w:t>
            </w:r>
          </w:p>
        </w:tc>
      </w:tr>
    </w:tbl>
    <w:p w14:paraId="397321A1" w14:textId="77777777" w:rsidR="00E22D4B" w:rsidRPr="00E22D4B" w:rsidRDefault="00E22D4B" w:rsidP="00E22D4B">
      <w:pPr>
        <w:spacing w:before="0" w:after="0" w:line="360" w:lineRule="auto"/>
        <w:ind w:firstLine="0"/>
        <w:jc w:val="both"/>
      </w:pPr>
      <w:r>
        <w:rPr>
          <w:rFonts w:ascii="Arial" w:eastAsia="Arial" w:hAnsi="Arial" w:cs="Arial"/>
          <w:color w:val="000000"/>
          <w:sz w:val="20"/>
          <w:szCs w:val="20"/>
        </w:rPr>
        <w:t>Tabla 2. Probabilidad matemática y probabilidad inductiva. Elaboración propia con base en Ferrer Beltrán, Prueba sin convicción, pp. 89-91 y 100, y Haack, El probabilismo jurídico, pp. 78-82.</w:t>
      </w:r>
    </w:p>
    <w:p>
      <w:pPr>
        <w:spacing w:before="0" w:after="0" w:line="360" w:lineRule="auto"/>
        <w:jc w:val="left"/>
      </w:pPr>
    </w:p>
    <w:p w14:paraId="44FD72B9"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Pr>
          <w:rFonts w:ascii="Arial" w:eastAsia="Arial" w:hAnsi="Arial" w:cs="Arial"/>
          <w:color w:val="000000"/>
          <w:sz w:val="24"/>
          <w:szCs w:val="24"/>
          <w:vertAlign w:val="superscript"/>
        </w:rPr>
        <w:footnoteReference w:id="211"/>
      </w:r>
      <w:r>
        <w:rPr>
          <w:rFonts w:ascii="Arial" w:eastAsia="Arial" w:hAnsi="Arial" w:cs="Arial"/>
          <w:color w:val="000000"/>
          <w:sz w:val="24"/>
          <w:szCs w:val="24"/>
        </w:rPr>
        <w:t xml:space="preserve">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Pr>
          <w:rFonts w:ascii="Arial" w:eastAsia="Arial" w:hAnsi="Arial" w:cs="Arial"/>
          <w:color w:val="000000"/>
          <w:sz w:val="24"/>
          <w:szCs w:val="24"/>
          <w:vertAlign w:val="superscript"/>
        </w:rPr>
        <w:footnoteReference w:id="212"/>
      </w:r>
      <w:r>
        <w:rPr>
          <w:rFonts w:ascii="Arial" w:eastAsia="Arial" w:hAnsi="Arial" w:cs="Arial"/>
          <w:color w:val="000000"/>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Pr>
          <w:rFonts w:ascii="Arial" w:eastAsia="Arial" w:hAnsi="Arial" w:cs="Arial"/>
          <w:color w:val="000000"/>
          <w:sz w:val="24"/>
          <w:szCs w:val="24"/>
          <w:vertAlign w:val="superscript"/>
        </w:rPr>
        <w:footnoteReference w:id="213"/>
      </w:r>
      <w:r>
        <w:rPr>
          <w:rFonts w:ascii="Arial" w:eastAsia="Arial" w:hAnsi="Arial" w:cs="Arial"/>
          <w:color w:val="000000"/>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Pr>
          <w:rFonts w:ascii="Arial" w:eastAsia="Arial" w:hAnsi="Arial" w:cs="Arial"/>
          <w:color w:val="000000"/>
          <w:sz w:val="24"/>
          <w:szCs w:val="24"/>
          <w:vertAlign w:val="superscript"/>
        </w:rPr>
        <w:footnoteReference w:id="214"/>
      </w:r>
    </w:p>
    <w:p w14:paraId="4A26F015"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lastRenderedPageBreak/>
        <w:t>el dictado de medidas cautelares, la valoración de pruebas supervenientes y la sentencia de fondo. El artículo 16, párrafo 4, de la ley de medios regula, por ejemplo, la admisión de pruebas supervenientes antes del cierre de la instrucción.</w:t>
      </w:r>
      <w:r>
        <w:rPr>
          <w:rFonts w:ascii="Arial" w:eastAsia="Arial" w:hAnsi="Arial" w:cs="Arial"/>
          <w:color w:val="000000"/>
          <w:sz w:val="24"/>
          <w:szCs w:val="24"/>
          <w:vertAlign w:val="superscript"/>
        </w:rPr>
        <w:footnoteReference w:id="215"/>
      </w:r>
      <w:r>
        <w:rPr>
          <w:rFonts w:ascii="Arial" w:eastAsia="Arial" w:hAnsi="Arial" w:cs="Arial"/>
          <w:color w:val="000000"/>
          <w:sz w:val="24"/>
          <w:szCs w:val="24"/>
        </w:rPr>
        <w:t xml:space="preserve">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Ferrua se equivoca al postular un único concepto de prueba para todas las decisiones.</w:t>
      </w:r>
      <w:r>
        <w:rPr>
          <w:rFonts w:ascii="Arial" w:eastAsia="Arial" w:hAnsi="Arial" w:cs="Arial"/>
          <w:color w:val="000000"/>
          <w:sz w:val="24"/>
          <w:szCs w:val="24"/>
          <w:vertAlign w:val="superscript"/>
        </w:rPr>
        <w:footnoteReference w:id="216"/>
      </w:r>
      <w:r>
        <w:rPr>
          <w:rFonts w:ascii="Arial" w:eastAsia="Arial" w:hAnsi="Arial" w:cs="Arial"/>
          <w:color w:val="000000"/>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26C72EA9"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Pr>
          <w:rFonts w:ascii="Arial" w:eastAsia="Arial" w:hAnsi="Arial" w:cs="Arial"/>
          <w:color w:val="000000"/>
          <w:sz w:val="24"/>
          <w:szCs w:val="24"/>
          <w:vertAlign w:val="superscript"/>
        </w:rPr>
        <w:footnoteReference w:id="217"/>
      </w:r>
      <w:r>
        <w:rPr>
          <w:rFonts w:ascii="Arial" w:eastAsia="Arial" w:hAnsi="Arial" w:cs="Arial"/>
          <w:color w:val="000000"/>
          <w:sz w:val="24"/>
          <w:szCs w:val="24"/>
        </w:rPr>
        <w:t xml:space="preserve">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Pr>
          <w:rFonts w:ascii="Arial" w:eastAsia="Arial" w:hAnsi="Arial" w:cs="Arial"/>
          <w:color w:val="000000"/>
          <w:sz w:val="24"/>
          <w:szCs w:val="24"/>
          <w:vertAlign w:val="superscript"/>
        </w:rPr>
        <w:footnoteReference w:id="218"/>
      </w:r>
      <w:r>
        <w:rPr>
          <w:rFonts w:ascii="Arial" w:eastAsia="Arial" w:hAnsi="Arial" w:cs="Arial"/>
          <w:color w:val="000000"/>
          <w:sz w:val="24"/>
          <w:szCs w:val="24"/>
        </w:rPr>
        <w:t xml:space="preserve"> La pregunta sobre qué parte debe </w:t>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Pr>
          <w:rFonts w:ascii="Arial" w:eastAsia="Arial" w:hAnsi="Arial" w:cs="Arial"/>
          <w:color w:val="000000"/>
          <w:sz w:val="24"/>
          <w:szCs w:val="24"/>
          <w:vertAlign w:val="superscript"/>
        </w:rPr>
        <w:footnoteReference w:id="219"/>
      </w:r>
    </w:p>
    <w:p w14:paraId="4255D24D"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Pr>
          <w:rFonts w:ascii="Arial" w:eastAsia="Arial" w:hAnsi="Arial" w:cs="Arial"/>
          <w:color w:val="000000"/>
          <w:sz w:val="24"/>
          <w:szCs w:val="24"/>
          <w:vertAlign w:val="superscript"/>
        </w:rPr>
        <w:footnoteReference w:id="220"/>
      </w:r>
      <w:r>
        <w:rPr>
          <w:rFonts w:ascii="Arial" w:eastAsia="Arial" w:hAnsi="Arial" w:cs="Arial"/>
          <w:color w:val="000000"/>
          <w:sz w:val="24"/>
          <w:szCs w:val="24"/>
        </w:rPr>
        <w:t xml:space="preserve">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Pr>
          <w:rFonts w:ascii="Arial" w:eastAsia="Arial" w:hAnsi="Arial" w:cs="Arial"/>
          <w:color w:val="000000"/>
          <w:sz w:val="24"/>
          <w:szCs w:val="24"/>
          <w:vertAlign w:val="superscript"/>
        </w:rPr>
        <w:footnoteReference w:id="221"/>
      </w:r>
      <w:r>
        <w:rPr>
          <w:rFonts w:ascii="Arial" w:eastAsia="Arial" w:hAnsi="Arial" w:cs="Arial"/>
          <w:color w:val="000000"/>
          <w:sz w:val="24"/>
          <w:szCs w:val="24"/>
        </w:rPr>
        <w:t xml:space="preserve"> Esta observación relativiza la eficacia del estándar como instrumento de política pública. El estándar distribuye el riesgo, pero no disminuye por sí mismo la cantidad total de errores.</w:t>
      </w:r>
    </w:p>
    <w:p w14:paraId="2264B529"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r>
      <w:del w:id="950000" w:author="Claude (humanizer)" w:date="2026-09-26T00:00:00Z">
        <w:r>
          <w:rPr>
            <w:rFonts w:ascii="Arial" w:eastAsia="Arial" w:hAnsi="Arial" w:cs="Arial"/>
            <w:color w:val="000000"/>
            <w:sz w:val="24"/>
            <w:szCs w:val="24"/>
          </w:rPr>
          <w:delText xml:space="preserve">Queda por precisar con qué razones debe fijarse el umbral. Su fijación es una decisión política, pero no una decisión</w:delText>
        </w:r>
      </w:del>
      <w:ins w:id="950001" w:author="Claude (humanizer)" w:date="2026-09-26T00:00:00Z">
        <w:r>
          <w:rPr>
            <w:rFonts w:ascii="Arial" w:eastAsia="Arial" w:hAnsi="Arial" w:cs="Arial"/>
            <w:color w:val="000000"/>
            <w:sz w:val="24"/>
            <w:szCs w:val="24"/>
          </w:rPr>
          <w:t xml:space="preserve">La fijación del umbral es una decisión política, pero no</w:t>
        </w:r>
      </w:ins>
      <w:r>
        <w:rPr>
          <w:rFonts w:ascii="Arial" w:eastAsia="Arial" w:hAnsi="Arial" w:cs="Arial"/>
          <w:color w:val="000000"/>
          <w:sz w:val="24"/>
          <w:szCs w:val="24"/>
        </w:rPr>
        <w:t xml:space="preserve"> arbitraria. Ferrer Beltrán sostiene, siguiendo a Dworkin, que esa decisión debe tratar a todos los ciudadanos como iguales y respetar los compromisos asumidos.</w:t>
      </w:r>
      <w:r>
        <w:rPr>
          <w:rFonts w:ascii="Arial" w:eastAsia="Arial" w:hAnsi="Arial" w:cs="Arial"/>
          <w:color w:val="000000"/>
          <w:sz w:val="24"/>
          <w:szCs w:val="24"/>
          <w:vertAlign w:val="superscript"/>
        </w:rPr>
        <w:footnoteReference w:id="222"/>
      </w:r>
      <w:r>
        <w:rPr>
          <w:rFonts w:ascii="Arial" w:eastAsia="Arial" w:hAnsi="Arial" w:cs="Arial"/>
          <w:color w:val="000000"/>
          <w:sz w:val="24"/>
          <w:szCs w:val="24"/>
        </w:rPr>
        <w:t xml:space="preserve">De ahí se sigue que los estándares deben expresarse en reglas generales y no pueden depender de </w:t>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Pr>
          <w:rFonts w:ascii="Arial" w:eastAsia="Arial" w:hAnsi="Arial" w:cs="Arial"/>
          <w:color w:val="000000"/>
          <w:sz w:val="24"/>
          <w:szCs w:val="24"/>
          <w:vertAlign w:val="superscript"/>
        </w:rPr>
        <w:footnoteReference w:id="223"/>
      </w:r>
      <w:r>
        <w:rPr>
          <w:rFonts w:ascii="Arial" w:eastAsia="Arial" w:hAnsi="Arial" w:cs="Arial"/>
          <w:color w:val="000000"/>
          <w:sz w:val="24"/>
          <w:szCs w:val="24"/>
        </w:rPr>
        <w:t xml:space="preserve"> No se dispone de un mecanismo para cuantificar globalmente los errores judiciales ni para desagregarlos entre falsas absoluciones y falsas condenas.</w:t>
      </w:r>
      <w:r>
        <w:rPr>
          <w:rFonts w:ascii="Arial" w:eastAsia="Arial" w:hAnsi="Arial" w:cs="Arial"/>
          <w:color w:val="000000"/>
          <w:sz w:val="24"/>
          <w:szCs w:val="24"/>
          <w:vertAlign w:val="superscript"/>
        </w:rPr>
        <w:footnoteReference w:id="224"/>
      </w:r>
      <w:r>
        <w:rPr>
          <w:rFonts w:ascii="Arial" w:eastAsia="Arial" w:hAnsi="Arial" w:cs="Arial"/>
          <w:color w:val="000000"/>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Pr>
          <w:rFonts w:ascii="Arial" w:eastAsia="Arial" w:hAnsi="Arial" w:cs="Arial"/>
          <w:color w:val="000000"/>
          <w:sz w:val="24"/>
          <w:szCs w:val="24"/>
          <w:vertAlign w:val="superscript"/>
        </w:rPr>
        <w:footnoteReference w:id="225"/>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spacing w:before="0" w:after="0" w:line="240" w:lineRule="auto"/>
              <w:ind w:left="113" w:hanging="113"/>
              <w:jc w:val="left"/>
            </w:pPr>
            <w:r>
              <w:rPr>
                <w:rFonts w:ascii="Arial" w:eastAsia="Arial" w:hAnsi="Arial" w:cs="Arial"/>
                <w:b/>
                <w:bCs/>
                <w:color w:val="000000"/>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spacing w:before="0" w:after="0" w:line="240" w:lineRule="auto"/>
              <w:ind w:left="113" w:hanging="113"/>
              <w:jc w:val="left"/>
            </w:pPr>
            <w:r>
              <w:rPr>
                <w:rFonts w:ascii="Arial" w:eastAsia="Arial" w:hAnsi="Arial" w:cs="Arial"/>
                <w:b/>
                <w:bCs/>
                <w:color w:val="000000"/>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spacing w:before="0" w:after="0" w:line="240" w:lineRule="auto"/>
              <w:ind w:left="113" w:hanging="113"/>
              <w:jc w:val="left"/>
            </w:pPr>
            <w:r>
              <w:rPr>
                <w:rFonts w:ascii="Arial" w:eastAsia="Arial" w:hAnsi="Arial" w:cs="Arial"/>
                <w:b/>
                <w:bCs/>
                <w:color w:val="000000"/>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Enlaza con el cuarto requisito metodológico</w:t>
            </w:r>
          </w:p>
        </w:tc>
      </w:tr>
    </w:tbl>
    <w:p w14:paraId="59BF274F" w14:textId="77777777" w:rsidR="00E22D4B" w:rsidRPr="00E22D4B" w:rsidRDefault="00E22D4B" w:rsidP="00E22D4B">
      <w:pPr>
        <w:spacing w:before="0" w:after="0" w:line="360" w:lineRule="auto"/>
        <w:ind w:firstLine="0"/>
        <w:jc w:val="both"/>
      </w:pPr>
      <w:r>
        <w:rPr>
          <w:rFonts w:ascii="Arial" w:eastAsia="Arial" w:hAnsi="Arial" w:cs="Arial"/>
          <w:color w:val="000000"/>
          <w:sz w:val="20"/>
          <w:szCs w:val="20"/>
        </w:rPr>
        <w:t>Tabla 3. Razones para fijar el umbral de suficiencia probatoria. Elaboración propia con base en Ferrer Beltrán, Prueba sin convicción, pp. 154-170.</w:t>
      </w:r>
    </w:p>
    <w:p>
      <w:pPr>
        <w:spacing w:before="0" w:after="0" w:line="360" w:lineRule="auto"/>
        <w:jc w:val="left"/>
      </w:pPr>
    </w:p>
    <w:p w14:paraId="506FC865"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Pr>
          <w:rFonts w:ascii="Arial" w:eastAsia="Arial" w:hAnsi="Arial" w:cs="Arial"/>
          <w:color w:val="000000"/>
          <w:sz w:val="24"/>
          <w:szCs w:val="24"/>
          <w:vertAlign w:val="superscript"/>
        </w:rPr>
        <w:footnoteReference w:id="226"/>
      </w:r>
      <w:r>
        <w:rPr>
          <w:rFonts w:ascii="Arial" w:eastAsia="Arial" w:hAnsi="Arial" w:cs="Arial"/>
          <w:color w:val="000000"/>
          <w:sz w:val="24"/>
          <w:szCs w:val="24"/>
        </w:rPr>
        <w:t xml:space="preserve">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Pr>
          <w:rFonts w:ascii="Arial" w:eastAsia="Arial" w:hAnsi="Arial" w:cs="Arial"/>
          <w:color w:val="000000"/>
          <w:sz w:val="24"/>
          <w:szCs w:val="24"/>
          <w:vertAlign w:val="superscript"/>
        </w:rPr>
        <w:footnoteReference w:id="227"/>
      </w:r>
      <w:r>
        <w:rPr>
          <w:rFonts w:ascii="Arial" w:eastAsia="Arial" w:hAnsi="Arial" w:cs="Arial"/>
          <w:color w:val="000000"/>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Pr>
          <w:rFonts w:ascii="Arial" w:eastAsia="Arial" w:hAnsi="Arial" w:cs="Arial"/>
          <w:color w:val="000000"/>
          <w:sz w:val="24"/>
          <w:szCs w:val="24"/>
          <w:vertAlign w:val="superscript"/>
        </w:rPr>
        <w:footnoteReference w:id="228"/>
      </w:r>
      <w:r>
        <w:rPr>
          <w:rFonts w:ascii="Arial" w:eastAsia="Arial" w:hAnsi="Arial" w:cs="Arial"/>
          <w:color w:val="000000"/>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Pr>
          <w:rFonts w:ascii="Arial" w:eastAsia="Arial" w:hAnsi="Arial" w:cs="Arial"/>
          <w:color w:val="000000"/>
          <w:sz w:val="24"/>
          <w:szCs w:val="24"/>
          <w:vertAlign w:val="superscript"/>
        </w:rPr>
        <w:footnoteReference w:id="229"/>
      </w:r>
      <w:r>
        <w:rPr>
          <w:rFonts w:ascii="Arial" w:eastAsia="Arial" w:hAnsi="Arial" w:cs="Arial"/>
          <w:color w:val="000000"/>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 xml:space="preserve">La aplicación de estas razones al contencioso electoral </w:t>
      </w:r>
      <w:del w:id="950042" w:author="Claude (humanizer)" w:date="2026-09-26T00:00:00Z">
        <w:r>
          <w:rPr>
            <w:rFonts w:ascii="Arial" w:eastAsia="Arial" w:hAnsi="Arial" w:cs="Arial"/>
            <w:color w:val="000000"/>
            <w:sz w:val="24"/>
            <w:szCs w:val="24"/>
          </w:rPr>
          <w:delText xml:space="preserve">revel</w:delText>
        </w:r>
      </w:del>
      <w:ins w:id="950043" w:author="Claude (humanizer)" w:date="2026-09-26T00:00:00Z">
        <w:r>
          <w:rPr>
            <w:rFonts w:ascii="Arial" w:eastAsia="Arial" w:hAnsi="Arial" w:cs="Arial"/>
            <w:color w:val="000000"/>
            <w:sz w:val="24"/>
            <w:szCs w:val="24"/>
          </w:rPr>
          <w:t xml:space="preserve">muestr</w:t>
        </w:r>
      </w:ins>
      <w:r>
        <w:rPr>
          <w:rFonts w:ascii="Arial" w:eastAsia="Arial" w:hAnsi="Arial" w:cs="Arial"/>
          <w:color w:val="000000"/>
          <w:sz w:val="24"/>
          <w:szCs w:val="24"/>
        </w:rPr>
        <w:t xml:space="preserve">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lastRenderedPageBreak/>
        <w:t>al cinco por ciento.</w:t>
      </w:r>
      <w:r>
        <w:rPr>
          <w:rFonts w:ascii="Arial" w:eastAsia="Arial" w:hAnsi="Arial" w:cs="Arial"/>
          <w:color w:val="000000"/>
          <w:sz w:val="24"/>
          <w:szCs w:val="24"/>
          <w:vertAlign w:val="superscript"/>
        </w:rPr>
        <w:footnoteReference w:id="230"/>
      </w:r>
      <w:r>
        <w:rPr>
          <w:rFonts w:ascii="Arial" w:eastAsia="Arial" w:hAnsi="Arial" w:cs="Arial"/>
          <w:color w:val="000000"/>
          <w:sz w:val="24"/>
          <w:szCs w:val="24"/>
        </w:rPr>
        <w:t xml:space="preserve">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Pr>
          <w:rFonts w:ascii="Arial" w:eastAsia="Arial" w:hAnsi="Arial" w:cs="Arial"/>
          <w:color w:val="000000"/>
          <w:sz w:val="24"/>
          <w:szCs w:val="24"/>
          <w:vertAlign w:val="superscript"/>
        </w:rPr>
        <w:footnoteReference w:id="231"/>
      </w:r>
      <w:r>
        <w:rPr>
          <w:rFonts w:ascii="Arial" w:eastAsia="Arial" w:hAnsi="Arial" w:cs="Arial"/>
          <w:color w:val="000000"/>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236F077E"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La viabilidad de los requisitos se demuestra con la posibilidad de formular estándares que los satisfagan. Ferrer Beltrán propone siete formulaciones de exigencia decreciente, que se sintetizan en la tabla 4.</w:t>
      </w:r>
      <w:r>
        <w:rPr>
          <w:rFonts w:ascii="Arial" w:eastAsia="Arial" w:hAnsi="Arial" w:cs="Arial"/>
          <w:color w:val="000000"/>
          <w:sz w:val="24"/>
          <w:szCs w:val="24"/>
          <w:vertAlign w:val="superscript"/>
        </w:rPr>
        <w:footnoteReference w:id="232"/>
      </w:r>
      <w:r>
        <w:rPr>
          <w:rFonts w:ascii="Arial" w:eastAsia="Arial" w:hAnsi="Arial" w:cs="Arial"/>
          <w:color w:val="000000"/>
          <w:sz w:val="24"/>
          <w:szCs w:val="24"/>
        </w:rPr>
        <w:t xml:space="preserve">Los tres primeros se inspiran en la filosofía de la ciencia de Hempel y en la probabilidad baconiana de Cohen, y giran en torno a la refutación de hipótesis alternativas.</w:t>
      </w:r>
      <w:r>
        <w:rPr>
          <w:rFonts w:ascii="Arial" w:eastAsia="Arial" w:hAnsi="Arial" w:cs="Arial"/>
          <w:color w:val="000000"/>
          <w:sz w:val="24"/>
          <w:szCs w:val="24"/>
          <w:vertAlign w:val="superscript"/>
        </w:rPr>
        <w:footnoteReference w:id="233"/>
      </w:r>
      <w:r>
        <w:rPr>
          <w:rFonts w:ascii="Arial" w:eastAsia="Arial" w:hAnsi="Arial" w:cs="Arial"/>
          <w:color w:val="000000"/>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Pr>
          <w:rFonts w:ascii="Arial" w:eastAsia="Arial" w:hAnsi="Arial" w:cs="Arial"/>
          <w:color w:val="000000"/>
          <w:sz w:val="24"/>
          <w:szCs w:val="24"/>
          <w:vertAlign w:val="superscript"/>
        </w:rPr>
        <w:footnoteReference w:id="234"/>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spacing w:before="0" w:after="0" w:line="240" w:lineRule="auto"/>
              <w:ind w:left="113" w:hanging="113"/>
              <w:jc w:val="left"/>
            </w:pPr>
            <w:r>
              <w:rPr>
                <w:rFonts w:ascii="Arial" w:eastAsia="Arial" w:hAnsi="Arial" w:cs="Arial"/>
                <w:b/>
                <w:bCs/>
                <w:color w:val="000000"/>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spacing w:before="0" w:after="0" w:line="240" w:lineRule="auto"/>
              <w:ind w:left="113" w:hanging="113"/>
              <w:jc w:val="left"/>
            </w:pPr>
            <w:r>
              <w:rPr>
                <w:rFonts w:ascii="Arial" w:eastAsia="Arial" w:hAnsi="Arial" w:cs="Arial"/>
                <w:b/>
                <w:bCs/>
                <w:color w:val="000000"/>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La hipótesis es más probablemente verdadera que la de la parte contraria</w:t>
            </w:r>
          </w:p>
        </w:tc>
      </w:tr>
    </w:tbl>
    <w:p w14:paraId="134E22CD" w14:textId="77777777" w:rsidR="00E22D4B" w:rsidRPr="00E22D4B" w:rsidRDefault="00E22D4B" w:rsidP="00E22D4B">
      <w:pPr>
        <w:spacing w:before="0" w:after="0" w:line="360" w:lineRule="auto"/>
        <w:ind w:firstLine="0"/>
        <w:jc w:val="both"/>
      </w:pPr>
      <w:r>
        <w:rPr>
          <w:rFonts w:ascii="Arial" w:eastAsia="Arial" w:hAnsi="Arial" w:cs="Arial"/>
          <w:color w:val="000000"/>
          <w:sz w:val="20"/>
          <w:szCs w:val="20"/>
        </w:rPr>
        <w:t>Tabla 4. Ejemplos de estándares de prueba de exigencia decreciente. Paráfrasis propia de Ferrer Beltrán, Prueba sin convicción, pp. 209 y 210.</w:t>
      </w:r>
    </w:p>
    <w:p>
      <w:pPr>
        <w:spacing w:before="0" w:after="0" w:line="360" w:lineRule="auto"/>
        <w:jc w:val="left"/>
      </w:pPr>
    </w:p>
    <w:p w14:paraId="255C5E23"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Estos ejemplos no son meras construcciones académicas. Ferrer Beltrán informa que la jurisprudencia penal portuguesa adoptó el primero de ellos.</w:t>
      </w:r>
      <w:r>
        <w:rPr>
          <w:rFonts w:ascii="Arial" w:eastAsia="Arial" w:hAnsi="Arial" w:cs="Arial"/>
          <w:color w:val="000000"/>
          <w:sz w:val="24"/>
          <w:szCs w:val="24"/>
          <w:vertAlign w:val="superscript"/>
        </w:rPr>
        <w:footnoteReference w:id="235"/>
      </w:r>
      <w:r>
        <w:rPr>
          <w:rFonts w:ascii="Arial" w:eastAsia="Arial" w:hAnsi="Arial" w:cs="Arial"/>
          <w:color w:val="000000"/>
          <w:sz w:val="24"/>
          <w:szCs w:val="24"/>
        </w:rPr>
        <w:t xml:space="preserve">Informa también que la Primera Sala de la Suprema Corte mexicana adoptó la exigencia del segundo como requisito para derrotar la presunción de inocencia.</w:t>
      </w:r>
      <w:r>
        <w:rPr>
          <w:rFonts w:ascii="Arial" w:eastAsia="Arial" w:hAnsi="Arial" w:cs="Arial"/>
          <w:color w:val="000000"/>
          <w:sz w:val="24"/>
          <w:szCs w:val="24"/>
          <w:vertAlign w:val="superscript"/>
        </w:rPr>
        <w:footnoteReference w:id="236"/>
      </w:r>
      <w:r>
        <w:rPr>
          <w:rFonts w:ascii="Arial" w:eastAsia="Arial" w:hAnsi="Arial" w:cs="Arial"/>
          <w:color w:val="000000"/>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El contraste confirma que el defecto de la materia electoral es de omisión normativa. Si un estándar metodológicamente correcto puede formularse </w:t>
        <w:lastRenderedPageBreak/>
        <w:t>para la presunción de inocencia, también puede formularse para la nulidad de una elección fundada en indicios.</w:t>
      </w:r>
    </w:p>
    <w:p w14:paraId="62DB4719"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La propuesta de Ferrer Beltrán ha recibido críticas 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Pr>
          <w:rFonts w:ascii="Arial" w:eastAsia="Arial" w:hAnsi="Arial" w:cs="Arial"/>
          <w:color w:val="000000"/>
          <w:sz w:val="24"/>
          <w:szCs w:val="24"/>
          <w:vertAlign w:val="superscript"/>
        </w:rPr>
        <w:footnoteReference w:id="237"/>
      </w:r>
      <w:r>
        <w:rPr>
          <w:rFonts w:ascii="Arial" w:eastAsia="Arial" w:hAnsi="Arial" w:cs="Arial"/>
          <w:color w:val="000000"/>
          <w:sz w:val="24"/>
          <w:szCs w:val="24"/>
        </w:rPr>
        <w:t xml:space="preserve">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Pr>
          <w:rFonts w:ascii="Arial" w:eastAsia="Arial" w:hAnsi="Arial" w:cs="Arial"/>
          <w:color w:val="000000"/>
          <w:sz w:val="24"/>
          <w:szCs w:val="24"/>
          <w:vertAlign w:val="superscript"/>
        </w:rPr>
        <w:footnoteReference w:id="238"/>
      </w:r>
      <w:r>
        <w:rPr>
          <w:rFonts w:ascii="Arial" w:eastAsia="Arial" w:hAnsi="Arial" w:cs="Arial"/>
          <w:color w:val="000000"/>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Pr>
          <w:rFonts w:ascii="Arial" w:eastAsia="Arial" w:hAnsi="Arial" w:cs="Arial"/>
          <w:color w:val="000000"/>
          <w:sz w:val="24"/>
          <w:szCs w:val="24"/>
          <w:vertAlign w:val="superscript"/>
        </w:rPr>
        <w:footnoteReference w:id="239"/>
      </w:r>
    </w:p>
    <w:p w14:paraId="114384E5"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Allen formula, con todo, una observación que merece ser atendida. Sostiene que el derecho difiere de la ciencia porque no puede elegir sus controversias ni aplazar la decisión hasta disponer de mejor información.</w:t>
      </w:r>
      <w:r>
        <w:rPr>
          <w:rFonts w:ascii="Arial" w:eastAsia="Arial" w:hAnsi="Arial" w:cs="Arial"/>
          <w:color w:val="000000"/>
          <w:sz w:val="24"/>
          <w:szCs w:val="24"/>
          <w:vertAlign w:val="superscript"/>
        </w:rPr>
        <w:footnoteReference w:id="240"/>
      </w:r>
      <w:r>
        <w:rPr>
          <w:rFonts w:ascii="Arial" w:eastAsia="Arial" w:hAnsi="Arial" w:cs="Arial"/>
          <w:color w:val="000000"/>
          <w:sz w:val="24"/>
          <w:szCs w:val="24"/>
        </w:rPr>
        <w:t xml:space="preserve">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lastRenderedPageBreak/>
        <w:t>estándar solo puede comprobarse en el caso concreto, aplicando el conjunto de criterios epistémicos de valoración.</w:t>
      </w:r>
      <w:r>
        <w:rPr>
          <w:rFonts w:ascii="Arial" w:eastAsia="Arial" w:hAnsi="Arial" w:cs="Arial"/>
          <w:color w:val="000000"/>
          <w:sz w:val="24"/>
          <w:szCs w:val="24"/>
          <w:vertAlign w:val="superscript"/>
        </w:rPr>
        <w:footnoteReference w:id="241"/>
      </w:r>
      <w:r>
        <w:rPr>
          <w:rFonts w:ascii="Arial" w:eastAsia="Arial" w:hAnsi="Arial" w:cs="Arial"/>
          <w:color w:val="000000"/>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Una segunda objeción, de alcance más radical, procede de Nieva-Fenoll. Este autor sostiene que los estándares de prueba son reminiscencias de la prueba legal y que no describen la realidad, sino un mero desiderátum psicológico que no llega a comprobarse.</w:t>
      </w:r>
      <w:r>
        <w:rPr>
          <w:rFonts w:ascii="Arial" w:eastAsia="Arial" w:hAnsi="Arial" w:cs="Arial"/>
          <w:color w:val="000000"/>
          <w:sz w:val="24"/>
          <w:szCs w:val="24"/>
          <w:vertAlign w:val="superscript"/>
        </w:rPr>
        <w:footnoteReference w:id="242"/>
      </w:r>
      <w:r>
        <w:rPr>
          <w:rFonts w:ascii="Arial" w:eastAsia="Arial" w:hAnsi="Arial" w:cs="Arial"/>
          <w:color w:val="000000"/>
          <w:sz w:val="24"/>
          <w:szCs w:val="24"/>
        </w:rPr>
        <w:t xml:space="preserve">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Pr>
          <w:rFonts w:ascii="Arial" w:eastAsia="Arial" w:hAnsi="Arial" w:cs="Arial"/>
          <w:color w:val="000000"/>
          <w:sz w:val="24"/>
          <w:szCs w:val="24"/>
          <w:vertAlign w:val="superscript"/>
        </w:rPr>
        <w:footnoteReference w:id="243"/>
      </w:r>
      <w:r>
        <w:rPr>
          <w:rFonts w:ascii="Arial" w:eastAsia="Arial" w:hAnsi="Arial" w:cs="Arial"/>
          <w:color w:val="000000"/>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Nieva-Fenoll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La tercera objeción puede extraerse del análisis de Haack. La autora sostiene que la justificación de las cargas y los estándares de prueba se funda en consideraciones políticas.</w:t>
      </w:r>
      <w:r>
        <w:rPr>
          <w:rFonts w:ascii="Arial" w:eastAsia="Arial" w:hAnsi="Arial" w:cs="Arial"/>
          <w:color w:val="000000"/>
          <w:sz w:val="24"/>
          <w:szCs w:val="24"/>
          <w:vertAlign w:val="superscript"/>
        </w:rPr>
        <w:footnoteReference w:id="244"/>
      </w:r>
      <w:r>
        <w:rPr>
          <w:rFonts w:ascii="Arial" w:eastAsia="Arial" w:hAnsi="Arial" w:cs="Arial"/>
          <w:color w:val="000000"/>
          <w:sz w:val="24"/>
          <w:szCs w:val="24"/>
        </w:rPr>
        <w:t xml:space="preserve">Reconoce, además, que ninguno de los estándares vigentes está definido con precisión, y sugiere que una definición precisa podría no ser deseable. Esta posición </w:t>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21DDCE41"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Pr>
          <w:rFonts w:ascii="Arial" w:eastAsia="Arial" w:hAnsi="Arial" w:cs="Arial"/>
          <w:color w:val="000000"/>
          <w:sz w:val="24"/>
          <w:szCs w:val="24"/>
          <w:vertAlign w:val="superscript"/>
        </w:rPr>
        <w:footnoteReference w:id="245"/>
      </w:r>
      <w:r>
        <w:rPr>
          <w:rFonts w:ascii="Arial" w:eastAsia="Arial" w:hAnsi="Arial" w:cs="Arial"/>
          <w:color w:val="000000"/>
          <w:sz w:val="24"/>
          <w:szCs w:val="24"/>
        </w:rPr>
        <w:t xml:space="preserve">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lastRenderedPageBreak/>
        <w:t>Las reglas de nulidad presentan un diagnóstico semejante. Los artículos 75, 77 Ter y 78 de la ley de medios exigen que las irregularidades estén plenamente acreditadas y sean determinantes para el resultado.</w:t>
      </w:r>
      <w:r>
        <w:rPr>
          <w:rFonts w:ascii="Arial" w:eastAsia="Arial" w:hAnsi="Arial" w:cs="Arial"/>
          <w:color w:val="000000"/>
          <w:sz w:val="24"/>
          <w:szCs w:val="24"/>
          <w:vertAlign w:val="superscript"/>
        </w:rPr>
        <w:footnoteReference w:id="246"/>
      </w:r>
      <w:r>
        <w:rPr>
          <w:rFonts w:ascii="Arial" w:eastAsia="Arial" w:hAnsi="Arial" w:cs="Arial"/>
          <w:color w:val="000000"/>
          <w:sz w:val="24"/>
          <w:szCs w:val="24"/>
        </w:rPr>
        <w:t xml:space="preserve">La jurisprudencia 44/2024 reiteró esa exigencia de plena acreditación para la nulidad por violación a principios constitucionales.</w:t>
      </w:r>
      <w:r>
        <w:rPr>
          <w:rFonts w:ascii="Arial" w:eastAsia="Arial" w:hAnsi="Arial" w:cs="Arial"/>
          <w:color w:val="000000"/>
          <w:sz w:val="24"/>
          <w:szCs w:val="24"/>
          <w:vertAlign w:val="superscript"/>
        </w:rPr>
        <w:footnoteReference w:id="247"/>
      </w:r>
      <w:r>
        <w:rPr>
          <w:rFonts w:ascii="Arial" w:eastAsia="Arial" w:hAnsi="Arial" w:cs="Arial"/>
          <w:color w:val="000000"/>
          <w:sz w:val="24"/>
          <w:szCs w:val="24"/>
        </w:rPr>
        <w:t xml:space="preserve"> La expresión plenamente acreditadas evoca la antigua plena probatio, cuyo carácter histórico describe Nieva-Fenoll.</w:t>
      </w:r>
      <w:r>
        <w:rPr>
          <w:rFonts w:ascii="Arial" w:eastAsia="Arial" w:hAnsi="Arial" w:cs="Arial"/>
          <w:color w:val="000000"/>
          <w:sz w:val="24"/>
          <w:szCs w:val="24"/>
          <w:vertAlign w:val="superscript"/>
        </w:rPr>
        <w:footnoteReference w:id="248"/>
      </w:r>
      <w:r>
        <w:rPr>
          <w:rFonts w:ascii="Arial" w:eastAsia="Arial" w:hAnsi="Arial" w:cs="Arial"/>
          <w:color w:val="000000"/>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Pr>
          <w:rFonts w:ascii="Arial" w:eastAsia="Arial" w:hAnsi="Arial" w:cs="Arial"/>
          <w:color w:val="000000"/>
          <w:sz w:val="24"/>
          <w:szCs w:val="24"/>
          <w:vertAlign w:val="superscript"/>
        </w:rPr>
        <w:footnoteReference w:id="249"/>
      </w:r>
    </w:p>
    <w:p w14:paraId="5672B2E4"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spacing w:before="0" w:after="0" w:line="240" w:lineRule="auto"/>
              <w:ind w:left="113" w:hanging="113"/>
              <w:jc w:val="left"/>
            </w:pPr>
            <w:r>
              <w:rPr>
                <w:rFonts w:ascii="Arial" w:eastAsia="Arial" w:hAnsi="Arial" w:cs="Arial"/>
                <w:b/>
                <w:bCs/>
                <w:color w:val="000000"/>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spacing w:before="0" w:after="0" w:line="240" w:lineRule="auto"/>
              <w:ind w:left="113" w:hanging="113"/>
              <w:jc w:val="left"/>
            </w:pPr>
            <w:r>
              <w:rPr>
                <w:rFonts w:ascii="Arial" w:eastAsia="Arial" w:hAnsi="Arial" w:cs="Arial"/>
                <w:b/>
                <w:bCs/>
                <w:color w:val="000000"/>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spacing w:before="0" w:after="0" w:line="240" w:lineRule="auto"/>
              <w:ind w:left="113" w:hanging="113"/>
              <w:jc w:val="left"/>
            </w:pPr>
            <w:r>
              <w:rPr>
                <w:rFonts w:ascii="Arial" w:eastAsia="Arial" w:hAnsi="Arial" w:cs="Arial"/>
                <w:b/>
                <w:bCs/>
                <w:color w:val="000000"/>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spacing w:before="0" w:after="0" w:line="240" w:lineRule="auto"/>
              <w:ind w:left="113" w:hanging="113"/>
              <w:jc w:val="left"/>
            </w:pPr>
            <w:r>
              <w:rPr>
                <w:rFonts w:ascii="Arial" w:eastAsia="Arial" w:hAnsi="Arial" w:cs="Arial"/>
                <w:b/>
                <w:bCs/>
                <w:color w:val="000000"/>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spacing w:before="0" w:after="0" w:line="240" w:lineRule="auto"/>
              <w:ind w:left="113" w:hanging="113"/>
              <w:jc w:val="left"/>
            </w:pPr>
            <w:r>
              <w:rPr>
                <w:rFonts w:ascii="Arial" w:eastAsia="Arial" w:hAnsi="Arial" w:cs="Arial"/>
                <w:b/>
                <w:bCs/>
                <w:color w:val="000000"/>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spacing w:before="0" w:after="0" w:line="240" w:lineRule="auto"/>
              <w:ind w:left="113" w:hanging="113"/>
              <w:jc w:val="left"/>
            </w:pPr>
            <w:r>
              <w:rPr>
                <w:rFonts w:ascii="Arial" w:eastAsia="Arial" w:hAnsi="Arial" w:cs="Arial"/>
                <w:i/>
                <w:iCs/>
                <w:color w:val="000000"/>
                <w:sz w:val="22"/>
                <w:szCs w:val="22"/>
              </w:rPr>
              <w:t xml:space="preserve">Ley General de Medios</w:t>
            </w:r>
            <w:r>
              <w:rPr>
                <w:rFonts w:ascii="Arial" w:eastAsia="Arial" w:hAnsi="Arial" w:cs="Arial"/>
                <w:color w:val="000000"/>
                <w:sz w:val="22"/>
                <w:szCs w:val="22"/>
              </w:rPr>
              <w:t xml:space="preserve">,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spacing w:before="0" w:after="0" w:line="240" w:lineRule="auto"/>
              <w:ind w:left="113" w:hanging="113"/>
              <w:jc w:val="left"/>
            </w:pPr>
            <w:r>
              <w:rPr>
                <w:rFonts w:ascii="Arial" w:eastAsia="Arial" w:hAnsi="Arial" w:cs="Arial"/>
                <w:i/>
                <w:iCs/>
                <w:color w:val="000000"/>
                <w:sz w:val="22"/>
                <w:szCs w:val="22"/>
              </w:rPr>
              <w:t xml:space="preserve">Ley General de Medios</w:t>
            </w:r>
            <w:r>
              <w:rPr>
                <w:rFonts w:ascii="Arial" w:eastAsia="Arial" w:hAnsi="Arial" w:cs="Arial"/>
                <w:color w:val="000000"/>
                <w:sz w:val="22"/>
                <w:szCs w:val="22"/>
              </w:rPr>
              <w:t xml:space="preserve">,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spacing w:before="0" w:after="0" w:line="240" w:lineRule="auto"/>
              <w:ind w:left="113" w:hanging="113"/>
              <w:jc w:val="left"/>
            </w:pPr>
            <w:r>
              <w:rPr>
                <w:rFonts w:ascii="Arial" w:eastAsia="Arial" w:hAnsi="Arial" w:cs="Arial"/>
                <w:i/>
                <w:iCs/>
                <w:color w:val="000000"/>
                <w:sz w:val="22"/>
                <w:szCs w:val="22"/>
              </w:rPr>
              <w:t xml:space="preserve">Ley General de Medios</w:t>
            </w:r>
            <w:r>
              <w:rPr>
                <w:rFonts w:ascii="Arial" w:eastAsia="Arial" w:hAnsi="Arial" w:cs="Arial"/>
                <w:color w:val="000000"/>
                <w:sz w:val="22"/>
                <w:szCs w:val="22"/>
              </w:rPr>
              <w:t xml:space="preserve">,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 xml:space="preserve">Constitución, artículo 41, base VI, y </w:t>
            </w:r>
            <w:r>
              <w:rPr>
                <w:rFonts w:ascii="Arial" w:eastAsia="Arial" w:hAnsi="Arial" w:cs="Arial"/>
                <w:i/>
                <w:iCs/>
                <w:color w:val="000000"/>
                <w:sz w:val="22"/>
                <w:szCs w:val="22"/>
              </w:rPr>
              <w:t xml:space="preserve">Ley General de Medios</w:t>
            </w:r>
            <w:r>
              <w:rPr>
                <w:rFonts w:ascii="Arial" w:eastAsia="Arial" w:hAnsi="Arial" w:cs="Arial"/>
                <w:color w:val="000000"/>
                <w:sz w:val="22"/>
                <w:szCs w:val="22"/>
              </w:rPr>
              <w:t xml:space="preserve">,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spacing w:before="0" w:after="0" w:line="240" w:lineRule="auto"/>
              <w:ind w:left="113" w:hanging="113"/>
              <w:jc w:val="left"/>
            </w:pPr>
            <w:r>
              <w:rPr>
                <w:rFonts w:ascii="Arial" w:eastAsia="Arial" w:hAnsi="Arial" w:cs="Arial"/>
                <w:color w:val="000000"/>
                <w:sz w:val="22"/>
                <w:szCs w:val="22"/>
              </w:rPr>
              <w:t>Depende del diseño legislativo</w:t>
            </w:r>
          </w:p>
        </w:tc>
      </w:tr>
    </w:tbl>
    <w:p w14:paraId="0F257337" w14:textId="77777777" w:rsidR="00E22D4B" w:rsidRPr="00E22D4B" w:rsidRDefault="00E22D4B" w:rsidP="00E22D4B">
      <w:pPr>
        <w:spacing w:before="0" w:after="0" w:line="360" w:lineRule="auto"/>
        <w:ind w:firstLine="0"/>
        <w:jc w:val="both"/>
      </w:pPr>
      <w:r>
        <w:rPr>
          <w:rFonts w:ascii="Arial" w:eastAsia="Arial" w:hAnsi="Arial" w:cs="Arial"/>
          <w:color w:val="000000"/>
          <w:sz w:val="20"/>
          <w:szCs w:val="20"/>
        </w:rPr>
        <w:t>Tabla 5. Matriz de diagnóstico de reglas de suficiencia conforme a los requisitos metodológicos. Elaboración propia con base en Ferrer Beltrán, Prueba sin convicción, pp. 29, 214 y 215, y en los textos normativos citados.</w:t>
      </w:r>
    </w:p>
    <w:p>
      <w:pPr>
        <w:spacing w:before="0" w:after="0" w:line="360" w:lineRule="auto"/>
        <w:jc w:val="left"/>
      </w:pPr>
    </w:p>
    <w:p w14:paraId="084D0DA9" w14:textId="77777777" w:rsidR="00E22D4B" w:rsidRPr="00E22D4B" w:rsidRDefault="00E22D4B" w:rsidP="00E22D4B">
      <w:pPr>
        <w:spacing w:before="0" w:after="0" w:line="360" w:lineRule="auto"/>
        <w:ind w:firstLine="709"/>
        <w:jc w:val="both"/>
      </w:pPr>
      <w:r>
        <w:rPr>
          <w:rFonts w:ascii="Arial" w:eastAsia="Arial" w:hAnsi="Arial" w:cs="Arial"/>
          <w:color w:val="000000"/>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lastRenderedPageBreak/>
        <w:t xml:space="preserve">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Nieva-Fenoll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pStyle w:val="Ttulo1"/>
        <w:keepNext/>
        <w:spacing w:before="0" w:after="0" w:line="360" w:lineRule="auto"/>
        <w:jc w:val="center"/>
      </w:pPr>
      <w:r>
        <w:rPr>
          <w:rFonts w:ascii="Arial" w:eastAsia="Arial" w:hAnsi="Arial" w:cs="Arial"/>
          <w:b/>
          <w:bCs/>
          <w:color w:val="000000"/>
          <w:sz w:val="24"/>
          <w:szCs w:val="24"/>
        </w:rPr>
        <w:t xml:space="preserve">Capítulo II</w:t>
      </w:r>
    </w:p>
    <w:p>
      <w:pPr>
        <w:pStyle w:val="Ttulo1"/>
        <w:keepNext/>
        <w:spacing w:before="0" w:after="0" w:line="360" w:lineRule="auto"/>
        <w:jc w:val="center"/>
      </w:pPr>
      <w:r>
        <w:rPr>
          <w:rFonts w:ascii="Arial" w:eastAsia="Arial" w:hAnsi="Arial" w:cs="Arial"/>
          <w:b/>
          <w:bCs/>
          <w:color w:val="000000"/>
          <w:sz w:val="24"/>
          <w:szCs w:val="24"/>
        </w:rPr>
        <w:t xml:space="preserve">El puente conceptual entre estándar de prueba y determinancia electoral, y el origen de la cláusula híbrida</w:t>
      </w:r>
    </w:p>
    <w:p>
      <w:pPr>
        <w:spacing w:before="0" w:after="0" w:line="360" w:lineRule="auto"/>
        <w:jc w:val="left"/>
      </w:pPr>
    </w:p>
    <w:p>
      <w:pPr>
        <w:spacing w:before="0" w:after="0" w:line="360" w:lineRule="auto"/>
        <w:ind w:left="567" w:right="567"/>
        <w:jc w:val="both"/>
      </w:pPr>
      <w:r>
        <w:rPr>
          <w:rFonts w:ascii="Arial" w:eastAsia="Arial" w:hAnsi="Arial" w:cs="Arial"/>
          <w:smallCaps/>
          <w:color w:val="000000"/>
          <w:sz w:val="22"/>
          <w:szCs w:val="22"/>
        </w:rPr>
        <w:t xml:space="preserve">Sumario</w:t>
      </w:r>
      <w:r>
        <w:rPr>
          <w:rFonts w:ascii="Arial" w:eastAsia="Arial" w:hAnsi="Arial" w:cs="Arial"/>
          <w:color w:val="000000"/>
          <w:sz w:val="22"/>
          <w:szCs w:val="22"/>
        </w:rPr>
        <w:t xml:space="preserve">: </w:t>
      </w:r>
      <w:r>
        <w:rPr>
          <w:rFonts w:ascii="Arial" w:eastAsia="Arial" w:hAnsi="Arial" w:cs="Arial"/>
          <w:color w:val="000000"/>
          <w:sz w:val="22"/>
          <w:szCs w:val="22"/>
        </w:rPr>
        <w:t xml:space="preserve">2.1. </w:t>
      </w:r>
      <w:r>
        <w:rPr>
          <w:rFonts w:ascii="Arial" w:eastAsia="Arial" w:hAnsi="Arial" w:cs="Arial"/>
          <w:i/>
          <w:iCs/>
          <w:color w:val="000000"/>
          <w:sz w:val="22"/>
          <w:szCs w:val="22"/>
        </w:rPr>
        <w:t xml:space="preserve">La sana crítica como error de categoría en la doctrina mexicana de la determinancia electoral</w:t>
      </w:r>
      <w:r>
        <w:rPr>
          <w:rFonts w:ascii="Arial" w:eastAsia="Arial" w:hAnsi="Arial" w:cs="Arial"/>
          <w:color w:val="000000"/>
          <w:sz w:val="22"/>
          <w:szCs w:val="22"/>
        </w:rPr>
        <w:t xml:space="preserve">. </w:t>
      </w:r>
      <w:r>
        <w:rPr>
          <w:rFonts w:ascii="Arial" w:eastAsia="Arial" w:hAnsi="Arial" w:cs="Arial"/>
          <w:color w:val="000000"/>
          <w:sz w:val="22"/>
          <w:szCs w:val="22"/>
        </w:rPr>
        <w:t xml:space="preserve">2.2. </w:t>
      </w:r>
      <w:r>
        <w:rPr>
          <w:rFonts w:ascii="Arial" w:eastAsia="Arial" w:hAnsi="Arial" w:cs="Arial"/>
          <w:i/>
          <w:iCs/>
          <w:color w:val="000000"/>
          <w:sz w:val="22"/>
          <w:szCs w:val="22"/>
        </w:rPr>
        <w:t xml:space="preserve">El origen normativo de la cláusula híbrida: la jurisprudencia 38/2002 y la sentencia SUP-JRC-487/2000</w:t>
      </w:r>
      <w:r>
        <w:rPr>
          <w:rFonts w:ascii="Arial" w:eastAsia="Arial" w:hAnsi="Arial" w:cs="Arial"/>
          <w:color w:val="000000"/>
          <w:sz w:val="22"/>
          <w:szCs w:val="22"/>
        </w:rPr>
        <w:t xml:space="preserve">. </w:t>
      </w:r>
      <w:r>
        <w:rPr>
          <w:rFonts w:ascii="Arial" w:eastAsia="Arial" w:hAnsi="Arial" w:cs="Arial"/>
          <w:color w:val="000000"/>
          <w:sz w:val="22"/>
          <w:szCs w:val="22"/>
        </w:rPr>
        <w:t xml:space="preserve">2.3. </w:t>
      </w:r>
      <w:r>
        <w:rPr>
          <w:rFonts w:ascii="Arial" w:eastAsia="Arial" w:hAnsi="Arial" w:cs="Arial"/>
          <w:i/>
          <w:iCs/>
          <w:color w:val="000000"/>
          <w:sz w:val="22"/>
          <w:szCs w:val="22"/>
        </w:rPr>
        <w:t xml:space="preserve">El voto particular de 2000 frente a la sentencia mayoritaria</w:t>
      </w:r>
      <w:r>
        <w:rPr>
          <w:rFonts w:ascii="Arial" w:eastAsia="Arial" w:hAnsi="Arial" w:cs="Arial"/>
          <w:color w:val="000000"/>
          <w:sz w:val="22"/>
          <w:szCs w:val="22"/>
        </w:rPr>
        <w:t xml:space="preserve">.</w:t>
      </w:r>
    </w:p>
    <w:p>
      <w:pPr>
        <w:spacing w:before="0" w:after="0" w:line="360" w:lineRule="auto"/>
        <w:jc w:val="left"/>
      </w:pPr>
    </w:p>
    <w:p w14:paraId="35FB8294" w14:textId="77777777" w:rsidR="00A32EF9" w:rsidRDefault="00E354C7">
      <w:pPr>
        <w:spacing w:before="0" w:after="0" w:line="360" w:lineRule="auto"/>
        <w:ind w:firstLine="0"/>
        <w:jc w:val="both"/>
      </w:pPr>
      <w:r>
        <w:rPr>
          <w:rFonts w:ascii="Arial" w:eastAsia="Arial" w:hAnsi="Arial" w:cs="Arial"/>
          <w:color w:val="000000"/>
          <w:sz w:val="24"/>
          <w:szCs w:val="24"/>
        </w:rPr>
        <w:t xml:space="preserve">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del artículo 16 de la </w:t>
      </w:r>
      <w:r>
        <w:rPr>
          <w:rFonts w:ascii="Arial" w:eastAsia="Arial" w:hAnsi="Arial" w:cs="Arial"/>
          <w:i/>
          <w:iCs/>
          <w:color w:val="000000"/>
          <w:sz w:val="24"/>
          <w:szCs w:val="24"/>
        </w:rPr>
        <w:t xml:space="preserve">Ley General del Sistema de Medios de Impugnación en Materia Electoral</w:t>
      </w:r>
      <w:r>
        <w:rPr>
          <w:rFonts w:ascii="Arial" w:eastAsia="Arial" w:hAnsi="Arial" w:cs="Arial"/>
          <w:color w:val="000000"/>
          <w:sz w:val="24"/>
          <w:szCs w:val="24"/>
        </w:rPr>
        <w:t xml:space="preserve">,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pPr>
        <w:spacing w:before="0" w:after="0" w:line="360" w:lineRule="auto"/>
        <w:jc w:val="left"/>
      </w:pPr>
    </w:p>
    <w:p>
      <w:pPr>
        <w:pStyle w:val="Ttulo2"/>
        <w:keepNext/>
        <w:spacing w:before="0" w:after="0" w:line="360" w:lineRule="auto"/>
        <w:ind w:left="567" w:hanging="284"/>
        <w:jc w:val="left"/>
      </w:pPr>
      <w:r>
        <w:rPr>
          <w:rFonts w:ascii="Arial" w:eastAsia="Arial" w:hAnsi="Arial" w:cs="Arial"/>
          <w:color w:val="000000"/>
          <w:sz w:val="24"/>
          <w:szCs w:val="24"/>
        </w:rPr>
        <w:t xml:space="preserve">2.1. </w:t>
      </w:r>
      <w:r>
        <w:rPr>
          <w:rFonts w:ascii="Arial" w:eastAsia="Arial" w:hAnsi="Arial" w:cs="Arial"/>
          <w:i/>
          <w:iCs/>
          <w:color w:val="000000"/>
          <w:sz w:val="24"/>
          <w:szCs w:val="24"/>
        </w:rPr>
        <w:t xml:space="preserve">La sana crítica como error de categoría en la doctrina mexicana de la determinancia electoral</w:t>
      </w:r>
    </w:p>
    <w:p>
      <w:pPr>
        <w:spacing w:before="0" w:after="0" w:line="360" w:lineRule="auto"/>
        <w:jc w:val="left"/>
      </w:pPr>
    </w:p>
    <w:p w14:paraId="71D74C4C" w14:textId="77777777" w:rsidR="00BA1C97" w:rsidRPr="00BA1C97" w:rsidRDefault="00BA1C97" w:rsidP="00BA1C97">
      <w:pPr>
        <w:spacing w:before="0" w:after="0" w:line="360" w:lineRule="auto"/>
        <w:ind w:firstLine="0"/>
        <w:jc w:val="both"/>
      </w:pPr>
      <w:r>
        <w:rPr>
          <w:rFonts w:ascii="Arial" w:eastAsia="Arial" w:hAnsi="Arial" w:cs="Arial"/>
          <w:color w:val="000000"/>
          <w:sz w:val="24"/>
          <w:szCs w:val="24"/>
        </w:rPr>
        <w:t xml:space="preserve">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w:t>
      </w:r>
      <w:r>
        <w:rPr>
          <w:rFonts w:ascii="Arial" w:eastAsia="Arial" w:hAnsi="Arial" w:cs="Arial"/>
          <w:i/>
          <w:iCs/>
          <w:color w:val="000000"/>
          <w:sz w:val="24"/>
          <w:szCs w:val="24"/>
        </w:rPr>
        <w:t xml:space="preserve">Ley General del Sistema de Medios de Impugnación en Materia Electoral</w:t>
      </w:r>
      <w:r>
        <w:rPr>
          <w:rFonts w:ascii="Arial" w:eastAsia="Arial" w:hAnsi="Arial" w:cs="Arial"/>
          <w:color w:val="000000"/>
          <w:sz w:val="24"/>
          <w:szCs w:val="24"/>
        </w:rPr>
        <w:t xml:space="preserve">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 El examen parte del fundamento de la institución y de la genealogía de sus factores. Después analiza por separado los factores cuantitativo, cualitativo y constitucional, y proyecta sobre ellos el error de categoría. Finalmente muestra sus consecuencias en los casos y su paralelismo con el artículo 16.</w:t>
      </w:r>
    </w:p>
    <w:p w14:paraId="59A548AC" w14:textId="77777777" w:rsidR="00BA1C97" w:rsidRPr="00BA1C97" w:rsidRDefault="00BA1C97" w:rsidP="00BA1C97">
      <w:pPr>
        <w:spacing w:before="0" w:after="0" w:line="360" w:lineRule="auto"/>
        <w:ind w:firstLine="709"/>
        <w:jc w:val="both"/>
      </w:pPr>
      <w:r>
        <w:rPr>
          <w:rFonts w:ascii="Arial" w:eastAsia="Arial" w:hAnsi="Arial" w:cs="Arial"/>
          <w:color w:val="000000"/>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Pr>
          <w:rFonts w:ascii="Arial" w:eastAsia="Arial" w:hAnsi="Arial" w:cs="Arial"/>
          <w:color w:val="000000"/>
          <w:sz w:val="24"/>
          <w:szCs w:val="24"/>
          <w:vertAlign w:val="superscript"/>
        </w:rPr>
        <w:footnoteReference w:id="250"/>
      </w:r>
      <w:r>
        <w:rPr>
          <w:rFonts w:ascii="Arial" w:eastAsia="Arial" w:hAnsi="Arial" w:cs="Arial"/>
          <w:color w:val="000000"/>
          <w:sz w:val="24"/>
          <w:szCs w:val="24"/>
        </w:rPr>
        <w:t xml:space="preserve">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w:t>
      </w:r>
      <w:del w:id="950022" w:author="Claude (humanizer)" w:date="2026-09-26T00:00:00Z">
        <w:r>
          <w:rPr>
            <w:rFonts w:ascii="Arial" w:eastAsia="Arial" w:hAnsi="Arial" w:cs="Arial"/>
            <w:color w:val="000000"/>
            <w:sz w:val="24"/>
            <w:szCs w:val="24"/>
          </w:rPr>
          <w:delText xml:space="preserve">Conviene advertir que la jurisprudencia exige</w:delText>
        </w:r>
      </w:del>
      <w:ins w:id="950023" w:author="Claude (humanizer)" w:date="2026-09-26T00:00:00Z">
        <w:r>
          <w:rPr>
            <w:rFonts w:ascii="Arial" w:eastAsia="Arial" w:hAnsi="Arial" w:cs="Arial"/>
            <w:color w:val="000000"/>
            <w:sz w:val="24"/>
            <w:szCs w:val="24"/>
          </w:rPr>
          <w:t xml:space="preserve">La jurisprudencia exige, así,</w:t>
        </w:r>
      </w:ins>
      <w:r>
        <w:rPr>
          <w:rFonts w:ascii="Arial" w:eastAsia="Arial" w:hAnsi="Arial" w:cs="Arial"/>
          <w:color w:val="000000"/>
          <w:sz w:val="24"/>
          <w:szCs w:val="24"/>
        </w:rPr>
        <w:t xml:space="preserv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before="0" w:after="0" w:line="360" w:lineRule="auto"/>
        <w:ind w:firstLine="709"/>
        <w:jc w:val="both"/>
      </w:pPr>
      <w:r>
        <w:rPr>
          <w:rFonts w:ascii="Arial" w:eastAsia="Arial" w:hAnsi="Arial" w:cs="Arial"/>
          <w:color w:val="000000"/>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Pr>
          <w:rFonts w:ascii="Arial" w:eastAsia="Arial" w:hAnsi="Arial" w:cs="Arial"/>
          <w:color w:val="000000"/>
          <w:sz w:val="24"/>
          <w:szCs w:val="24"/>
          <w:vertAlign w:val="superscript"/>
        </w:rPr>
        <w:footnoteReference w:id="251"/>
      </w:r>
      <w:r>
        <w:rPr>
          <w:rFonts w:ascii="Arial" w:eastAsia="Arial" w:hAnsi="Arial" w:cs="Arial"/>
          <w:color w:val="000000"/>
          <w:sz w:val="24"/>
          <w:szCs w:val="24"/>
        </w:rPr>
        <w:t xml:space="preserve">En otras causales, como la instalación de la casilla en lugar distinto, la ley no menciona ese requisito. Rodarte Nava y sus coautores recuerdan que la doctrina clasifica por ello las causales en explícitas e implícitas, siguiendo a Galván Rivera.</w:t>
      </w:r>
      <w:r>
        <w:rPr>
          <w:rFonts w:ascii="Arial" w:eastAsia="Arial" w:hAnsi="Arial" w:cs="Arial"/>
          <w:color w:val="000000"/>
          <w:sz w:val="24"/>
          <w:szCs w:val="24"/>
          <w:vertAlign w:val="superscript"/>
        </w:rPr>
        <w:footnoteReference w:id="252"/>
      </w:r>
      <w:r>
        <w:rPr>
          <w:rFonts w:ascii="Arial" w:eastAsia="Arial" w:hAnsi="Arial" w:cs="Arial"/>
          <w:color w:val="000000"/>
          <w:sz w:val="24"/>
          <w:szCs w:val="24"/>
        </w:rPr>
        <w:t xml:space="preserve"> Añaden que la jurisprudencia 13/2000 de la Sala Superior exige la determinancia aun </w:t>
        <w:lastRenderedPageBreak/>
        <w:t>cuando la hipótesis respectiva no la mencione.</w:t>
      </w:r>
      <w:r>
        <w:rPr>
          <w:rFonts w:ascii="Arial" w:eastAsia="Arial" w:hAnsi="Arial" w:cs="Arial"/>
          <w:color w:val="000000"/>
          <w:sz w:val="24"/>
          <w:szCs w:val="24"/>
          <w:vertAlign w:val="superscript"/>
        </w:rPr>
        <w:footnoteReference w:id="253"/>
      </w:r>
      <w:r>
        <w:rPr>
          <w:rFonts w:ascii="Arial" w:eastAsia="Arial" w:hAnsi="Arial" w:cs="Arial"/>
          <w:color w:val="000000"/>
          <w:sz w:val="24"/>
          <w:szCs w:val="24"/>
        </w:rPr>
        <w:t xml:space="preserve"> En el plano constitucional, el artículo 41, base VI, establece un sistema de nulidades por violaciones graves, dolosas y determinantes, que deben acreditarse de manera objetiva y material.</w:t>
      </w:r>
      <w:r>
        <w:rPr>
          <w:rFonts w:ascii="Arial" w:eastAsia="Arial" w:hAnsi="Arial" w:cs="Arial"/>
          <w:color w:val="000000"/>
          <w:sz w:val="24"/>
          <w:szCs w:val="24"/>
          <w:vertAlign w:val="superscript"/>
        </w:rPr>
        <w:footnoteReference w:id="254"/>
      </w:r>
      <w:r>
        <w:rPr>
          <w:rFonts w:ascii="Arial" w:eastAsia="Arial" w:hAnsi="Arial" w:cs="Arial"/>
          <w:color w:val="000000"/>
          <w:sz w:val="24"/>
          <w:szCs w:val="24"/>
        </w:rPr>
        <w:t xml:space="preserve"> El mismo precepto presume que las violaciones son determinantes cuando la diferencia entre el primero y el segundo lugar sea menor al cinco por ciento, regla que reproduce el artículo 78 bis de la ley de medios.</w:t>
      </w:r>
      <w:r>
        <w:rPr>
          <w:rFonts w:ascii="Arial" w:eastAsia="Arial" w:hAnsi="Arial" w:cs="Arial"/>
          <w:color w:val="000000"/>
          <w:sz w:val="24"/>
          <w:szCs w:val="24"/>
          <w:vertAlign w:val="superscript"/>
        </w:rPr>
        <w:footnoteReference w:id="255"/>
      </w:r>
      <w:r>
        <w:rPr>
          <w:rFonts w:ascii="Arial" w:eastAsia="Arial" w:hAnsi="Arial" w:cs="Arial"/>
          <w:color w:val="000000"/>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35A3FE28" w14:textId="77777777" w:rsidR="00BA1C97" w:rsidRPr="00BA1C97" w:rsidRDefault="00BA1C97" w:rsidP="00BA1C97">
      <w:pPr>
        <w:spacing w:before="0" w:after="0" w:line="360" w:lineRule="auto"/>
        <w:ind w:firstLine="709"/>
        <w:jc w:val="both"/>
      </w:pPr>
      <w:r>
        <w:rPr>
          <w:rFonts w:ascii="Arial" w:eastAsia="Arial" w:hAnsi="Arial" w:cs="Arial"/>
          <w:color w:val="000000"/>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Pr>
          <w:rFonts w:ascii="Arial" w:eastAsia="Arial" w:hAnsi="Arial" w:cs="Arial"/>
          <w:color w:val="000000"/>
          <w:sz w:val="24"/>
          <w:szCs w:val="24"/>
          <w:vertAlign w:val="superscript"/>
        </w:rPr>
        <w:footnoteReference w:id="256"/>
      </w:r>
      <w:r>
        <w:rPr>
          <w:rFonts w:ascii="Arial" w:eastAsia="Arial" w:hAnsi="Arial" w:cs="Arial"/>
          <w:color w:val="000000"/>
          <w:sz w:val="24"/>
          <w:szCs w:val="24"/>
        </w:rPr>
        <w:t xml:space="preserve">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Pr>
          <w:rFonts w:ascii="Arial" w:eastAsia="Arial" w:hAnsi="Arial" w:cs="Arial"/>
          <w:color w:val="000000"/>
          <w:sz w:val="24"/>
          <w:szCs w:val="24"/>
          <w:vertAlign w:val="superscript"/>
        </w:rPr>
        <w:footnoteReference w:id="257"/>
      </w:r>
      <w:r>
        <w:rPr>
          <w:rFonts w:ascii="Arial" w:eastAsia="Arial" w:hAnsi="Arial" w:cs="Arial"/>
          <w:color w:val="000000"/>
          <w:sz w:val="24"/>
          <w:szCs w:val="24"/>
        </w:rPr>
        <w:t xml:space="preserve"> Ese razonamiento dio lugar a la tesis XXXI/2004, aprobada en agosto de 2004 con base en ese precedente y en el SUP-JRC-488/2003.</w:t>
      </w:r>
      <w:r>
        <w:rPr>
          <w:rFonts w:ascii="Arial" w:eastAsia="Arial" w:hAnsi="Arial" w:cs="Arial"/>
          <w:color w:val="000000"/>
          <w:sz w:val="24"/>
          <w:szCs w:val="24"/>
          <w:vertAlign w:val="superscript"/>
        </w:rPr>
        <w:footnoteReference w:id="258"/>
      </w:r>
      <w:r>
        <w:rPr>
          <w:rFonts w:ascii="Arial" w:eastAsia="Arial" w:hAnsi="Arial" w:cs="Arial"/>
          <w:color w:val="000000"/>
          <w:sz w:val="24"/>
          <w:szCs w:val="24"/>
        </w:rPr>
        <w:t xml:space="preserve"> Posteriormente, el SUP-JRC-165/2008 articuló un test de invalidez por </w:t>
        <w:lastRenderedPageBreak/>
        <w:t>violación a principios constitucionales que Olaiz González considera el inicio de una doctrina sobre la invalidez por determinancia.</w:t>
      </w:r>
      <w:r>
        <w:rPr>
          <w:rFonts w:ascii="Arial" w:eastAsia="Arial" w:hAnsi="Arial" w:cs="Arial"/>
          <w:color w:val="000000"/>
          <w:sz w:val="24"/>
          <w:szCs w:val="24"/>
          <w:vertAlign w:val="superscript"/>
        </w:rPr>
        <w:footnoteReference w:id="259"/>
      </w:r>
      <w:r>
        <w:rPr>
          <w:rFonts w:ascii="Arial" w:eastAsia="Arial" w:hAnsi="Arial" w:cs="Arial"/>
          <w:color w:val="000000"/>
          <w:sz w:val="24"/>
          <w:szCs w:val="24"/>
        </w:rPr>
        <w:t xml:space="preserve"> Los elementos de ese test coinciden sustancialmente con los que hoy recoge la jurisprudencia 44/2024. La tabla 1 sintetiza esta evolución.</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spacing w:before="0" w:after="0" w:line="240" w:lineRule="auto"/>
              <w:ind w:left="113" w:hanging="113"/>
              <w:jc w:val="left"/>
            </w:pPr>
            <w:r>
              <w:rPr>
                <w:rFonts w:ascii="Arial" w:eastAsia="Arial" w:hAnsi="Arial" w:cs="Arial"/>
                <w:b/>
                <w:bCs/>
                <w:color w:val="000000"/>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spacing w:before="0" w:after="0" w:line="240" w:lineRule="auto"/>
              <w:ind w:left="113" w:hanging="113"/>
              <w:jc w:val="left"/>
            </w:pPr>
            <w:r>
              <w:rPr>
                <w:rFonts w:ascii="Arial" w:eastAsia="Arial" w:hAnsi="Arial" w:cs="Arial"/>
                <w:b/>
                <w:bCs/>
                <w:color w:val="000000"/>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spacing w:before="0" w:after="0" w:line="240" w:lineRule="auto"/>
              <w:ind w:left="113" w:hanging="113"/>
              <w:jc w:val="left"/>
            </w:pPr>
            <w:r>
              <w:rPr>
                <w:rFonts w:ascii="Arial" w:eastAsia="Arial" w:hAnsi="Arial" w:cs="Arial"/>
                <w:b/>
                <w:bCs/>
                <w:color w:val="000000"/>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Añade la injerencia extranjera como causal de nulidad</w:t>
            </w:r>
          </w:p>
        </w:tc>
      </w:tr>
    </w:tbl>
    <w:p w14:paraId="08E7395F" w14:textId="77777777" w:rsidR="00BA1C97" w:rsidRPr="00BA1C97" w:rsidRDefault="00BA1C97" w:rsidP="00BA1C97">
      <w:pPr>
        <w:spacing w:before="0" w:after="0" w:line="360" w:lineRule="auto"/>
        <w:ind w:firstLine="0"/>
        <w:jc w:val="both"/>
      </w:pPr>
      <w:r>
        <w:rPr>
          <w:rFonts w:ascii="Arial" w:eastAsia="Arial" w:hAnsi="Arial" w:cs="Arial"/>
          <w:color w:val="000000"/>
          <w:sz w:val="20"/>
          <w:szCs w:val="20"/>
        </w:rPr>
        <w:t>Tabla 1. Evolución de la determinancia en la jurisprudencia y en la Constitución. Elaboración propia con base en los criterios citados y en Olaiz González, Estudio de la sentencia SUP-JIN-359/2012, pp. 58-73.</w:t>
      </w:r>
    </w:p>
    <w:p>
      <w:pPr>
        <w:spacing w:before="0" w:after="0" w:line="360" w:lineRule="auto"/>
        <w:jc w:val="left"/>
      </w:pPr>
    </w:p>
    <w:p w14:paraId="2E35C2A7" w14:textId="77777777" w:rsidR="00BA1C97" w:rsidRPr="00BA1C97" w:rsidRDefault="00BA1C97" w:rsidP="00BA1C97">
      <w:pPr>
        <w:spacing w:before="0" w:after="0" w:line="360" w:lineRule="auto"/>
        <w:ind w:firstLine="709"/>
        <w:jc w:val="both"/>
      </w:pPr>
      <w:r>
        <w:rPr>
          <w:rFonts w:ascii="Arial" w:eastAsia="Arial" w:hAnsi="Arial" w:cs="Arial"/>
          <w:color w:val="000000"/>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Pr>
          <w:rFonts w:ascii="Arial" w:eastAsia="Arial" w:hAnsi="Arial" w:cs="Arial"/>
          <w:color w:val="000000"/>
          <w:sz w:val="24"/>
          <w:szCs w:val="24"/>
          <w:vertAlign w:val="superscript"/>
        </w:rPr>
        <w:footnoteReference w:id="260"/>
      </w:r>
      <w:r>
        <w:rPr>
          <w:rFonts w:ascii="Arial" w:eastAsia="Arial" w:hAnsi="Arial" w:cs="Arial"/>
          <w:color w:val="000000"/>
          <w:sz w:val="24"/>
          <w:szCs w:val="24"/>
        </w:rPr>
        <w:t xml:space="preserve">La naturaleza de la presunción fue fijada por la Sala Superior en la contradicción de criterios SUP-CDC-2/2017. En ella sostuvo que la presunción es relativa y constituye un parámetro mínimo, pero no el único supuesto para acreditar la determinancia.</w:t>
      </w:r>
      <w:r>
        <w:rPr>
          <w:rFonts w:ascii="Arial" w:eastAsia="Arial" w:hAnsi="Arial" w:cs="Arial"/>
          <w:color w:val="000000"/>
          <w:sz w:val="24"/>
          <w:szCs w:val="24"/>
          <w:vertAlign w:val="superscript"/>
        </w:rPr>
        <w:footnoteReference w:id="261"/>
      </w:r>
      <w:r>
        <w:rPr>
          <w:rFonts w:ascii="Arial" w:eastAsia="Arial" w:hAnsi="Arial" w:cs="Arial"/>
          <w:color w:val="000000"/>
          <w:sz w:val="24"/>
          <w:szCs w:val="24"/>
        </w:rPr>
        <w:t xml:space="preserve"> La jurisprudencia 44/2024 consolidó, por su parte, los cuatro elementos de la nulidad por violación a principios constitucionales.</w:t>
      </w:r>
      <w:r>
        <w:rPr>
          <w:rFonts w:ascii="Arial" w:eastAsia="Arial" w:hAnsi="Arial" w:cs="Arial"/>
          <w:color w:val="000000"/>
          <w:sz w:val="24"/>
          <w:szCs w:val="24"/>
          <w:vertAlign w:val="superscript"/>
        </w:rPr>
        <w:footnoteReference w:id="262"/>
      </w:r>
      <w:r>
        <w:rPr>
          <w:rFonts w:ascii="Arial" w:eastAsia="Arial" w:hAnsi="Arial" w:cs="Arial"/>
          <w:color w:val="000000"/>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3A56A1DF" w14:textId="77777777" w:rsidR="00BA1C97" w:rsidRPr="00BA1C97" w:rsidRDefault="00BA1C97" w:rsidP="00BA1C97">
      <w:pPr>
        <w:spacing w:before="0" w:after="0" w:line="360" w:lineRule="auto"/>
        <w:ind w:firstLine="709"/>
        <w:jc w:val="both"/>
      </w:pPr>
      <w:r>
        <w:rPr>
          <w:rFonts w:ascii="Arial" w:eastAsia="Arial" w:hAnsi="Arial" w:cs="Arial"/>
          <w:color w:val="000000"/>
          <w:sz w:val="24"/>
          <w:szCs w:val="24"/>
        </w:rPr>
        <w:t>Cada uno de los tres factores merece un examen separado. El factor cuantitativo atiende, según la tesis XXXI/2004, a una magnitud medible. Esa magnitud puede consistir en el cúmulo de irregularidades graves o en el número cierto o calculable racionalmente de votos emitidos en forma irregular.</w:t>
      </w:r>
      <w:r>
        <w:rPr>
          <w:rFonts w:ascii="Arial" w:eastAsia="Arial" w:hAnsi="Arial" w:cs="Arial"/>
          <w:color w:val="000000"/>
          <w:sz w:val="24"/>
          <w:szCs w:val="24"/>
          <w:vertAlign w:val="superscript"/>
        </w:rPr>
        <w:footnoteReference w:id="263"/>
      </w:r>
      <w:r>
        <w:rPr>
          <w:rFonts w:ascii="Arial" w:eastAsia="Arial" w:hAnsi="Arial" w:cs="Arial"/>
          <w:color w:val="000000"/>
          <w:sz w:val="24"/>
          <w:szCs w:val="24"/>
        </w:rPr>
        <w:t xml:space="preserve">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lastRenderedPageBreak/>
        <w:t>distrito de la Ciudad de México, ilustra la versión más depurada de este método.</w:t>
      </w:r>
      <w:r>
        <w:rPr>
          <w:rFonts w:ascii="Arial" w:eastAsia="Arial" w:hAnsi="Arial" w:cs="Arial"/>
          <w:color w:val="000000"/>
          <w:sz w:val="24"/>
          <w:szCs w:val="24"/>
          <w:vertAlign w:val="superscript"/>
        </w:rPr>
        <w:footnoteReference w:id="264"/>
      </w:r>
      <w:r>
        <w:rPr>
          <w:rFonts w:ascii="Arial" w:eastAsia="Arial" w:hAnsi="Arial" w:cs="Arial"/>
          <w:color w:val="000000"/>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Pr>
          <w:rFonts w:ascii="Arial" w:eastAsia="Arial" w:hAnsi="Arial" w:cs="Arial"/>
          <w:color w:val="000000"/>
          <w:sz w:val="24"/>
          <w:szCs w:val="24"/>
          <w:vertAlign w:val="superscript"/>
        </w:rPr>
        <w:footnoteReference w:id="265"/>
      </w:r>
      <w:r>
        <w:rPr>
          <w:rFonts w:ascii="Arial" w:eastAsia="Arial" w:hAnsi="Arial" w:cs="Arial"/>
          <w:color w:val="000000"/>
          <w:sz w:val="24"/>
          <w:szCs w:val="24"/>
        </w:rPr>
        <w:t xml:space="preserve"> En las casillas en que la discrepancia era menor que esa diferencia, se tuvo por no satisfecho el requisito de la determinancia.</w:t>
      </w:r>
      <w:r>
        <w:rPr>
          <w:rFonts w:ascii="Arial" w:eastAsia="Arial" w:hAnsi="Arial" w:cs="Arial"/>
          <w:color w:val="000000"/>
          <w:sz w:val="24"/>
          <w:szCs w:val="24"/>
          <w:vertAlign w:val="superscript"/>
        </w:rPr>
        <w:footnoteReference w:id="266"/>
      </w:r>
      <w:r>
        <w:rPr>
          <w:rFonts w:ascii="Arial" w:eastAsia="Arial" w:hAnsi="Arial" w:cs="Arial"/>
          <w:color w:val="000000"/>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before="0" w:after="0" w:line="360" w:lineRule="auto"/>
        <w:ind w:firstLine="709"/>
        <w:jc w:val="both"/>
      </w:pPr>
      <w:r>
        <w:rPr>
          <w:rFonts w:ascii="Arial" w:eastAsia="Arial" w:hAnsi="Arial" w:cs="Arial"/>
          <w:color w:val="000000"/>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Pr>
          <w:rFonts w:ascii="Arial" w:eastAsia="Arial" w:hAnsi="Arial" w:cs="Arial"/>
          <w:color w:val="000000"/>
          <w:sz w:val="24"/>
          <w:szCs w:val="24"/>
          <w:vertAlign w:val="superscript"/>
        </w:rPr>
        <w:footnoteReference w:id="267"/>
      </w:r>
      <w:r>
        <w:rPr>
          <w:rFonts w:ascii="Arial" w:eastAsia="Arial" w:hAnsi="Arial" w:cs="Arial"/>
          <w:color w:val="000000"/>
          <w:sz w:val="24"/>
          <w:szCs w:val="24"/>
        </w:rPr>
        <w:t xml:space="preserve">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Pr>
          <w:rFonts w:ascii="Arial" w:eastAsia="Arial" w:hAnsi="Arial" w:cs="Arial"/>
          <w:color w:val="000000"/>
          <w:sz w:val="24"/>
          <w:szCs w:val="24"/>
          <w:vertAlign w:val="superscript"/>
        </w:rPr>
        <w:footnoteReference w:id="268"/>
      </w:r>
      <w:r>
        <w:rPr>
          <w:rFonts w:ascii="Arial" w:eastAsia="Arial" w:hAnsi="Arial" w:cs="Arial"/>
          <w:color w:val="000000"/>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Pr>
          <w:rFonts w:ascii="Arial" w:eastAsia="Arial" w:hAnsi="Arial" w:cs="Arial"/>
          <w:color w:val="000000"/>
          <w:sz w:val="24"/>
          <w:szCs w:val="24"/>
          <w:vertAlign w:val="superscript"/>
        </w:rPr>
        <w:footnoteReference w:id="269"/>
      </w:r>
      <w:r>
        <w:rPr>
          <w:rFonts w:ascii="Arial" w:eastAsia="Arial" w:hAnsi="Arial" w:cs="Arial"/>
          <w:color w:val="000000"/>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before="0" w:after="0" w:line="360" w:lineRule="auto"/>
        <w:ind w:firstLine="709"/>
        <w:jc w:val="both"/>
      </w:pPr>
      <w:r>
        <w:rPr>
          <w:rFonts w:ascii="Arial" w:eastAsia="Arial" w:hAnsi="Arial" w:cs="Arial"/>
          <w:color w:val="000000"/>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7FC866A4" w14:textId="77777777" w:rsidR="00BA1C97" w:rsidRPr="00BA1C97" w:rsidRDefault="00BA1C97" w:rsidP="00BA1C97">
      <w:pPr>
        <w:spacing w:before="0" w:after="0" w:line="360" w:lineRule="auto"/>
        <w:ind w:firstLine="709"/>
        <w:jc w:val="both"/>
      </w:pPr>
      <w:r>
        <w:rPr>
          <w:rFonts w:ascii="Arial" w:eastAsia="Arial" w:hAnsi="Arial" w:cs="Arial"/>
          <w:color w:val="000000"/>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Pr>
          <w:rFonts w:ascii="Arial" w:eastAsia="Arial" w:hAnsi="Arial" w:cs="Arial"/>
          <w:color w:val="000000"/>
          <w:sz w:val="24"/>
          <w:szCs w:val="24"/>
          <w:vertAlign w:val="superscript"/>
        </w:rPr>
        <w:footnoteReference w:id="270"/>
      </w:r>
      <w:r>
        <w:rPr>
          <w:rFonts w:ascii="Arial" w:eastAsia="Arial" w:hAnsi="Arial" w:cs="Arial"/>
          <w:color w:val="000000"/>
          <w:sz w:val="24"/>
          <w:szCs w:val="24"/>
        </w:rPr>
        <w:t xml:space="preserve">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Pr>
          <w:rFonts w:ascii="Arial" w:eastAsia="Arial" w:hAnsi="Arial" w:cs="Arial"/>
          <w:color w:val="000000"/>
          <w:sz w:val="24"/>
          <w:szCs w:val="24"/>
          <w:vertAlign w:val="superscript"/>
        </w:rPr>
        <w:footnoteReference w:id="271"/>
      </w:r>
      <w:r>
        <w:rPr>
          <w:rFonts w:ascii="Arial" w:eastAsia="Arial" w:hAnsi="Arial" w:cs="Arial"/>
          <w:color w:val="000000"/>
          <w:sz w:val="24"/>
          <w:szCs w:val="24"/>
        </w:rPr>
        <w:t xml:space="preserve"> Distinguió, además, cuatro situaciones. Hay irregularidades generalizadas que no son cualitativamente determinantes, violaciones graves pero aisladas que carecen del elemento cuantitativo, </w:t>
        <w:lastRenderedPageBreak/>
        <w:t>violaciones graves y extendidas que se traducen en una cantidad calculable de votos y, por último, infracciones en las que resulta innecesario exigir el aspecto cuantitativo.</w:t>
      </w:r>
      <w:r>
        <w:rPr>
          <w:rFonts w:ascii="Arial" w:eastAsia="Arial" w:hAnsi="Arial" w:cs="Arial"/>
          <w:color w:val="000000"/>
          <w:sz w:val="24"/>
          <w:szCs w:val="24"/>
          <w:vertAlign w:val="superscript"/>
        </w:rPr>
        <w:footnoteReference w:id="272"/>
      </w:r>
      <w:r>
        <w:rPr>
          <w:rFonts w:ascii="Arial" w:eastAsia="Arial" w:hAnsi="Arial" w:cs="Arial"/>
          <w:color w:val="000000"/>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before="0" w:after="0" w:line="360" w:lineRule="auto"/>
        <w:ind w:firstLine="709"/>
        <w:jc w:val="both"/>
      </w:pPr>
      <w:r>
        <w:rPr>
          <w:rFonts w:ascii="Arial" w:eastAsia="Arial" w:hAnsi="Arial" w:cs="Arial"/>
          <w:color w:val="000000"/>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Pr>
          <w:rFonts w:ascii="Arial" w:eastAsia="Arial" w:hAnsi="Arial" w:cs="Arial"/>
          <w:color w:val="000000"/>
          <w:sz w:val="24"/>
          <w:szCs w:val="24"/>
          <w:vertAlign w:val="superscript"/>
        </w:rPr>
        <w:footnoteReference w:id="273"/>
      </w:r>
      <w:r>
        <w:rPr>
          <w:rFonts w:ascii="Arial" w:eastAsia="Arial" w:hAnsi="Arial" w:cs="Arial"/>
          <w:color w:val="000000"/>
          <w:sz w:val="24"/>
          <w:szCs w:val="24"/>
        </w:rPr>
        <w:t xml:space="preserve">Añadió, como alternativa, que las irregularidades generen una duda fundada y razonable sobre el resultado electoral. Más adelante habló de la probabilidad seria, fundada o razonable de que se afectó decisivamente el resultado.</w:t>
      </w:r>
      <w:r>
        <w:rPr>
          <w:rFonts w:ascii="Arial" w:eastAsia="Arial" w:hAnsi="Arial" w:cs="Arial"/>
          <w:color w:val="000000"/>
          <w:sz w:val="24"/>
          <w:szCs w:val="24"/>
          <w:vertAlign w:val="superscript"/>
        </w:rPr>
        <w:footnoteReference w:id="274"/>
      </w:r>
      <w:r>
        <w:rPr>
          <w:rFonts w:ascii="Arial" w:eastAsia="Arial" w:hAnsi="Arial" w:cs="Arial"/>
          <w:color w:val="000000"/>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Esa alternancia confirma que la suficiencia probatoria de la determinancia se decide en cada caso. En términos del apartado 1.3, la formulación incumple el segundo requisito metodológico, porque no identifica un resultado probatorio mínimo.</w:t>
      </w:r>
    </w:p>
    <w:p w14:paraId="6C6351BF" w14:textId="77777777" w:rsidR="00BA1C97" w:rsidRPr="00BA1C97" w:rsidRDefault="00BA1C97" w:rsidP="00BA1C97">
      <w:pPr>
        <w:spacing w:before="0" w:after="0" w:line="360" w:lineRule="auto"/>
        <w:ind w:firstLine="709"/>
        <w:jc w:val="both"/>
      </w:pPr>
      <w:r>
        <w:rPr>
          <w:rFonts w:ascii="Arial" w:eastAsia="Arial" w:hAnsi="Arial" w:cs="Arial"/>
          <w:color w:val="000000"/>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Pr>
          <w:rFonts w:ascii="Arial" w:eastAsia="Arial" w:hAnsi="Arial" w:cs="Arial"/>
          <w:color w:val="000000"/>
          <w:sz w:val="24"/>
          <w:szCs w:val="24"/>
          <w:vertAlign w:val="superscript"/>
        </w:rPr>
        <w:footnoteReference w:id="275"/>
      </w:r>
      <w:r>
        <w:rPr>
          <w:rFonts w:ascii="Arial" w:eastAsia="Arial" w:hAnsi="Arial" w:cs="Arial"/>
          <w:color w:val="000000"/>
          <w:sz w:val="24"/>
          <w:szCs w:val="24"/>
        </w:rPr>
        <w:t xml:space="preserve">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60475DCC" w14:textId="77777777" w:rsidR="00BA1C97" w:rsidRPr="00BA1C97" w:rsidRDefault="00BA1C97" w:rsidP="00BA1C97">
      <w:pPr>
        <w:spacing w:before="0" w:after="0" w:line="360" w:lineRule="auto"/>
        <w:ind w:firstLine="709"/>
        <w:jc w:val="both"/>
      </w:pPr>
      <w:r>
        <w:rPr>
          <w:rFonts w:ascii="Arial" w:eastAsia="Arial" w:hAnsi="Arial" w:cs="Arial"/>
          <w:color w:val="000000"/>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Pr>
          <w:rFonts w:ascii="Arial" w:eastAsia="Arial" w:hAnsi="Arial" w:cs="Arial"/>
          <w:color w:val="000000"/>
          <w:sz w:val="24"/>
          <w:szCs w:val="24"/>
          <w:vertAlign w:val="superscript"/>
        </w:rPr>
        <w:footnoteReference w:id="276"/>
      </w:r>
      <w:r>
        <w:rPr>
          <w:rFonts w:ascii="Arial" w:eastAsia="Arial" w:hAnsi="Arial" w:cs="Arial"/>
          <w:color w:val="000000"/>
          <w:sz w:val="24"/>
          <w:szCs w:val="24"/>
        </w:rPr>
        <w:t xml:space="preserve">Se trata de un parámetro mínimo a partir del cual se puede estimar, salvo prueba en contrario, que la violación es determinante. La Sala argumentó que, si el Constituyente hubiese querido una regla absoluta, habría evitado el verbo presumir.</w:t>
      </w:r>
      <w:r>
        <w:rPr>
          <w:rFonts w:ascii="Arial" w:eastAsia="Arial" w:hAnsi="Arial" w:cs="Arial"/>
          <w:color w:val="000000"/>
          <w:sz w:val="24"/>
          <w:szCs w:val="24"/>
          <w:vertAlign w:val="superscript"/>
        </w:rPr>
        <w:footnoteReference w:id="277"/>
      </w:r>
      <w:r>
        <w:rPr>
          <w:rFonts w:ascii="Arial" w:eastAsia="Arial" w:hAnsi="Arial" w:cs="Arial"/>
          <w:color w:val="000000"/>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Pr>
          <w:rFonts w:ascii="Arial" w:eastAsia="Arial" w:hAnsi="Arial" w:cs="Arial"/>
          <w:color w:val="000000"/>
          <w:sz w:val="24"/>
          <w:szCs w:val="24"/>
          <w:vertAlign w:val="superscript"/>
        </w:rPr>
        <w:footnoteReference w:id="278"/>
      </w:r>
      <w:r>
        <w:rPr>
          <w:rFonts w:ascii="Arial" w:eastAsia="Arial" w:hAnsi="Arial" w:cs="Arial"/>
          <w:color w:val="000000"/>
          <w:sz w:val="24"/>
          <w:szCs w:val="24"/>
        </w:rPr>
        <w:t xml:space="preserve"> La regla resultante distribuye la carga de la prueba según el margen, aunque en ambos supuestos deja al juzgador la decisión final sobre la actualización del elemento.</w:t>
      </w:r>
      <w:r>
        <w:rPr>
          <w:rFonts w:ascii="Arial" w:eastAsia="Arial" w:hAnsi="Arial" w:cs="Arial"/>
          <w:color w:val="000000"/>
          <w:sz w:val="24"/>
          <w:szCs w:val="24"/>
          <w:vertAlign w:val="superscript"/>
        </w:rPr>
        <w:footnoteReference w:id="279"/>
      </w:r>
      <w:r>
        <w:rPr>
          <w:rFonts w:ascii="Arial" w:eastAsia="Arial" w:hAnsi="Arial" w:cs="Arial"/>
          <w:color w:val="000000"/>
          <w:sz w:val="24"/>
          <w:szCs w:val="24"/>
        </w:rPr>
        <w:t xml:space="preserve"> Dicho de otro modo, la presunción asigna quién debe probar, pero no fija cuánto debe probarse.</w:t>
      </w:r>
    </w:p>
    <w:p w14:paraId="2CE63733" w14:textId="77777777" w:rsidR="00BA1C97" w:rsidRPr="00BA1C97" w:rsidRDefault="00BA1C97" w:rsidP="00BA1C97">
      <w:pPr>
        <w:spacing w:before="0" w:after="0" w:line="360" w:lineRule="auto"/>
        <w:ind w:firstLine="709"/>
        <w:jc w:val="both"/>
      </w:pPr>
      <w:r>
        <w:rPr>
          <w:rFonts w:ascii="Arial" w:eastAsia="Arial" w:hAnsi="Arial" w:cs="Arial"/>
          <w:color w:val="000000"/>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lastRenderedPageBreak/>
        <w:t>material la violación, su gravedad y el dolo.</w:t>
      </w:r>
      <w:r>
        <w:rPr>
          <w:rFonts w:ascii="Arial" w:eastAsia="Arial" w:hAnsi="Arial" w:cs="Arial"/>
          <w:color w:val="000000"/>
          <w:sz w:val="24"/>
          <w:szCs w:val="24"/>
          <w:vertAlign w:val="superscript"/>
        </w:rPr>
        <w:footnoteReference w:id="280"/>
      </w:r>
      <w:r>
        <w:rPr>
          <w:rFonts w:ascii="Arial" w:eastAsia="Arial" w:hAnsi="Arial" w:cs="Arial"/>
          <w:color w:val="000000"/>
          <w:sz w:val="24"/>
          <w:szCs w:val="24"/>
        </w:rPr>
        <w:t xml:space="preserve">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before="0" w:after="0" w:line="360" w:lineRule="auto"/>
        <w:ind w:firstLine="709"/>
        <w:jc w:val="both"/>
      </w:pPr>
      <w:r>
        <w:rPr>
          <w:rFonts w:ascii="Arial" w:eastAsia="Arial" w:hAnsi="Arial" w:cs="Arial"/>
          <w:color w:val="000000"/>
          <w:sz w:val="24"/>
          <w:szCs w:val="24"/>
        </w:rPr>
        <w:t xml:space="preserve">El análisis de la determinancia en el SUP-REC-1388/2018 confirma este diagnóstico. El caso versó sobre la elección de la alcaldía de Coyoacán, en la que se acreditaron actos de violencia política por razón de género contra una candidata.</w:t>
      </w:r>
      <w:r>
        <w:rPr>
          <w:rFonts w:ascii="Arial" w:eastAsia="Arial" w:hAnsi="Arial" w:cs="Arial"/>
          <w:color w:val="000000"/>
          <w:sz w:val="24"/>
          <w:szCs w:val="24"/>
          <w:vertAlign w:val="superscript"/>
        </w:rPr>
        <w:footnoteReference w:id="281"/>
      </w:r>
      <w:r>
        <w:rPr>
          <w:rFonts w:ascii="Arial" w:eastAsia="Arial" w:hAnsi="Arial" w:cs="Arial"/>
          <w:color w:val="000000"/>
          <w:sz w:val="24"/>
          <w:szCs w:val="24"/>
        </w:rPr>
        <w:t xml:space="preserve">La Sala afirmó que el estándar para analizar la determinancia debía ser mínimo para quien pretende demostrar ese tipo de violencia.</w:t>
      </w:r>
      <w:r>
        <w:rPr>
          <w:rFonts w:ascii="Arial" w:eastAsia="Arial" w:hAnsi="Arial" w:cs="Arial"/>
          <w:color w:val="000000"/>
          <w:sz w:val="24"/>
          <w:szCs w:val="24"/>
          <w:vertAlign w:val="superscript"/>
        </w:rPr>
        <w:footnoteReference w:id="282"/>
      </w:r>
      <w:r>
        <w:rPr>
          <w:rFonts w:ascii="Arial" w:eastAsia="Arial" w:hAnsi="Arial" w:cs="Arial"/>
          <w:color w:val="000000"/>
          <w:sz w:val="24"/>
          <w:szCs w:val="24"/>
        </w:rPr>
        <w:t xml:space="preserve"> Sin embargo, al examinar unos videos difundidos en redes sociales, sostuvo que no bastaba conocer cuántas veces fueron vistos, sino que era necesario conocer la influencia que tuvieron en la definición del voto.</w:t>
      </w:r>
      <w:r>
        <w:rPr>
          <w:rFonts w:ascii="Arial" w:eastAsia="Arial" w:hAnsi="Arial" w:cs="Arial"/>
          <w:color w:val="000000"/>
          <w:sz w:val="24"/>
          <w:szCs w:val="24"/>
          <w:vertAlign w:val="superscript"/>
        </w:rPr>
        <w:footnoteReference w:id="283"/>
      </w:r>
      <w:r>
        <w:rPr>
          <w:rFonts w:ascii="Arial" w:eastAsia="Arial" w:hAnsi="Arial" w:cs="Arial"/>
          <w:color w:val="000000"/>
          <w:sz w:val="24"/>
          <w:szCs w:val="24"/>
        </w:rPr>
        <w:t xml:space="preserve"> Con una diferencia de 11.11 por ciento, concluyó que la determinancia no quedaba razonablemente acreditada y que correspondía a la parte actora demostrar la trascendencia.</w:t>
      </w:r>
      <w:r>
        <w:rPr>
          <w:rFonts w:ascii="Arial" w:eastAsia="Arial" w:hAnsi="Arial" w:cs="Arial"/>
          <w:color w:val="000000"/>
          <w:sz w:val="24"/>
          <w:szCs w:val="24"/>
          <w:vertAlign w:val="superscript"/>
        </w:rPr>
        <w:footnoteReference w:id="284"/>
      </w:r>
      <w:r>
        <w:rPr>
          <w:rFonts w:ascii="Arial" w:eastAsia="Arial" w:hAnsi="Arial" w:cs="Arial"/>
          <w:color w:val="000000"/>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Pr>
          <w:rFonts w:ascii="Arial" w:eastAsia="Arial" w:hAnsi="Arial" w:cs="Arial"/>
          <w:color w:val="000000"/>
          <w:sz w:val="24"/>
          <w:szCs w:val="24"/>
          <w:vertAlign w:val="superscript"/>
        </w:rPr>
        <w:footnoteReference w:id="285"/>
      </w:r>
      <w:r>
        <w:rPr>
          <w:rFonts w:ascii="Arial" w:eastAsia="Arial" w:hAnsi="Arial" w:cs="Arial"/>
          <w:color w:val="000000"/>
          <w:sz w:val="24"/>
          <w:szCs w:val="24"/>
        </w:rPr>
        <w:t xml:space="preserve"> La tensión entre ambas afirmaciones solo puede explicarse por la ausencia de un umbral previamente definido.</w:t>
      </w:r>
    </w:p>
    <w:p w14:paraId="2983453D" w14:textId="77777777" w:rsidR="00BA1C97" w:rsidRPr="00BA1C97" w:rsidRDefault="00BA1C97" w:rsidP="00BA1C97">
      <w:pPr>
        <w:spacing w:before="0" w:after="0" w:line="360" w:lineRule="auto"/>
        <w:ind w:firstLine="709"/>
        <w:jc w:val="both"/>
      </w:pPr>
      <w:r>
        <w:rPr>
          <w:rFonts w:ascii="Arial" w:eastAsia="Arial" w:hAnsi="Arial" w:cs="Arial"/>
          <w:color w:val="000000"/>
          <w:sz w:val="24"/>
          <w:szCs w:val="24"/>
        </w:rPr>
        <w:t xml:space="preserve">Los requisitos metodológicos expuestos en el apartado 1.3 permiten precisar la forma que adopta el error de categoría en cada factor. Un estándar válido debe remitir a la </w:t>
        <w:lastRenderedPageBreak/>
        <w:t>capacidad justificativa del acervo, fijar un umbral con vaguedad minimizada, emplear criterios de probabilidad inductiva y guardar coherencia con las demás decisiones del proceso.</w:t>
      </w:r>
      <w:r>
        <w:rPr>
          <w:rFonts w:ascii="Arial" w:eastAsia="Arial" w:hAnsi="Arial" w:cs="Arial"/>
          <w:color w:val="000000"/>
          <w:sz w:val="24"/>
          <w:szCs w:val="24"/>
          <w:vertAlign w:val="superscript"/>
        </w:rPr>
        <w:footnoteReference w:id="286"/>
      </w:r>
      <w:r>
        <w:rPr>
          <w:rFonts w:ascii="Arial" w:eastAsia="Arial" w:hAnsi="Arial" w:cs="Arial"/>
          <w:color w:val="000000"/>
          <w:sz w:val="24"/>
          <w:szCs w:val="24"/>
        </w:rPr>
        <w:t xml:space="preserve">Ninguno de los tres factores de la determinancia fue concebido como estándar de prueba, sino como criterio sustantivo de trascendencia. El error consiste en atribuir a los factores una función que no pueden cumplir.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spacing w:before="0" w:after="0" w:line="240" w:lineRule="auto"/>
              <w:ind w:left="113" w:hanging="113"/>
              <w:jc w:val="left"/>
            </w:pPr>
            <w:r>
              <w:rPr>
                <w:rFonts w:ascii="Arial" w:eastAsia="Arial" w:hAnsi="Arial" w:cs="Arial"/>
                <w:b/>
                <w:bCs/>
                <w:color w:val="000000"/>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spacing w:before="0" w:after="0" w:line="240" w:lineRule="auto"/>
              <w:ind w:left="113" w:hanging="113"/>
              <w:jc w:val="left"/>
            </w:pPr>
            <w:r>
              <w:rPr>
                <w:rFonts w:ascii="Arial" w:eastAsia="Arial" w:hAnsi="Arial" w:cs="Arial"/>
                <w:b/>
                <w:bCs/>
                <w:color w:val="000000"/>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spacing w:before="0" w:after="0" w:line="240" w:lineRule="auto"/>
              <w:ind w:left="113" w:hanging="113"/>
              <w:jc w:val="left"/>
            </w:pPr>
            <w:r>
              <w:rPr>
                <w:rFonts w:ascii="Arial" w:eastAsia="Arial" w:hAnsi="Arial" w:cs="Arial"/>
                <w:b/>
                <w:bCs/>
                <w:color w:val="000000"/>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spacing w:before="0" w:after="0" w:line="240" w:lineRule="auto"/>
              <w:ind w:left="113" w:hanging="113"/>
              <w:jc w:val="left"/>
            </w:pPr>
            <w:r>
              <w:rPr>
                <w:rFonts w:ascii="Arial" w:eastAsia="Arial" w:hAnsi="Arial" w:cs="Arial"/>
                <w:b/>
                <w:bCs/>
                <w:color w:val="000000"/>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Primero y segundo, pues remite a la apreciación del juzgador sin umbral identificable</w:t>
            </w:r>
          </w:p>
        </w:tc>
      </w:tr>
    </w:tbl>
    <w:p w14:paraId="15DEF717" w14:textId="77777777" w:rsidR="00BA1C97" w:rsidRPr="00BA1C97" w:rsidRDefault="00BA1C97" w:rsidP="00BA1C97">
      <w:pPr>
        <w:spacing w:before="0" w:after="0" w:line="360" w:lineRule="auto"/>
        <w:ind w:firstLine="0"/>
        <w:jc w:val="both"/>
      </w:pPr>
      <w:r>
        <w:rPr>
          <w:rFonts w:ascii="Arial" w:eastAsia="Arial" w:hAnsi="Arial" w:cs="Arial"/>
          <w:color w:val="000000"/>
          <w:sz w:val="20"/>
          <w:szCs w:val="20"/>
        </w:rPr>
        <w:t>Tabla 2. El error de categoría en los tres factores de la determinancia. Elaboración propia con base en Ferrer Beltrán, Prueba sin convicción, p. 29, y en los criterios jurisprudenciales citados.</w:t>
      </w:r>
    </w:p>
    <w:p>
      <w:pPr>
        <w:spacing w:before="0" w:after="0" w:line="360" w:lineRule="auto"/>
        <w:jc w:val="left"/>
      </w:pPr>
    </w:p>
    <w:p w14:paraId="6E948021" w14:textId="77777777" w:rsidR="00BA1C97" w:rsidRPr="00BA1C97" w:rsidRDefault="00BA1C97" w:rsidP="00BA1C97">
      <w:pPr>
        <w:spacing w:before="0" w:after="0" w:line="360" w:lineRule="auto"/>
        <w:ind w:firstLine="709"/>
        <w:jc w:val="both"/>
      </w:pPr>
      <w:r>
        <w:rPr>
          <w:rFonts w:ascii="Arial" w:eastAsia="Arial" w:hAnsi="Arial" w:cs="Arial"/>
          <w:color w:val="000000"/>
          <w:sz w:val="24"/>
          <w:szCs w:val="24"/>
        </w:rPr>
        <w:t>El error de categoría tiene consecuencias prácticas, porque permite que el umbral varíe de un caso a otro. 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Pr>
          <w:rFonts w:ascii="Arial" w:eastAsia="Arial" w:hAnsi="Arial" w:cs="Arial"/>
          <w:color w:val="000000"/>
          <w:sz w:val="24"/>
          <w:szCs w:val="24"/>
          <w:vertAlign w:val="superscript"/>
        </w:rPr>
        <w:footnoteReference w:id="287"/>
      </w:r>
      <w:r>
        <w:rPr>
          <w:rFonts w:ascii="Arial" w:eastAsia="Arial" w:hAnsi="Arial" w:cs="Arial"/>
          <w:color w:val="000000"/>
          <w:sz w:val="24"/>
          <w:szCs w:val="24"/>
        </w:rPr>
        <w:t xml:space="preserve">Para valorar el impacto de las notas periodísticas, invocó como hecho notorio el tiraje de los diarios locales y lo empleó como indicio de su difusión.</w:t>
      </w:r>
      <w:r>
        <w:rPr>
          <w:rFonts w:ascii="Arial" w:eastAsia="Arial" w:hAnsi="Arial" w:cs="Arial"/>
          <w:color w:val="000000"/>
          <w:sz w:val="24"/>
          <w:szCs w:val="24"/>
          <w:vertAlign w:val="superscript"/>
        </w:rPr>
        <w:footnoteReference w:id="288"/>
      </w:r>
      <w:r>
        <w:rPr>
          <w:rFonts w:ascii="Arial" w:eastAsia="Arial" w:hAnsi="Arial" w:cs="Arial"/>
          <w:color w:val="000000"/>
          <w:sz w:val="24"/>
          <w:szCs w:val="24"/>
        </w:rPr>
        <w:t xml:space="preserve"> Con una diferencia de 7.34 por ciento entre los dos primeros lugares, concluyó que existía una probabilidad seria, fundada y razonable de que las irregularidades hubieran alterado el resultado.</w:t>
      </w:r>
      <w:r>
        <w:rPr>
          <w:rFonts w:ascii="Arial" w:eastAsia="Arial" w:hAnsi="Arial" w:cs="Arial"/>
          <w:color w:val="000000"/>
          <w:sz w:val="24"/>
          <w:szCs w:val="24"/>
          <w:vertAlign w:val="superscript"/>
        </w:rPr>
        <w:footnoteReference w:id="289"/>
      </w:r>
      <w:r>
        <w:rPr>
          <w:rFonts w:ascii="Arial" w:eastAsia="Arial" w:hAnsi="Arial" w:cs="Arial"/>
          <w:color w:val="000000"/>
          <w:sz w:val="24"/>
          <w:szCs w:val="24"/>
        </w:rPr>
        <w:t xml:space="preserve"> La elección se anuló por mayoría de cuatro votos contra tres.</w:t>
      </w:r>
      <w:r>
        <w:rPr>
          <w:rFonts w:ascii="Arial" w:eastAsia="Arial" w:hAnsi="Arial" w:cs="Arial"/>
          <w:color w:val="000000"/>
          <w:sz w:val="24"/>
          <w:szCs w:val="24"/>
          <w:vertAlign w:val="superscript"/>
        </w:rPr>
        <w:footnoteReference w:id="290"/>
      </w:r>
      <w:r>
        <w:rPr>
          <w:rFonts w:ascii="Arial" w:eastAsia="Arial" w:hAnsi="Arial" w:cs="Arial"/>
          <w:color w:val="000000"/>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Pr>
          <w:rFonts w:ascii="Arial" w:eastAsia="Arial" w:hAnsi="Arial" w:cs="Arial"/>
          <w:color w:val="000000"/>
          <w:sz w:val="24"/>
          <w:szCs w:val="24"/>
          <w:vertAlign w:val="superscript"/>
        </w:rPr>
        <w:footnoteReference w:id="291"/>
      </w:r>
      <w:r>
        <w:rPr>
          <w:rFonts w:ascii="Arial" w:eastAsia="Arial" w:hAnsi="Arial" w:cs="Arial"/>
          <w:color w:val="000000"/>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before="0" w:after="0" w:line="360" w:lineRule="auto"/>
        <w:ind w:firstLine="709"/>
        <w:jc w:val="both"/>
      </w:pPr>
      <w:r>
        <w:rPr>
          <w:rFonts w:ascii="Arial" w:eastAsia="Arial" w:hAnsi="Arial" w:cs="Arial"/>
          <w:color w:val="000000"/>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Pr>
          <w:rFonts w:ascii="Arial" w:eastAsia="Arial" w:hAnsi="Arial" w:cs="Arial"/>
          <w:color w:val="000000"/>
          <w:sz w:val="24"/>
          <w:szCs w:val="24"/>
          <w:vertAlign w:val="superscript"/>
        </w:rPr>
        <w:footnoteReference w:id="292"/>
      </w:r>
      <w:r>
        <w:rPr>
          <w:rFonts w:ascii="Arial" w:eastAsia="Arial" w:hAnsi="Arial" w:cs="Arial"/>
          <w:color w:val="000000"/>
          <w:sz w:val="24"/>
          <w:szCs w:val="24"/>
        </w:rPr>
        <w:t xml:space="preserve">Las pruebas eran principalmente técnicas y privadas, a las que el tribunal local había conferido valor indiciario.</w:t>
      </w:r>
      <w:r>
        <w:rPr>
          <w:rFonts w:ascii="Arial" w:eastAsia="Arial" w:hAnsi="Arial" w:cs="Arial"/>
          <w:color w:val="000000"/>
          <w:sz w:val="24"/>
          <w:szCs w:val="24"/>
          <w:vertAlign w:val="superscript"/>
        </w:rPr>
        <w:footnoteReference w:id="293"/>
      </w:r>
      <w:r>
        <w:rPr>
          <w:rFonts w:ascii="Arial" w:eastAsia="Arial" w:hAnsi="Arial" w:cs="Arial"/>
          <w:color w:val="000000"/>
          <w:sz w:val="24"/>
          <w:szCs w:val="24"/>
        </w:rPr>
        <w:t xml:space="preserve"> La Sala sostuvo que esas pruebas, adminiculadas entre sí y sin elemento que las desvirtuara, permitían tener por evidenciadas las irregularidades.</w:t>
      </w:r>
      <w:r>
        <w:rPr>
          <w:rFonts w:ascii="Arial" w:eastAsia="Arial" w:hAnsi="Arial" w:cs="Arial"/>
          <w:color w:val="000000"/>
          <w:sz w:val="24"/>
          <w:szCs w:val="24"/>
          <w:vertAlign w:val="superscript"/>
        </w:rPr>
        <w:footnoteReference w:id="294"/>
      </w:r>
      <w:r>
        <w:rPr>
          <w:rFonts w:ascii="Arial" w:eastAsia="Arial" w:hAnsi="Arial" w:cs="Arial"/>
          <w:color w:val="000000"/>
          <w:sz w:val="24"/>
          <w:szCs w:val="24"/>
        </w:rPr>
        <w:t xml:space="preserve"> En el SUP-JIN-359/2012, en cambio, la demanda de invalidez de la elección presidencial por rebase de topes de gasto fue desestimada. Olaiz González explica que la Sala careció del dictamen consolidado de la autoridad </w:t>
        <w:lastRenderedPageBreak/>
        <w:t>fiscalizadora, que era el elemento necesario para establecer el grado de determinancia.</w:t>
      </w:r>
      <w:r>
        <w:rPr>
          <w:rFonts w:ascii="Arial" w:eastAsia="Arial" w:hAnsi="Arial" w:cs="Arial"/>
          <w:color w:val="000000"/>
          <w:sz w:val="24"/>
          <w:szCs w:val="24"/>
          <w:vertAlign w:val="superscript"/>
        </w:rPr>
        <w:footnoteReference w:id="295"/>
      </w:r>
      <w:r>
        <w:rPr>
          <w:rFonts w:ascii="Arial" w:eastAsia="Arial" w:hAnsi="Arial" w:cs="Arial"/>
          <w:color w:val="000000"/>
          <w:sz w:val="24"/>
          <w:szCs w:val="24"/>
        </w:rPr>
        <w:t xml:space="preserve"> El autor describe la opción adoptada como una calificación con evidencia limitada, bajo una suerte de principio in dubio pro electionem.</w:t>
      </w:r>
      <w:r>
        <w:rPr>
          <w:rFonts w:ascii="Arial" w:eastAsia="Arial" w:hAnsi="Arial" w:cs="Arial"/>
          <w:color w:val="000000"/>
          <w:sz w:val="24"/>
          <w:szCs w:val="24"/>
          <w:vertAlign w:val="superscript"/>
        </w:rPr>
        <w:footnoteReference w:id="296"/>
      </w:r>
      <w:r>
        <w:rPr>
          <w:rFonts w:ascii="Arial" w:eastAsia="Arial" w:hAnsi="Arial" w:cs="Arial"/>
          <w:color w:val="000000"/>
          <w:sz w:val="24"/>
          <w:szCs w:val="24"/>
        </w:rPr>
        <w:t xml:space="preserve"> La tabla 3 compara estos casos con el SUP-REC-1388/2018.</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spacing w:before="0" w:after="0" w:line="240" w:lineRule="auto"/>
              <w:ind w:left="113" w:hanging="113"/>
              <w:jc w:val="left"/>
            </w:pPr>
            <w:r>
              <w:rPr>
                <w:rFonts w:ascii="Arial" w:eastAsia="Arial" w:hAnsi="Arial" w:cs="Arial"/>
                <w:b/>
                <w:bCs/>
                <w:color w:val="000000"/>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spacing w:before="0" w:after="0" w:line="240" w:lineRule="auto"/>
              <w:ind w:left="113" w:hanging="113"/>
              <w:jc w:val="left"/>
            </w:pPr>
            <w:r>
              <w:rPr>
                <w:rFonts w:ascii="Arial" w:eastAsia="Arial" w:hAnsi="Arial" w:cs="Arial"/>
                <w:b/>
                <w:bCs/>
                <w:color w:val="000000"/>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spacing w:before="0" w:after="0" w:line="240" w:lineRule="auto"/>
              <w:ind w:left="113" w:hanging="113"/>
              <w:jc w:val="left"/>
            </w:pPr>
            <w:r>
              <w:rPr>
                <w:rFonts w:ascii="Arial" w:eastAsia="Arial" w:hAnsi="Arial" w:cs="Arial"/>
                <w:b/>
                <w:bCs/>
                <w:color w:val="000000"/>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spacing w:before="0" w:after="0" w:line="240" w:lineRule="auto"/>
              <w:ind w:left="113" w:hanging="113"/>
              <w:jc w:val="left"/>
            </w:pPr>
            <w:r>
              <w:rPr>
                <w:rFonts w:ascii="Arial" w:eastAsia="Arial" w:hAnsi="Arial" w:cs="Arial"/>
                <w:b/>
                <w:bCs/>
                <w:color w:val="000000"/>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spacing w:before="0" w:after="0" w:line="240" w:lineRule="auto"/>
              <w:ind w:left="113" w:hanging="113"/>
              <w:jc w:val="left"/>
            </w:pPr>
            <w:r>
              <w:rPr>
                <w:rFonts w:ascii="Arial" w:eastAsia="Arial" w:hAnsi="Arial" w:cs="Arial"/>
                <w:b/>
                <w:bCs/>
                <w:color w:val="000000"/>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Validez</w:t>
            </w:r>
          </w:p>
        </w:tc>
      </w:tr>
    </w:tbl>
    <w:p w14:paraId="14FBBEF0" w14:textId="77777777" w:rsidR="00BA1C97" w:rsidRPr="00BA1C97" w:rsidRDefault="00BA1C97" w:rsidP="00BA1C97">
      <w:pPr>
        <w:spacing w:before="0" w:after="0" w:line="360" w:lineRule="auto"/>
        <w:ind w:firstLine="0"/>
        <w:jc w:val="both"/>
      </w:pPr>
      <w:r>
        <w:rPr>
          <w:rFonts w:ascii="Arial" w:eastAsia="Arial" w:hAnsi="Arial" w:cs="Arial"/>
          <w:color w:val="000000"/>
          <w:sz w:val="20"/>
          <w:szCs w:val="20"/>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pPr>
        <w:spacing w:before="0" w:after="0" w:line="360" w:lineRule="auto"/>
        <w:jc w:val="left"/>
      </w:pPr>
    </w:p>
    <w:p w14:paraId="4B60228B" w14:textId="77777777" w:rsidR="00BA1C97" w:rsidRPr="00BA1C97" w:rsidRDefault="00BA1C97" w:rsidP="00BA1C97">
      <w:pPr>
        <w:spacing w:before="0" w:after="0" w:line="360" w:lineRule="auto"/>
        <w:ind w:firstLine="709"/>
        <w:jc w:val="both"/>
      </w:pPr>
      <w:r>
        <w:rPr>
          <w:rFonts w:ascii="Arial" w:eastAsia="Arial" w:hAnsi="Arial" w:cs="Arial"/>
          <w:color w:val="000000"/>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w:t>
      </w:r>
      <w:del w:id="950044" w:author="Claude (humanizer)" w:date="2026-09-26T00:00:00Z">
        <w:r>
          <w:rPr>
            <w:rFonts w:ascii="Arial" w:eastAsia="Arial" w:hAnsi="Arial" w:cs="Arial"/>
            <w:color w:val="000000"/>
            <w:sz w:val="24"/>
            <w:szCs w:val="24"/>
          </w:rPr>
          <w:delText xml:space="preserve">Lo que sí revelan es</w:delText>
        </w:r>
      </w:del>
      <w:ins w:id="950045" w:author="Claude (humanizer)" w:date="2026-09-26T00:00:00Z">
        <w:r>
          <w:rPr>
            <w:rFonts w:ascii="Arial" w:eastAsia="Arial" w:hAnsi="Arial" w:cs="Arial"/>
            <w:color w:val="000000"/>
            <w:sz w:val="24"/>
            <w:szCs w:val="24"/>
          </w:rPr>
          <w:t xml:space="preserve">Sí muestran</w:t>
        </w:r>
      </w:ins>
      <w:r>
        <w:rPr>
          <w:rFonts w:ascii="Arial" w:eastAsia="Arial" w:hAnsi="Arial" w:cs="Arial"/>
          <w:color w:val="000000"/>
          <w:sz w:val="24"/>
          <w:szCs w:val="24"/>
        </w:rPr>
        <w:t xml:space="preserve"> que la exigencia probatoria sobre la determinancia se formula en cada caso </w:t>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Pr>
          <w:rFonts w:ascii="Arial" w:eastAsia="Arial" w:hAnsi="Arial" w:cs="Arial"/>
          <w:color w:val="000000"/>
          <w:sz w:val="24"/>
          <w:szCs w:val="24"/>
          <w:vertAlign w:val="superscript"/>
        </w:rPr>
        <w:footnoteReference w:id="297"/>
      </w:r>
      <w:r>
        <w:rPr>
          <w:rFonts w:ascii="Arial" w:eastAsia="Arial" w:hAnsi="Arial" w:cs="Arial"/>
          <w:color w:val="000000"/>
          <w:sz w:val="24"/>
          <w:szCs w:val="24"/>
        </w:rPr>
        <w:t xml:space="preserve">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2F47FA89" w14:textId="77777777" w:rsidR="00BA1C97" w:rsidRPr="00BA1C97" w:rsidRDefault="00BA1C97" w:rsidP="00BA1C97">
      <w:pPr>
        <w:spacing w:before="0" w:after="0" w:line="360" w:lineRule="auto"/>
        <w:ind w:firstLine="709"/>
        <w:jc w:val="both"/>
      </w:pPr>
      <w:r>
        <w:rPr>
          <w:rFonts w:ascii="Arial" w:eastAsia="Arial" w:hAnsi="Arial" w:cs="Arial"/>
          <w:color w:val="000000"/>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Pr>
          <w:rFonts w:ascii="Arial" w:eastAsia="Arial" w:hAnsi="Arial" w:cs="Arial"/>
          <w:color w:val="000000"/>
          <w:sz w:val="24"/>
          <w:szCs w:val="24"/>
          <w:vertAlign w:val="superscript"/>
        </w:rPr>
        <w:footnoteReference w:id="298"/>
      </w:r>
      <w:r>
        <w:rPr>
          <w:rFonts w:ascii="Arial" w:eastAsia="Arial" w:hAnsi="Arial" w:cs="Arial"/>
          <w:color w:val="000000"/>
          <w:sz w:val="24"/>
          <w:szCs w:val="24"/>
        </w:rPr>
        <w:t xml:space="preserve">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Pr>
          <w:rFonts w:ascii="Arial" w:eastAsia="Arial" w:hAnsi="Arial" w:cs="Arial"/>
          <w:color w:val="000000"/>
          <w:sz w:val="24"/>
          <w:szCs w:val="24"/>
          <w:vertAlign w:val="superscript"/>
        </w:rPr>
        <w:footnoteReference w:id="299"/>
      </w:r>
      <w:r>
        <w:rPr>
          <w:rFonts w:ascii="Arial" w:eastAsia="Arial" w:hAnsi="Arial" w:cs="Arial"/>
          <w:color w:val="000000"/>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spacing w:before="0" w:after="0" w:line="240" w:lineRule="auto"/>
              <w:ind w:left="113" w:hanging="113"/>
              <w:jc w:val="left"/>
            </w:pPr>
            <w:r>
              <w:rPr>
                <w:rFonts w:ascii="Arial" w:eastAsia="Arial" w:hAnsi="Arial" w:cs="Arial"/>
                <w:b/>
                <w:bCs/>
                <w:color w:val="000000"/>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spacing w:before="0" w:after="0" w:line="240" w:lineRule="auto"/>
              <w:ind w:left="113" w:hanging="113"/>
              <w:jc w:val="left"/>
            </w:pPr>
            <w:r>
              <w:rPr>
                <w:rFonts w:ascii="Arial" w:eastAsia="Arial" w:hAnsi="Arial" w:cs="Arial"/>
                <w:b/>
                <w:bCs/>
                <w:color w:val="000000"/>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spacing w:before="0" w:after="0" w:line="240" w:lineRule="auto"/>
              <w:ind w:left="113" w:hanging="113"/>
              <w:jc w:val="left"/>
            </w:pPr>
            <w:r>
              <w:rPr>
                <w:rFonts w:ascii="Arial" w:eastAsia="Arial" w:hAnsi="Arial" w:cs="Arial"/>
                <w:b/>
                <w:bCs/>
                <w:color w:val="000000"/>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Factores cualitativo,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spacing w:before="0" w:after="0" w:line="240" w:lineRule="auto"/>
              <w:ind w:left="113" w:hanging="113"/>
              <w:jc w:val="left"/>
            </w:pPr>
            <w:r>
              <w:rPr>
                <w:rFonts w:ascii="Arial" w:eastAsia="Arial" w:hAnsi="Arial" w:cs="Arial"/>
                <w:color w:val="000000"/>
                <w:sz w:val="22"/>
                <w:szCs w:val="22"/>
              </w:rPr>
              <w:t>Nulidades imprevisibles ante acervos análogos</w:t>
            </w:r>
          </w:p>
        </w:tc>
      </w:tr>
    </w:tbl>
    <w:p w14:paraId="4D015B47" w14:textId="77777777" w:rsidR="00BA1C97" w:rsidRPr="00BA1C97" w:rsidRDefault="00BA1C97" w:rsidP="00BA1C97">
      <w:pPr>
        <w:spacing w:before="0" w:after="0" w:line="360" w:lineRule="auto"/>
        <w:ind w:firstLine="0"/>
        <w:jc w:val="both"/>
      </w:pPr>
      <w:r>
        <w:rPr>
          <w:rFonts w:ascii="Arial" w:eastAsia="Arial" w:hAnsi="Arial" w:cs="Arial"/>
          <w:color w:val="000000"/>
          <w:sz w:val="20"/>
          <w:szCs w:val="20"/>
        </w:rPr>
        <w:t>Tabla 4. Paralelismo entre el artículo 16 y la determinancia. Elaboración propia.</w:t>
      </w:r>
    </w:p>
    <w:p>
      <w:pPr>
        <w:spacing w:before="0" w:after="0" w:line="360" w:lineRule="auto"/>
        <w:jc w:val="left"/>
      </w:pPr>
    </w:p>
    <w:p w14:paraId="02233D01" w14:textId="77777777" w:rsidR="00BA1C97" w:rsidRPr="00BA1C97" w:rsidRDefault="00BA1C97" w:rsidP="00BA1C97">
      <w:pPr>
        <w:spacing w:before="0" w:after="0" w:line="360" w:lineRule="auto"/>
        <w:ind w:firstLine="709"/>
        <w:jc w:val="both"/>
      </w:pPr>
      <w:r>
        <w:rPr>
          <w:rFonts w:ascii="Arial" w:eastAsia="Arial" w:hAnsi="Arial" w:cs="Arial"/>
          <w:color w:val="000000"/>
          <w:sz w:val="24"/>
          <w:szCs w:val="24"/>
        </w:rPr>
        <w:t>E</w:t>
      </w:r>
      <w:del w:id="950012" w:author="Claude (humanizer)" w:date="2026-09-26T00:00:00Z">
        <w:r>
          <w:rPr>
            <w:rFonts w:ascii="Arial" w:eastAsia="Arial" w:hAnsi="Arial" w:cs="Arial"/>
            <w:color w:val="000000"/>
            <w:sz w:val="24"/>
            <w:szCs w:val="24"/>
          </w:rPr>
          <w:delText xml:space="preserve">n síntesis, e</w:delText>
        </w:r>
      </w:del>
      <w:ins w:id="950013" w:author="Claude (humanizer)" w:date="2026-09-26T00:00:00Z">
        <w:r>
          <w:rPr>
            <w:rFonts w:ascii="Arial" w:eastAsia="Arial" w:hAnsi="Arial" w:cs="Arial"/>
            <w:color w:val="000000"/>
            <w:sz w:val="24"/>
            <w:szCs w:val="24"/>
          </w:rPr>
        </w:r>
      </w:ins>
      <w:r>
        <w:rPr>
          <w:rFonts w:ascii="Arial" w:eastAsia="Arial" w:hAnsi="Arial" w:cs="Arial"/>
          <w:color w:val="000000"/>
          <w:sz w:val="24"/>
          <w:szCs w:val="24"/>
        </w:rPr>
        <w:t xml:space="preserv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Estas conclusiones derivan de la falta de un criterio previo que permita controlar las decisiones y no del acierto de cada una. El déficit es, por tanto, un rasgo del diseño normativo. Para comprender su origen es necesario examinar la formación histórica y legislativa de la regla de valoración contenida en el artículo 16. Ese examen corresponde al apartado 2.2, dedicado a la génesis de la llamada cláusula híbrida de valoración probatoria.</w:t>
      </w:r>
    </w:p>
    <w:p>
      <w:pPr>
        <w:spacing w:before="0" w:after="0" w:line="360" w:lineRule="auto"/>
        <w:jc w:val="left"/>
      </w:pPr>
    </w:p>
    <w:p>
      <w:pPr>
        <w:pStyle w:val="Ttulo2"/>
        <w:keepNext/>
        <w:spacing w:before="0" w:after="0" w:line="360" w:lineRule="auto"/>
        <w:ind w:left="567" w:hanging="284"/>
        <w:jc w:val="left"/>
      </w:pPr>
      <w:r>
        <w:rPr>
          <w:rFonts w:ascii="Arial" w:eastAsia="Arial" w:hAnsi="Arial" w:cs="Arial"/>
          <w:color w:val="000000"/>
          <w:sz w:val="24"/>
          <w:szCs w:val="24"/>
        </w:rPr>
        <w:t xml:space="preserve">2.2. </w:t>
      </w:r>
      <w:r>
        <w:rPr>
          <w:rFonts w:ascii="Arial" w:eastAsia="Arial" w:hAnsi="Arial" w:cs="Arial"/>
          <w:i/>
          <w:iCs/>
          <w:color w:val="000000"/>
          <w:sz w:val="24"/>
          <w:szCs w:val="24"/>
        </w:rPr>
        <w:t xml:space="preserve">El origen normativo de la cláusula híbrida: la jurisprudencia 38/2002 y la sentencia SUP-JRC-487/2000</w:t>
      </w:r>
    </w:p>
    <w:p>
      <w:pPr>
        <w:spacing w:before="0" w:after="0" w:line="360" w:lineRule="auto"/>
        <w:jc w:val="left"/>
      </w:pPr>
    </w:p>
    <w:p w14:paraId="3D0DF83C" w14:textId="77777777" w:rsidR="000A1322" w:rsidRPr="000A1322" w:rsidRDefault="000A1322" w:rsidP="000A1322">
      <w:pPr>
        <w:spacing w:before="0" w:after="0" w:line="360" w:lineRule="auto"/>
        <w:ind w:firstLine="0"/>
        <w:jc w:val="both"/>
      </w:pPr>
      <w:r>
        <w:rPr>
          <w:rFonts w:ascii="Arial" w:eastAsia="Arial" w:hAnsi="Arial" w:cs="Arial"/>
          <w:color w:val="000000"/>
          <w:sz w:val="24"/>
          <w:szCs w:val="24"/>
        </w:rPr>
        <w:t xml:space="preserve">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w:t>
      </w:r>
      <w:r>
        <w:rPr>
          <w:rFonts w:ascii="Arial" w:eastAsia="Arial" w:hAnsi="Arial" w:cs="Arial"/>
          <w:i/>
          <w:iCs/>
          <w:color w:val="000000"/>
          <w:sz w:val="24"/>
          <w:szCs w:val="24"/>
        </w:rPr>
        <w:t xml:space="preserve">Ley General del Sistema de Medios de Impugnación en Materia Electoral</w:t>
      </w:r>
      <w:r>
        <w:rPr>
          <w:rFonts w:ascii="Arial" w:eastAsia="Arial" w:hAnsi="Arial" w:cs="Arial"/>
          <w:color w:val="000000"/>
          <w:sz w:val="24"/>
          <w:szCs w:val="24"/>
        </w:rPr>
        <w:t xml:space="preserve">.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67CC7CDC" w14:textId="77777777" w:rsidR="000A1322" w:rsidRPr="000A1322" w:rsidRDefault="000A1322" w:rsidP="000A1322">
      <w:pPr>
        <w:spacing w:before="0" w:after="0" w:line="360" w:lineRule="auto"/>
        <w:ind w:firstLine="709"/>
        <w:jc w:val="both"/>
      </w:pPr>
      <w:r>
        <w:rPr>
          <w:rFonts w:ascii="Arial" w:eastAsia="Arial" w:hAnsi="Arial" w:cs="Arial"/>
          <w:color w:val="000000"/>
          <w:sz w:val="24"/>
          <w:szCs w:val="24"/>
        </w:rPr>
        <w:t>Antes de reconstruir ese origen, es necesario precisar la estructura del precepto. El artículo 16 de la ley de medios contiene tres reglas de naturaleza diferente. El párrafo 1 ordena valorar los medios de prueba atendiendo a las reglas de la lógica, de la sana crítica y de la experiencia.</w:t>
      </w:r>
      <w:r>
        <w:rPr>
          <w:rFonts w:ascii="Arial" w:eastAsia="Arial" w:hAnsi="Arial" w:cs="Arial"/>
          <w:color w:val="000000"/>
          <w:sz w:val="24"/>
          <w:szCs w:val="24"/>
          <w:vertAlign w:val="superscript"/>
        </w:rPr>
        <w:footnoteReference w:id="300"/>
      </w:r>
      <w:r>
        <w:rPr>
          <w:rFonts w:ascii="Arial" w:eastAsia="Arial" w:hAnsi="Arial" w:cs="Arial"/>
          <w:color w:val="000000"/>
          <w:sz w:val="24"/>
          <w:szCs w:val="24"/>
        </w:rPr>
        <w:t xml:space="preserve">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spacing w:before="0" w:after="0" w:line="240" w:lineRule="auto"/>
              <w:ind w:left="113" w:hanging="113"/>
              <w:jc w:val="left"/>
            </w:pPr>
            <w:r>
              <w:rPr>
                <w:rFonts w:ascii="Arial" w:eastAsia="Arial" w:hAnsi="Arial" w:cs="Arial"/>
                <w:b/>
                <w:bCs/>
                <w:color w:val="000000"/>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spacing w:before="0" w:after="0" w:line="240" w:lineRule="auto"/>
              <w:ind w:left="113" w:hanging="113"/>
              <w:jc w:val="left"/>
            </w:pPr>
            <w:r>
              <w:rPr>
                <w:rFonts w:ascii="Arial" w:eastAsia="Arial" w:hAnsi="Arial" w:cs="Arial"/>
                <w:b/>
                <w:bCs/>
                <w:color w:val="000000"/>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spacing w:before="0" w:after="0" w:line="240" w:lineRule="auto"/>
              <w:ind w:left="113" w:hanging="113"/>
              <w:jc w:val="left"/>
            </w:pPr>
            <w:r>
              <w:rPr>
                <w:rFonts w:ascii="Arial" w:eastAsia="Arial" w:hAnsi="Arial" w:cs="Arial"/>
                <w:b/>
                <w:bCs/>
                <w:color w:val="000000"/>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spacing w:before="0" w:after="0" w:line="240" w:lineRule="auto"/>
              <w:ind w:left="113" w:hanging="113"/>
              <w:jc w:val="left"/>
            </w:pPr>
            <w:r>
              <w:rPr>
                <w:rFonts w:ascii="Arial" w:eastAsia="Arial" w:hAnsi="Arial" w:cs="Arial"/>
                <w:b/>
                <w:bCs/>
                <w:color w:val="000000"/>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Incumple el primer requisito y no satisface el segundo</w:t>
            </w:r>
          </w:p>
        </w:tc>
      </w:tr>
    </w:tbl>
    <w:p w14:paraId="2C8C4060" w14:textId="77777777" w:rsidR="000A1322" w:rsidRPr="000A1322" w:rsidRDefault="000A1322" w:rsidP="000A1322">
      <w:pPr>
        <w:spacing w:before="0" w:after="0" w:line="360" w:lineRule="auto"/>
        <w:ind w:firstLine="0"/>
        <w:jc w:val="both"/>
      </w:pPr>
      <w:r>
        <w:rPr>
          <w:rFonts w:ascii="Arial" w:eastAsia="Arial" w:hAnsi="Arial" w:cs="Arial"/>
          <w:color w:val="000000"/>
          <w:sz w:val="20"/>
          <w:szCs w:val="20"/>
        </w:rPr>
        <w:t xml:space="preserve">Tabla 1. Estructura de la cláusula híbrida. Elaboración propia con base en la </w:t>
      </w:r>
      <w:r>
        <w:rPr>
          <w:rFonts w:ascii="Arial" w:eastAsia="Arial" w:hAnsi="Arial" w:cs="Arial"/>
          <w:i/>
          <w:iCs/>
          <w:color w:val="000000"/>
          <w:sz w:val="20"/>
          <w:szCs w:val="20"/>
        </w:rPr>
        <w:t xml:space="preserve">Ley General del Sistema de Medios de Impugnación en Materia Electoral</w:t>
      </w:r>
      <w:r>
        <w:rPr>
          <w:rFonts w:ascii="Arial" w:eastAsia="Arial" w:hAnsi="Arial" w:cs="Arial"/>
          <w:color w:val="000000"/>
          <w:sz w:val="20"/>
          <w:szCs w:val="20"/>
        </w:rPr>
        <w:t xml:space="preserve">, artículo 16, y en Ferrer Beltrán, Prueba sin convicción, p. 29.</w:t>
      </w:r>
    </w:p>
    <w:p>
      <w:pPr>
        <w:spacing w:before="0" w:after="0" w:line="360" w:lineRule="auto"/>
        <w:jc w:val="left"/>
      </w:pPr>
    </w:p>
    <w:p w14:paraId="72D0CCD1" w14:textId="77777777" w:rsidR="000A1322" w:rsidRPr="000A1322" w:rsidRDefault="000A1322" w:rsidP="000A1322">
      <w:pPr>
        <w:spacing w:before="0" w:after="0" w:line="360" w:lineRule="auto"/>
        <w:ind w:firstLine="709"/>
        <w:jc w:val="both"/>
      </w:pPr>
      <w:r>
        <w:rPr>
          <w:rFonts w:ascii="Arial" w:eastAsia="Arial" w:hAnsi="Arial" w:cs="Arial"/>
          <w:color w:val="000000"/>
          <w:sz w:val="24"/>
          <w:szCs w:val="24"/>
        </w:rPr>
        <w:t xml:space="preserve">El primer plano es normativo. La ley de medios fue publicada en el </w:t>
      </w:r>
      <w:r>
        <w:rPr>
          <w:rFonts w:ascii="Arial" w:eastAsia="Arial" w:hAnsi="Arial" w:cs="Arial"/>
          <w:i/>
          <w:iCs/>
          <w:color w:val="000000"/>
          <w:sz w:val="24"/>
          <w:szCs w:val="24"/>
        </w:rPr>
        <w:t>Diario Oficial de la Federación</w:t>
      </w:r>
      <w:r>
        <w:rPr>
          <w:rFonts w:ascii="Arial" w:eastAsia="Arial" w:hAnsi="Arial" w:cs="Arial"/>
          <w:color w:val="000000"/>
          <w:sz w:val="24"/>
          <w:szCs w:val="24"/>
        </w:rPr>
        <w:t xml:space="preserve">el 22 de noviembre de 1996.</w:t>
      </w:r>
      <w:r>
        <w:rPr>
          <w:rFonts w:ascii="Arial" w:eastAsia="Arial" w:hAnsi="Arial" w:cs="Arial"/>
          <w:color w:val="000000"/>
          <w:sz w:val="24"/>
          <w:szCs w:val="24"/>
          <w:vertAlign w:val="superscript"/>
        </w:rPr>
        <w:footnoteReference w:id="301"/>
      </w:r>
      <w:r>
        <w:rPr>
          <w:rFonts w:ascii="Arial" w:eastAsia="Arial" w:hAnsi="Arial" w:cs="Arial"/>
          <w:color w:val="000000"/>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Pr>
          <w:rFonts w:ascii="Arial" w:eastAsia="Arial" w:hAnsi="Arial" w:cs="Arial"/>
          <w:color w:val="000000"/>
          <w:sz w:val="24"/>
          <w:szCs w:val="24"/>
          <w:vertAlign w:val="superscript"/>
        </w:rPr>
        <w:footnoteReference w:id="302"/>
      </w:r>
      <w:r>
        <w:rPr>
          <w:rFonts w:ascii="Arial" w:eastAsia="Arial" w:hAnsi="Arial" w:cs="Arial"/>
          <w:color w:val="000000"/>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Pr>
          <w:rFonts w:ascii="Arial" w:eastAsia="Arial" w:hAnsi="Arial" w:cs="Arial"/>
          <w:color w:val="000000"/>
          <w:sz w:val="24"/>
          <w:szCs w:val="24"/>
          <w:vertAlign w:val="superscript"/>
        </w:rPr>
        <w:footnoteReference w:id="303"/>
      </w:r>
      <w:r>
        <w:rPr>
          <w:rFonts w:ascii="Arial" w:eastAsia="Arial" w:hAnsi="Arial" w:cs="Arial"/>
          <w:color w:val="000000"/>
          <w:sz w:val="24"/>
          <w:szCs w:val="24"/>
        </w:rPr>
        <w:t xml:space="preserve"> La </w:t>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before="0" w:after="0" w:line="360" w:lineRule="auto"/>
        <w:ind w:firstLine="709"/>
        <w:jc w:val="both"/>
      </w:pPr>
      <w:r>
        <w:rPr>
          <w:rFonts w:ascii="Arial" w:eastAsia="Arial" w:hAnsi="Arial" w:cs="Arial"/>
          <w:color w:val="000000"/>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Pr>
          <w:rFonts w:ascii="Arial" w:eastAsia="Arial" w:hAnsi="Arial" w:cs="Arial"/>
          <w:color w:val="000000"/>
          <w:sz w:val="24"/>
          <w:szCs w:val="24"/>
          <w:vertAlign w:val="superscript"/>
        </w:rPr>
        <w:footnoteReference w:id="304"/>
      </w:r>
      <w:r>
        <w:rPr>
          <w:rFonts w:ascii="Arial" w:eastAsia="Arial" w:hAnsi="Arial" w:cs="Arial"/>
          <w:color w:val="000000"/>
          <w:sz w:val="24"/>
          <w:szCs w:val="24"/>
        </w:rPr>
        <w:t xml:space="preserve">La estabilidad del precepto contrasta con la evolución de la jurisprudencia que lo aplica. Esa estabilidad sugiere que la cláusula no ha sido percibida como un problema por el legislador. La dificultad, sin embargo, reside en la ausencia de un criterio que indique cuándo la convicción es suficiente. Esa ausencia obligó a la jurisdicción a construir sus propias pautas desde los primeros casos relevantes. El caso Tabasco y la jurisprudencia 38/2002 son los primeros hitos de esa construcción.</w:t>
      </w:r>
    </w:p>
    <w:p w14:paraId="186BA964" w14:textId="77777777" w:rsidR="000A1322" w:rsidRPr="000A1322" w:rsidRDefault="000A1322" w:rsidP="000A1322">
      <w:pPr>
        <w:spacing w:before="0" w:after="0" w:line="360" w:lineRule="auto"/>
        <w:ind w:firstLine="709"/>
        <w:jc w:val="both"/>
      </w:pPr>
      <w:r>
        <w:rPr>
          <w:rFonts w:ascii="Arial" w:eastAsia="Arial" w:hAnsi="Arial" w:cs="Arial"/>
          <w:color w:val="000000"/>
          <w:sz w:val="24"/>
          <w:szCs w:val="24"/>
        </w:rPr>
        <w:t>Antes de examinar esos hitos, es preciso rastrear el origen de la fórmula de la sana crítica. Esta procede del derecho español del siglo XIX. Benfeld ha reconstruido su origen normativo con base en fuentes de la época.</w:t>
      </w:r>
      <w:r>
        <w:rPr>
          <w:rFonts w:ascii="Arial" w:eastAsia="Arial" w:hAnsi="Arial" w:cs="Arial"/>
          <w:color w:val="000000"/>
          <w:sz w:val="24"/>
          <w:szCs w:val="24"/>
          <w:vertAlign w:val="superscript"/>
        </w:rPr>
        <w:footnoteReference w:id="305"/>
      </w:r>
      <w:r>
        <w:rPr>
          <w:rFonts w:ascii="Arial" w:eastAsia="Arial" w:hAnsi="Arial" w:cs="Arial"/>
          <w:color w:val="000000"/>
          <w:sz w:val="24"/>
          <w:szCs w:val="24"/>
        </w:rPr>
        <w:t xml:space="preserve">La expresión apareció por primera vez en el artículo 148 del Reglamento sobre el modo de proceder del Consejo Real en los negocios contenciosos de la administración, de 1846.</w:t>
      </w:r>
      <w:r>
        <w:rPr>
          <w:rFonts w:ascii="Arial" w:eastAsia="Arial" w:hAnsi="Arial" w:cs="Arial"/>
          <w:color w:val="000000"/>
          <w:sz w:val="24"/>
          <w:szCs w:val="24"/>
          <w:vertAlign w:val="superscript"/>
        </w:rPr>
        <w:footnoteReference w:id="306"/>
      </w:r>
      <w:r>
        <w:rPr>
          <w:rFonts w:ascii="Arial" w:eastAsia="Arial" w:hAnsi="Arial" w:cs="Arial"/>
          <w:color w:val="000000"/>
          <w:sz w:val="24"/>
          <w:szCs w:val="24"/>
        </w:rPr>
        <w:t xml:space="preserve"> De ahí pasó al artículo 317 de la </w:t>
      </w:r>
      <w:r>
        <w:rPr>
          <w:rFonts w:ascii="Arial" w:eastAsia="Arial" w:hAnsi="Arial" w:cs="Arial"/>
          <w:i/>
          <w:iCs/>
          <w:color w:val="000000"/>
          <w:sz w:val="24"/>
          <w:szCs w:val="24"/>
        </w:rPr>
        <w:t xml:space="preserve">Ley de Enjuiciamiento Civil</w:t>
      </w:r>
      <w:r>
        <w:rPr>
          <w:rFonts w:ascii="Arial" w:eastAsia="Arial" w:hAnsi="Arial" w:cs="Arial"/>
          <w:color w:val="000000"/>
          <w:sz w:val="24"/>
          <w:szCs w:val="24"/>
        </w:rPr>
        <w:t xml:space="preserve"> de 1855, que ordenó apreciar según las reglas de la sana crítica la fuerza probatoria de las declaraciones de los testigos.</w:t>
      </w:r>
      <w:r>
        <w:rPr>
          <w:rFonts w:ascii="Arial" w:eastAsia="Arial" w:hAnsi="Arial" w:cs="Arial"/>
          <w:color w:val="000000"/>
          <w:sz w:val="24"/>
          <w:szCs w:val="24"/>
          <w:vertAlign w:val="superscript"/>
        </w:rPr>
        <w:footnoteReference w:id="307"/>
      </w:r>
      <w:r>
        <w:rPr>
          <w:rFonts w:ascii="Arial" w:eastAsia="Arial" w:hAnsi="Arial" w:cs="Arial"/>
          <w:color w:val="000000"/>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lastRenderedPageBreak/>
        <w:t>aproximó progresivamente a la íntima convicción francesa.</w:t>
      </w:r>
      <w:r>
        <w:rPr>
          <w:rFonts w:ascii="Arial" w:eastAsia="Arial" w:hAnsi="Arial" w:cs="Arial"/>
          <w:color w:val="000000"/>
          <w:sz w:val="24"/>
          <w:szCs w:val="24"/>
          <w:vertAlign w:val="superscript"/>
        </w:rPr>
        <w:footnoteReference w:id="308"/>
      </w:r>
      <w:r>
        <w:rPr>
          <w:rFonts w:ascii="Arial" w:eastAsia="Arial" w:hAnsi="Arial" w:cs="Arial"/>
          <w:color w:val="000000"/>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Pr>
          <w:rFonts w:ascii="Arial" w:eastAsia="Arial" w:hAnsi="Arial" w:cs="Arial"/>
          <w:color w:val="000000"/>
          <w:sz w:val="24"/>
          <w:szCs w:val="24"/>
          <w:vertAlign w:val="superscript"/>
        </w:rPr>
        <w:footnoteReference w:id="309"/>
      </w:r>
      <w:r>
        <w:rPr>
          <w:rFonts w:ascii="Arial" w:eastAsia="Arial" w:hAnsi="Arial" w:cs="Arial"/>
          <w:color w:val="000000"/>
          <w:sz w:val="24"/>
          <w:szCs w:val="24"/>
        </w:rPr>
        <w:t xml:space="preserve"> La comisión redactora de 1881 intentó fijar esas reglas de manera taxativa, pero concluyó que no era posible hacerlo.</w:t>
      </w:r>
      <w:r>
        <w:rPr>
          <w:rFonts w:ascii="Arial" w:eastAsia="Arial" w:hAnsi="Arial" w:cs="Arial"/>
          <w:color w:val="000000"/>
          <w:sz w:val="24"/>
          <w:szCs w:val="24"/>
          <w:vertAlign w:val="superscript"/>
        </w:rPr>
        <w:footnoteReference w:id="310"/>
      </w:r>
    </w:p>
    <w:p w14:paraId="754E1CE5" w14:textId="77777777" w:rsidR="000A1322" w:rsidRPr="000A1322" w:rsidRDefault="000A1322" w:rsidP="000A1322">
      <w:pPr>
        <w:spacing w:before="0" w:after="0" w:line="360" w:lineRule="auto"/>
        <w:ind w:firstLine="709"/>
        <w:jc w:val="both"/>
      </w:pPr>
      <w:r>
        <w:rPr>
          <w:rFonts w:ascii="Arial" w:eastAsia="Arial" w:hAnsi="Arial" w:cs="Arial"/>
          <w:color w:val="000000"/>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spacing w:before="0" w:after="0" w:line="240" w:lineRule="auto"/>
              <w:ind w:left="113" w:hanging="113"/>
              <w:jc w:val="left"/>
            </w:pPr>
            <w:r>
              <w:rPr>
                <w:rFonts w:ascii="Arial" w:eastAsia="Arial" w:hAnsi="Arial" w:cs="Arial"/>
                <w:b/>
                <w:bCs/>
                <w:color w:val="000000"/>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spacing w:before="0" w:after="0" w:line="240" w:lineRule="auto"/>
              <w:ind w:left="113" w:hanging="113"/>
              <w:jc w:val="left"/>
            </w:pPr>
            <w:r>
              <w:rPr>
                <w:rFonts w:ascii="Arial" w:eastAsia="Arial" w:hAnsi="Arial" w:cs="Arial"/>
                <w:b/>
                <w:bCs/>
                <w:color w:val="000000"/>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spacing w:before="0" w:after="0" w:line="240" w:lineRule="auto"/>
              <w:ind w:left="113" w:hanging="113"/>
              <w:jc w:val="left"/>
            </w:pPr>
            <w:r>
              <w:rPr>
                <w:rFonts w:ascii="Arial" w:eastAsia="Arial" w:hAnsi="Arial" w:cs="Arial"/>
                <w:b/>
                <w:bCs/>
                <w:color w:val="000000"/>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spacing w:before="0" w:after="0" w:line="240" w:lineRule="auto"/>
              <w:ind w:left="113" w:hanging="113"/>
              <w:jc w:val="left"/>
            </w:pPr>
            <w:r>
              <w:rPr>
                <w:rFonts w:ascii="Arial" w:eastAsia="Arial" w:hAnsi="Arial" w:cs="Arial"/>
                <w:i/>
                <w:iCs/>
                <w:color w:val="000000"/>
                <w:sz w:val="22"/>
                <w:szCs w:val="22"/>
              </w:rPr>
              <w:t xml:space="preserve">Ley de Enjuiciamiento Civil</w:t>
            </w:r>
            <w:r>
              <w:rPr>
                <w:rFonts w:ascii="Arial" w:eastAsia="Arial" w:hAnsi="Arial" w:cs="Arial"/>
                <w:color w:val="000000"/>
                <w:sz w:val="22"/>
                <w:szCs w:val="22"/>
              </w:rPr>
              <w:t xml:space="preserve">,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spacing w:before="0" w:after="0" w:line="240" w:lineRule="auto"/>
              <w:ind w:left="113" w:hanging="113"/>
              <w:jc w:val="left"/>
            </w:pPr>
            <w:r>
              <w:rPr>
                <w:rFonts w:ascii="Arial" w:eastAsia="Arial" w:hAnsi="Arial" w:cs="Arial"/>
                <w:i/>
                <w:iCs/>
                <w:color w:val="000000"/>
                <w:sz w:val="22"/>
                <w:szCs w:val="22"/>
              </w:rPr>
              <w:t xml:space="preserve">Ley de Enjuiciamiento Civil</w:t>
            </w:r>
            <w:r>
              <w:rPr>
                <w:rFonts w:ascii="Arial" w:eastAsia="Arial" w:hAnsi="Arial" w:cs="Arial"/>
                <w:color w:val="000000"/>
                <w:sz w:val="22"/>
                <w:szCs w:val="22"/>
              </w:rPr>
              <w:t xml:space="preserve">,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Libre convencimiento y racionalidad controlable en un mismo párrafo</w:t>
            </w:r>
          </w:p>
        </w:tc>
      </w:tr>
    </w:tbl>
    <w:p w14:paraId="1697EEB4" w14:textId="77777777" w:rsidR="000A1322" w:rsidRPr="000A1322" w:rsidRDefault="000A1322" w:rsidP="000A1322">
      <w:pPr>
        <w:spacing w:before="0" w:after="0" w:line="360" w:lineRule="auto"/>
        <w:ind w:firstLine="0"/>
        <w:jc w:val="both"/>
      </w:pPr>
      <w:r>
        <w:rPr>
          <w:rFonts w:ascii="Arial" w:eastAsia="Arial" w:hAnsi="Arial" w:cs="Arial"/>
          <w:color w:val="000000"/>
          <w:sz w:val="20"/>
          <w:szCs w:val="20"/>
        </w:rPr>
        <w:t>Tabla 2. Trayectoria de la cláusula híbrida. Elaboración propia con base en Benfeld, Los orígenes del concepto de sana crítica, pp. 571-579, Zamacona Madrigal y García Rodríguez, p. 272, y las resoluciones citadas.</w:t>
      </w:r>
    </w:p>
    <w:p>
      <w:pPr>
        <w:spacing w:before="0" w:after="0" w:line="360" w:lineRule="auto"/>
        <w:jc w:val="left"/>
      </w:pPr>
    </w:p>
    <w:p w14:paraId="350B4FB0" w14:textId="30D2F618" w:rsidR="000A1322" w:rsidRPr="000A1322" w:rsidRDefault="000A1322" w:rsidP="00403A24">
      <w:pPr>
        <w:spacing w:before="0" w:after="0" w:line="360" w:lineRule="auto"/>
        <w:ind w:firstLine="709"/>
        <w:jc w:val="both"/>
      </w:pPr>
      <w:r>
        <w:rPr>
          <w:rFonts w:ascii="Arial" w:eastAsia="Arial" w:hAnsi="Arial" w:cs="Arial"/>
          <w:color w:val="000000"/>
          <w:sz w:val="24"/>
          <w:szCs w:val="24"/>
        </w:rPr>
        <w:t>El segundo plano es jurisprudencial y se centra en el caso Tabasco. La elección de gobernador de Tabasco se celebró el 15 de octubre de 2000. En el cómputo estatal, el Partido Revolucionario Institucional obtuvo 298,969 votos y el Partido de la Revolución Democrática 290,968.</w:t>
      </w:r>
      <w:r>
        <w:rPr>
          <w:rFonts w:ascii="Arial" w:eastAsia="Arial" w:hAnsi="Arial" w:cs="Arial"/>
          <w:color w:val="000000"/>
          <w:sz w:val="24"/>
          <w:szCs w:val="24"/>
          <w:vertAlign w:val="superscript"/>
        </w:rPr>
        <w:footnoteReference w:id="311"/>
      </w:r>
      <w:r>
        <w:rPr>
          <w:rFonts w:ascii="Arial" w:eastAsia="Arial" w:hAnsi="Arial" w:cs="Arial"/>
          <w:color w:val="000000"/>
          <w:sz w:val="24"/>
          <w:szCs w:val="24"/>
        </w:rPr>
        <w:t xml:space="preserve">El Tribunal Electoral de Tabasco confirmó la validez de la elección al sostener que, conforme al principio de estricta observancia, no existía causa legal para anular la elección de gobernador.</w:t>
      </w:r>
      <w:r>
        <w:rPr>
          <w:rFonts w:ascii="Arial" w:eastAsia="Arial" w:hAnsi="Arial" w:cs="Arial"/>
          <w:color w:val="000000"/>
          <w:sz w:val="24"/>
          <w:szCs w:val="24"/>
          <w:vertAlign w:val="superscript"/>
        </w:rPr>
        <w:footnoteReference w:id="312"/>
      </w:r>
      <w:r>
        <w:rPr>
          <w:rFonts w:ascii="Arial" w:eastAsia="Arial" w:hAnsi="Arial" w:cs="Arial"/>
          <w:color w:val="000000"/>
          <w:sz w:val="24"/>
          <w:szCs w:val="24"/>
        </w:rPr>
        <w:t xml:space="preserve"> El Partido de la Revolución Democrática y el Partido Acción Nacional promovieron juicios de revisión constitucional, que se acumularon. El magistrado ponente fue Mauro Miguel Reyes Zapata.</w:t>
      </w:r>
      <w:r>
        <w:rPr>
          <w:rFonts w:ascii="Arial" w:eastAsia="Arial" w:hAnsi="Arial" w:cs="Arial"/>
          <w:color w:val="000000"/>
          <w:sz w:val="24"/>
          <w:szCs w:val="24"/>
          <w:vertAlign w:val="superscript"/>
        </w:rPr>
        <w:footnoteReference w:id="313"/>
      </w:r>
      <w:r>
        <w:rPr>
          <w:rFonts w:ascii="Arial" w:eastAsia="Arial" w:hAnsi="Arial" w:cs="Arial"/>
          <w:color w:val="000000"/>
          <w:sz w:val="24"/>
          <w:szCs w:val="24"/>
        </w:rPr>
        <w:t xml:space="preserve"> La Sala Superior revocó la sentencia local y declaró la nulidad de la elección el 29 de diciembre de 2000.</w:t>
      </w:r>
      <w:r>
        <w:rPr>
          <w:rFonts w:ascii="Arial" w:eastAsia="Arial" w:hAnsi="Arial" w:cs="Arial"/>
          <w:color w:val="000000"/>
          <w:sz w:val="24"/>
          <w:szCs w:val="24"/>
          <w:vertAlign w:val="superscript"/>
        </w:rPr>
        <w:footnoteReference w:id="314"/>
      </w:r>
      <w:r>
        <w:rPr>
          <w:rFonts w:ascii="Arial" w:eastAsia="Arial" w:hAnsi="Arial" w:cs="Arial"/>
          <w:color w:val="000000"/>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Pr>
          <w:rFonts w:ascii="Arial" w:eastAsia="Arial" w:hAnsi="Arial" w:cs="Arial"/>
          <w:color w:val="000000"/>
          <w:sz w:val="24"/>
          <w:szCs w:val="24"/>
          <w:vertAlign w:val="superscript"/>
        </w:rPr>
        <w:footnoteReference w:id="315"/>
      </w:r>
      <w:r>
        <w:rPr>
          <w:rFonts w:ascii="Arial" w:eastAsia="Arial" w:hAnsi="Arial" w:cs="Arial"/>
          <w:color w:val="000000"/>
          <w:sz w:val="24"/>
          <w:szCs w:val="24"/>
        </w:rPr>
        <w:t xml:space="preserve"> Los mismos autores recuerdan que esa figura quedó superada por la reforma constitucional de 2007 al artículo 99.</w:t>
      </w:r>
      <w:r>
        <w:rPr>
          <w:rFonts w:ascii="Arial" w:eastAsia="Arial" w:hAnsi="Arial" w:cs="Arial"/>
          <w:color w:val="000000"/>
          <w:sz w:val="24"/>
          <w:szCs w:val="24"/>
          <w:vertAlign w:val="superscript"/>
        </w:rPr>
        <w:footnoteReference w:id="316"/>
      </w:r>
    </w:p>
    <w:p w14:paraId="0FD895A7" w14:textId="77777777" w:rsidR="000A1322" w:rsidRPr="000A1322" w:rsidRDefault="000A1322" w:rsidP="000A1322">
      <w:pPr>
        <w:spacing w:before="0" w:after="0" w:line="360" w:lineRule="auto"/>
        <w:ind w:firstLine="709"/>
        <w:jc w:val="both"/>
      </w:pPr>
      <w:r>
        <w:rPr>
          <w:rFonts w:ascii="Arial" w:eastAsia="Arial" w:hAnsi="Arial" w:cs="Arial"/>
          <w:color w:val="000000"/>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Pr>
          <w:rFonts w:ascii="Arial" w:eastAsia="Arial" w:hAnsi="Arial" w:cs="Arial"/>
          <w:color w:val="000000"/>
          <w:sz w:val="24"/>
          <w:szCs w:val="24"/>
          <w:vertAlign w:val="superscript"/>
        </w:rPr>
        <w:footnoteReference w:id="317"/>
      </w:r>
      <w:r>
        <w:rPr>
          <w:rFonts w:ascii="Arial" w:eastAsia="Arial" w:hAnsi="Arial" w:cs="Arial"/>
          <w:color w:val="000000"/>
          <w:sz w:val="24"/>
          <w:szCs w:val="24"/>
        </w:rPr>
        <w:t xml:space="preserve">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Pr>
          <w:rFonts w:ascii="Arial" w:eastAsia="Arial" w:hAnsi="Arial" w:cs="Arial"/>
          <w:color w:val="000000"/>
          <w:sz w:val="24"/>
          <w:szCs w:val="24"/>
          <w:vertAlign w:val="superscript"/>
        </w:rPr>
        <w:footnoteReference w:id="318"/>
      </w:r>
      <w:r>
        <w:rPr>
          <w:rFonts w:ascii="Arial" w:eastAsia="Arial" w:hAnsi="Arial" w:cs="Arial"/>
          <w:color w:val="000000"/>
          <w:sz w:val="24"/>
          <w:szCs w:val="24"/>
        </w:rPr>
        <w:t xml:space="preserve"> La cláusula híbrida operaba, por tanto, tanto en la ley local como en la federal. La Sala declaró un método de valoración en dos etapas.</w:t>
      </w:r>
      <w:r>
        <w:rPr>
          <w:rFonts w:ascii="Arial" w:eastAsia="Arial" w:hAnsi="Arial" w:cs="Arial"/>
          <w:color w:val="000000"/>
          <w:sz w:val="24"/>
          <w:szCs w:val="24"/>
          <w:vertAlign w:val="superscript"/>
        </w:rPr>
        <w:footnoteReference w:id="319"/>
      </w:r>
      <w:r>
        <w:rPr>
          <w:rFonts w:ascii="Arial" w:eastAsia="Arial" w:hAnsi="Arial" w:cs="Arial"/>
          <w:color w:val="000000"/>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before="0" w:after="0" w:line="360" w:lineRule="auto"/>
        <w:ind w:firstLine="709"/>
        <w:jc w:val="both"/>
      </w:pPr>
      <w:r>
        <w:rPr>
          <w:rFonts w:ascii="Arial" w:eastAsia="Arial" w:hAnsi="Arial" w:cs="Arial"/>
          <w:color w:val="000000"/>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Pr>
          <w:rFonts w:ascii="Arial" w:eastAsia="Arial" w:hAnsi="Arial" w:cs="Arial"/>
          <w:color w:val="000000"/>
          <w:sz w:val="24"/>
          <w:szCs w:val="24"/>
          <w:vertAlign w:val="superscript"/>
        </w:rPr>
        <w:footnoteReference w:id="320"/>
      </w:r>
      <w:r>
        <w:rPr>
          <w:rFonts w:ascii="Arial" w:eastAsia="Arial" w:hAnsi="Arial" w:cs="Arial"/>
          <w:color w:val="000000"/>
          <w:sz w:val="24"/>
          <w:szCs w:val="24"/>
        </w:rPr>
        <w:t xml:space="preserve">Sostuvo que las denuncias penales no prueban plenamente los hechos narrados, pero constituyen un indicio que puede robustecerse con otras pruebas.</w:t>
      </w:r>
      <w:r>
        <w:rPr>
          <w:rFonts w:ascii="Arial" w:eastAsia="Arial" w:hAnsi="Arial" w:cs="Arial"/>
          <w:color w:val="000000"/>
          <w:sz w:val="24"/>
          <w:szCs w:val="24"/>
          <w:vertAlign w:val="superscript"/>
        </w:rPr>
        <w:footnoteReference w:id="321"/>
      </w:r>
      <w:r>
        <w:rPr>
          <w:rFonts w:ascii="Arial" w:eastAsia="Arial" w:hAnsi="Arial" w:cs="Arial"/>
          <w:color w:val="000000"/>
          <w:sz w:val="24"/>
          <w:szCs w:val="24"/>
        </w:rPr>
        <w:t xml:space="preserve"> Al examinar unos recibos de entrega de materiales, advirtió que su expedición pudo obedecer a causas distintas de la compra de votos, como su comercialización o un programa social.</w:t>
      </w:r>
      <w:r>
        <w:rPr>
          <w:rFonts w:ascii="Arial" w:eastAsia="Arial" w:hAnsi="Arial" w:cs="Arial"/>
          <w:color w:val="000000"/>
          <w:sz w:val="24"/>
          <w:szCs w:val="24"/>
          <w:vertAlign w:val="superscript"/>
        </w:rPr>
        <w:footnoteReference w:id="322"/>
      </w:r>
      <w:r>
        <w:rPr>
          <w:rFonts w:ascii="Arial" w:eastAsia="Arial" w:hAnsi="Arial" w:cs="Arial"/>
          <w:color w:val="000000"/>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Pr>
          <w:rFonts w:ascii="Arial" w:eastAsia="Arial" w:hAnsi="Arial" w:cs="Arial"/>
          <w:color w:val="000000"/>
          <w:sz w:val="24"/>
          <w:szCs w:val="24"/>
          <w:vertAlign w:val="superscript"/>
        </w:rPr>
        <w:footnoteReference w:id="323"/>
      </w:r>
      <w:r>
        <w:rPr>
          <w:rFonts w:ascii="Arial" w:eastAsia="Arial" w:hAnsi="Arial" w:cs="Arial"/>
          <w:color w:val="000000"/>
          <w:sz w:val="24"/>
          <w:szCs w:val="24"/>
        </w:rPr>
        <w:t xml:space="preserve"> Respecto de las copias de notas periodísticas y sondeos, concluyó que no eran idóneas para acreditar </w:t>
        <w:lastRenderedPageBreak/>
        <w:t>fehacientemente las violaciones aducidas.</w:t>
      </w:r>
      <w:r>
        <w:rPr>
          <w:rFonts w:ascii="Arial" w:eastAsia="Arial" w:hAnsi="Arial" w:cs="Arial"/>
          <w:color w:val="000000"/>
          <w:sz w:val="24"/>
          <w:szCs w:val="24"/>
          <w:vertAlign w:val="superscript"/>
        </w:rPr>
        <w:footnoteReference w:id="324"/>
      </w:r>
      <w:r>
        <w:rPr>
          <w:rFonts w:ascii="Arial" w:eastAsia="Arial" w:hAnsi="Arial" w:cs="Arial"/>
          <w:color w:val="000000"/>
          <w:sz w:val="24"/>
          <w:szCs w:val="24"/>
        </w:rPr>
        <w:t xml:space="preserve"> El método, en suma, fue racional y controlable en el plano de la valoración individual.</w:t>
      </w:r>
    </w:p>
    <w:p w14:paraId="16A9E700" w14:textId="77777777" w:rsidR="000A1322" w:rsidRPr="000A1322" w:rsidRDefault="000A1322" w:rsidP="000A1322">
      <w:pPr>
        <w:spacing w:before="0" w:after="0" w:line="360" w:lineRule="auto"/>
        <w:ind w:firstLine="709"/>
        <w:jc w:val="both"/>
      </w:pPr>
      <w:r>
        <w:rPr>
          <w:rFonts w:ascii="Arial" w:eastAsia="Arial" w:hAnsi="Arial" w:cs="Arial"/>
          <w:color w:val="000000"/>
          <w:sz w:val="24"/>
          <w:szCs w:val="24"/>
        </w:rPr>
        <w:t>El vocabulario de la suficiencia, en cambio, permaneció anclado en la convicción. La Sala afirmó que ciertas pruebas le permitían arribar al pleno convencimiento de un hecho.</w:t>
      </w:r>
      <w:r>
        <w:rPr>
          <w:rFonts w:ascii="Arial" w:eastAsia="Arial" w:hAnsi="Arial" w:cs="Arial"/>
          <w:color w:val="000000"/>
          <w:sz w:val="24"/>
          <w:szCs w:val="24"/>
          <w:vertAlign w:val="superscript"/>
        </w:rPr>
        <w:footnoteReference w:id="325"/>
      </w:r>
      <w:r>
        <w:rPr>
          <w:rFonts w:ascii="Arial" w:eastAsia="Arial" w:hAnsi="Arial" w:cs="Arial"/>
          <w:color w:val="000000"/>
          <w:sz w:val="24"/>
          <w:szCs w:val="24"/>
        </w:rPr>
        <w:t xml:space="preserve">Sostuvo que otras no producían convicción alguna en el órgano jurisdiccional.</w:t>
      </w:r>
      <w:r>
        <w:rPr>
          <w:rFonts w:ascii="Arial" w:eastAsia="Arial" w:hAnsi="Arial" w:cs="Arial"/>
          <w:color w:val="000000"/>
          <w:sz w:val="24"/>
          <w:szCs w:val="24"/>
          <w:vertAlign w:val="superscript"/>
        </w:rPr>
        <w:footnoteReference w:id="326"/>
      </w:r>
      <w:r>
        <w:rPr>
          <w:rFonts w:ascii="Arial" w:eastAsia="Arial" w:hAnsi="Arial" w:cs="Arial"/>
          <w:color w:val="000000"/>
          <w:sz w:val="24"/>
          <w:szCs w:val="24"/>
        </w:rPr>
        <w:t xml:space="preserve"> Para la quema de papelería electoral, el estudio conjunto de las pruebas le permitió llegar al convencimiento de que se destruyó documentación en forma dolosa o por negligencia injustificada.</w:t>
      </w:r>
      <w:r>
        <w:rPr>
          <w:rFonts w:ascii="Arial" w:eastAsia="Arial" w:hAnsi="Arial" w:cs="Arial"/>
          <w:color w:val="000000"/>
          <w:sz w:val="24"/>
          <w:szCs w:val="24"/>
          <w:vertAlign w:val="superscript"/>
        </w:rPr>
        <w:footnoteReference w:id="327"/>
      </w:r>
      <w:r>
        <w:rPr>
          <w:rFonts w:ascii="Arial" w:eastAsia="Arial" w:hAnsi="Arial" w:cs="Arial"/>
          <w:color w:val="000000"/>
          <w:sz w:val="24"/>
          <w:szCs w:val="24"/>
        </w:rPr>
        <w:t xml:space="preserve"> Estas expresiones describen el resultado del juicio del tribunal y no un umbral identificable.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756F00D6" w14:textId="77777777" w:rsidR="000A1322" w:rsidRPr="000A1322" w:rsidRDefault="000A1322" w:rsidP="000A1322">
      <w:pPr>
        <w:spacing w:before="0" w:after="0" w:line="360" w:lineRule="auto"/>
        <w:ind w:firstLine="709"/>
        <w:jc w:val="both"/>
      </w:pPr>
      <w:r>
        <w:rPr>
          <w:rFonts w:ascii="Arial" w:eastAsia="Arial" w:hAnsi="Arial" w:cs="Arial"/>
          <w:color w:val="000000"/>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Pr>
          <w:rFonts w:ascii="Arial" w:eastAsia="Arial" w:hAnsi="Arial" w:cs="Arial"/>
          <w:color w:val="000000"/>
          <w:sz w:val="24"/>
          <w:szCs w:val="24"/>
          <w:vertAlign w:val="superscript"/>
        </w:rPr>
        <w:footnoteReference w:id="328"/>
      </w:r>
      <w:r>
        <w:rPr>
          <w:rFonts w:ascii="Arial" w:eastAsia="Arial" w:hAnsi="Arial" w:cs="Arial"/>
          <w:color w:val="000000"/>
          <w:sz w:val="24"/>
          <w:szCs w:val="24"/>
        </w:rPr>
        <w:t xml:space="preserve">Para ponderar su impacto, la Sala invocó la experiencia a que se refiere el artículo 16, párrafo 1, y citó la obra </w:t>
      </w:r>
      <w:r>
        <w:rPr>
          <w:rFonts w:ascii="Arial" w:eastAsia="Arial" w:hAnsi="Arial" w:cs="Arial"/>
          <w:i/>
          <w:iCs/>
          <w:color w:val="000000"/>
          <w:sz w:val="24"/>
          <w:szCs w:val="24"/>
        </w:rPr>
        <w:t>Homo videns</w:t>
      </w:r>
      <w:r>
        <w:rPr>
          <w:rFonts w:ascii="Arial" w:eastAsia="Arial" w:hAnsi="Arial" w:cs="Arial"/>
          <w:color w:val="000000"/>
          <w:sz w:val="24"/>
          <w:szCs w:val="24"/>
        </w:rPr>
        <w:t xml:space="preserve"> de Giovanni Sartori. La segunda fue la apertura de 1,338 paquetes electorales, equivalentes al 65 por ciento de las casillas, en la mayoría de los casos sin causa legal.</w:t>
      </w:r>
      <w:r>
        <w:rPr>
          <w:rFonts w:ascii="Arial" w:eastAsia="Arial" w:hAnsi="Arial" w:cs="Arial"/>
          <w:color w:val="000000"/>
          <w:sz w:val="24"/>
          <w:szCs w:val="24"/>
          <w:vertAlign w:val="superscript"/>
        </w:rPr>
        <w:footnoteReference w:id="329"/>
      </w:r>
      <w:r>
        <w:rPr>
          <w:rFonts w:ascii="Arial" w:eastAsia="Arial" w:hAnsi="Arial" w:cs="Arial"/>
          <w:color w:val="000000"/>
          <w:sz w:val="24"/>
          <w:szCs w:val="24"/>
        </w:rPr>
        <w:t xml:space="preserve"> La Sala razonó que no se trataba de una simple coincidencia, sino del acatamiento de una instrucción general.</w:t>
      </w:r>
      <w:r>
        <w:rPr>
          <w:rFonts w:ascii="Arial" w:eastAsia="Arial" w:hAnsi="Arial" w:cs="Arial"/>
          <w:color w:val="000000"/>
          <w:sz w:val="24"/>
          <w:szCs w:val="24"/>
          <w:vertAlign w:val="superscript"/>
        </w:rPr>
        <w:footnoteReference w:id="330"/>
      </w:r>
      <w:r>
        <w:rPr>
          <w:rFonts w:ascii="Arial" w:eastAsia="Arial" w:hAnsi="Arial" w:cs="Arial"/>
          <w:color w:val="000000"/>
          <w:sz w:val="24"/>
          <w:szCs w:val="24"/>
        </w:rPr>
        <w:t xml:space="preserve"> </w:t>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Pr>
          <w:rFonts w:ascii="Arial" w:eastAsia="Arial" w:hAnsi="Arial" w:cs="Arial"/>
          <w:color w:val="000000"/>
          <w:sz w:val="24"/>
          <w:szCs w:val="24"/>
          <w:vertAlign w:val="superscript"/>
        </w:rPr>
        <w:footnoteReference w:id="331"/>
      </w:r>
      <w:r>
        <w:rPr>
          <w:rFonts w:ascii="Arial" w:eastAsia="Arial" w:hAnsi="Arial" w:cs="Arial"/>
          <w:color w:val="000000"/>
          <w:sz w:val="24"/>
          <w:szCs w:val="24"/>
        </w:rPr>
        <w:t xml:space="preserve"> La Sala subrayó que su conclusión no derivaba de una sola circunstancia, sino de la concurrencia de todas, que daba relevancia a los indicios aportados por el resto del acervo.</w:t>
      </w:r>
      <w:r>
        <w:rPr>
          <w:rFonts w:ascii="Arial" w:eastAsia="Arial" w:hAnsi="Arial" w:cs="Arial"/>
          <w:color w:val="000000"/>
          <w:sz w:val="24"/>
          <w:szCs w:val="24"/>
          <w:vertAlign w:val="superscript"/>
        </w:rPr>
        <w:footnoteReference w:id="332"/>
      </w:r>
    </w:p>
    <w:p w14:paraId="3E801970" w14:textId="77777777" w:rsidR="000A1322" w:rsidRPr="000A1322" w:rsidRDefault="000A1322" w:rsidP="000A1322">
      <w:pPr>
        <w:spacing w:before="0" w:after="0" w:line="360" w:lineRule="auto"/>
        <w:ind w:firstLine="709"/>
        <w:jc w:val="both"/>
      </w:pPr>
      <w:r>
        <w:rPr>
          <w:rFonts w:ascii="Arial" w:eastAsia="Arial" w:hAnsi="Arial" w:cs="Arial"/>
          <w:color w:val="000000"/>
          <w:sz w:val="24"/>
          <w:szCs w:val="24"/>
        </w:rPr>
        <w:t>La determinancia se estableció con referencia al margen de votación. La Sala observó que, en el cómputo recompuesto, la diferencia entre los dos primeros lugares era de 7,303 votos, equivalente a 1.11 puntos porcentuales.</w:t>
      </w:r>
      <w:r>
        <w:rPr>
          <w:rFonts w:ascii="Arial" w:eastAsia="Arial" w:hAnsi="Arial" w:cs="Arial"/>
          <w:color w:val="000000"/>
          <w:sz w:val="24"/>
          <w:szCs w:val="24"/>
          <w:vertAlign w:val="superscript"/>
        </w:rPr>
        <w:footnoteReference w:id="333"/>
      </w:r>
      <w:r>
        <w:rPr>
          <w:rFonts w:ascii="Arial" w:eastAsia="Arial" w:hAnsi="Arial" w:cs="Arial"/>
          <w:color w:val="000000"/>
          <w:sz w:val="24"/>
          <w:szCs w:val="24"/>
        </w:rPr>
        <w:t xml:space="preserve">De ahí concluyó que, si las anomalías no se hubieran producido, el resultado podría haber sido otro. Esta formulación interesa al análisis del capítulo. El umbral empleado no fue la certeza ni la probabilidad seria, sino la posibilidad de un resultado distinto. Tres años después, en el caso Colima, la misma Sala exigiría una probabilidad seria, fundada y razonable, como se expuso en el apartado 2.1. La diferencia entre ambas formulaciones obedece a la redacción de cada sentencia. Los magistrados disidentes sostuvieron, por su parte, que el acervo probatorio era insuficiente para anular la elección.</w:t>
      </w:r>
      <w:r>
        <w:rPr>
          <w:rFonts w:ascii="Arial" w:eastAsia="Arial" w:hAnsi="Arial" w:cs="Arial"/>
          <w:color w:val="000000"/>
          <w:sz w:val="24"/>
          <w:szCs w:val="24"/>
          <w:vertAlign w:val="superscript"/>
        </w:rPr>
        <w:footnoteReference w:id="334"/>
      </w:r>
      <w:r>
        <w:rPr>
          <w:rFonts w:ascii="Arial" w:eastAsia="Arial" w:hAnsi="Arial" w:cs="Arial"/>
          <w:color w:val="000000"/>
          <w:sz w:val="24"/>
          <w:szCs w:val="24"/>
        </w:rPr>
        <w:t xml:space="preserve"> Ese desacuerdo sobre la suficiencia, formulado sobre el mismo expediente, será objeto del apartado 2.3.</w:t>
      </w:r>
    </w:p>
    <w:p w14:paraId="2F7BC45F" w14:textId="77777777" w:rsidR="000A1322" w:rsidRPr="000A1322" w:rsidRDefault="000A1322" w:rsidP="000A1322">
      <w:pPr>
        <w:spacing w:before="0" w:after="0" w:line="360" w:lineRule="auto"/>
        <w:ind w:firstLine="709"/>
        <w:jc w:val="both"/>
      </w:pPr>
      <w:r>
        <w:rPr>
          <w:rFonts w:ascii="Arial" w:eastAsia="Arial" w:hAnsi="Arial" w:cs="Arial"/>
          <w:color w:val="000000"/>
          <w:sz w:val="24"/>
          <w:szCs w:val="24"/>
        </w:rPr>
        <w:t>El tercer plano corresponde a la jurisprudencia 38/2002. Este criterio fijó los elementos para determinar la fuerza indiciaria de las notas periodísticas.</w:t>
      </w:r>
      <w:r>
        <w:rPr>
          <w:rFonts w:ascii="Arial" w:eastAsia="Arial" w:hAnsi="Arial" w:cs="Arial"/>
          <w:color w:val="000000"/>
          <w:sz w:val="24"/>
          <w:szCs w:val="24"/>
          <w:vertAlign w:val="superscript"/>
        </w:rPr>
        <w:footnoteReference w:id="335"/>
      </w:r>
      <w:r>
        <w:rPr>
          <w:rFonts w:ascii="Arial" w:eastAsia="Arial" w:hAnsi="Arial" w:cs="Arial"/>
          <w:color w:val="000000"/>
          <w:sz w:val="24"/>
          <w:szCs w:val="24"/>
        </w:rPr>
        <w:t xml:space="preserve">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spacing w:before="0" w:after="0" w:line="240" w:lineRule="auto"/>
              <w:ind w:left="113" w:hanging="113"/>
              <w:jc w:val="left"/>
            </w:pPr>
            <w:r>
              <w:rPr>
                <w:rFonts w:ascii="Arial" w:eastAsia="Arial" w:hAnsi="Arial" w:cs="Arial"/>
                <w:b/>
                <w:bCs/>
                <w:color w:val="000000"/>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spacing w:before="0" w:after="0" w:line="240" w:lineRule="auto"/>
              <w:ind w:left="113" w:hanging="113"/>
              <w:jc w:val="left"/>
            </w:pPr>
            <w:r>
              <w:rPr>
                <w:rFonts w:ascii="Arial" w:eastAsia="Arial" w:hAnsi="Arial" w:cs="Arial"/>
                <w:b/>
                <w:bCs/>
                <w:color w:val="000000"/>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spacing w:before="0" w:after="0" w:line="240" w:lineRule="auto"/>
              <w:ind w:left="113" w:hanging="113"/>
              <w:jc w:val="left"/>
            </w:pPr>
            <w:r>
              <w:rPr>
                <w:rFonts w:ascii="Arial" w:eastAsia="Arial" w:hAnsi="Arial" w:cs="Arial"/>
                <w:b/>
                <w:bCs/>
                <w:color w:val="000000"/>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spacing w:before="0" w:after="0" w:line="240" w:lineRule="auto"/>
              <w:ind w:left="113" w:hanging="113"/>
              <w:jc w:val="left"/>
            </w:pPr>
            <w:r>
              <w:rPr>
                <w:rFonts w:ascii="Arial" w:eastAsia="Arial" w:hAnsi="Arial" w:cs="Arial"/>
                <w:b/>
                <w:bCs/>
                <w:color w:val="000000"/>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Plena convicción</w:t>
            </w:r>
          </w:p>
        </w:tc>
      </w:tr>
    </w:tbl>
    <w:p w14:paraId="39DBD772" w14:textId="77777777" w:rsidR="000A1322" w:rsidRPr="000A1322" w:rsidRDefault="000A1322" w:rsidP="000A1322">
      <w:pPr>
        <w:spacing w:before="0" w:after="0" w:line="360" w:lineRule="auto"/>
        <w:ind w:firstLine="0"/>
        <w:jc w:val="both"/>
      </w:pPr>
      <w:r>
        <w:rPr>
          <w:rFonts w:ascii="Arial" w:eastAsia="Arial" w:hAnsi="Arial" w:cs="Arial"/>
          <w:color w:val="000000"/>
          <w:sz w:val="20"/>
          <w:szCs w:val="20"/>
        </w:rPr>
        <w:t>Tabla 3. Precedentes de la jurisprudencia 38/2002. Elaboración propia con base en las sentencias citadas.</w:t>
      </w:r>
    </w:p>
    <w:p>
      <w:pPr>
        <w:spacing w:before="0" w:after="0" w:line="360" w:lineRule="auto"/>
        <w:jc w:val="left"/>
      </w:pPr>
    </w:p>
    <w:p w14:paraId="0A8AD401" w14:textId="77777777" w:rsidR="000A1322" w:rsidRPr="000A1322" w:rsidRDefault="000A1322" w:rsidP="000A1322">
      <w:pPr>
        <w:spacing w:before="0" w:after="0" w:line="360" w:lineRule="auto"/>
        <w:ind w:firstLine="709"/>
        <w:jc w:val="both"/>
      </w:pPr>
      <w:r>
        <w:rPr>
          <w:rFonts w:ascii="Arial" w:eastAsia="Arial" w:hAnsi="Arial" w:cs="Arial"/>
          <w:color w:val="000000"/>
          <w:sz w:val="24"/>
          <w:szCs w:val="24"/>
        </w:rPr>
        <w:t>El examen de los precedentes corrige una lectura frecuente de esta jurisprudencia. El SUP-JRC-170/2001 versó sobre la elegibilidad de un candidato a presidente municipal de Jerez, Zacatecas, cuya residencia se cuestionaba.</w:t>
      </w:r>
      <w:r>
        <w:rPr>
          <w:rFonts w:ascii="Arial" w:eastAsia="Arial" w:hAnsi="Arial" w:cs="Arial"/>
          <w:color w:val="000000"/>
          <w:sz w:val="24"/>
          <w:szCs w:val="24"/>
          <w:vertAlign w:val="superscript"/>
        </w:rPr>
        <w:footnoteReference w:id="336"/>
      </w:r>
      <w:r>
        <w:rPr>
          <w:rFonts w:ascii="Arial" w:eastAsia="Arial" w:hAnsi="Arial" w:cs="Arial"/>
          <w:color w:val="000000"/>
          <w:sz w:val="24"/>
          <w:szCs w:val="24"/>
        </w:rPr>
        <w:t xml:space="preserve">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Pr>
          <w:rFonts w:ascii="Arial" w:eastAsia="Arial" w:hAnsi="Arial" w:cs="Arial"/>
          <w:color w:val="000000"/>
          <w:sz w:val="24"/>
          <w:szCs w:val="24"/>
          <w:vertAlign w:val="superscript"/>
        </w:rPr>
        <w:footnoteReference w:id="337"/>
      </w:r>
      <w:r>
        <w:rPr>
          <w:rFonts w:ascii="Arial" w:eastAsia="Arial" w:hAnsi="Arial" w:cs="Arial"/>
          <w:color w:val="000000"/>
          <w:sz w:val="24"/>
          <w:szCs w:val="24"/>
        </w:rPr>
        <w:t xml:space="preserve"> En él, las notas aportadas solo generaron leves indicios, porque no existía otro elemento con el cual adminicularlas. El SUP-JRC-024/2002 versó sobre el registro de una planilla </w:t>
        <w:lastRenderedPageBreak/>
        <w:t>municipal en Othón P. Blanco, Quintana Roo.</w:t>
      </w:r>
      <w:r>
        <w:rPr>
          <w:rFonts w:ascii="Arial" w:eastAsia="Arial" w:hAnsi="Arial" w:cs="Arial"/>
          <w:color w:val="000000"/>
          <w:sz w:val="24"/>
          <w:szCs w:val="24"/>
          <w:vertAlign w:val="superscript"/>
        </w:rPr>
        <w:footnoteReference w:id="338"/>
      </w:r>
      <w:r>
        <w:rPr>
          <w:rFonts w:ascii="Arial" w:eastAsia="Arial" w:hAnsi="Arial" w:cs="Arial"/>
          <w:color w:val="000000"/>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1AB8B226" w14:textId="77777777" w:rsidR="000A1322" w:rsidRPr="000A1322" w:rsidRDefault="000A1322" w:rsidP="000A1322">
      <w:pPr>
        <w:spacing w:before="0" w:after="0" w:line="360" w:lineRule="auto"/>
        <w:ind w:firstLine="709"/>
        <w:jc w:val="both"/>
      </w:pPr>
      <w:r>
        <w:rPr>
          <w:rFonts w:ascii="Arial" w:eastAsia="Arial" w:hAnsi="Arial" w:cs="Arial"/>
          <w:color w:val="000000"/>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Pr>
          <w:rFonts w:ascii="Arial" w:eastAsia="Arial" w:hAnsi="Arial" w:cs="Arial"/>
          <w:color w:val="000000"/>
          <w:sz w:val="24"/>
          <w:szCs w:val="24"/>
          <w:vertAlign w:val="superscript"/>
        </w:rPr>
        <w:footnoteReference w:id="339"/>
      </w:r>
      <w:r>
        <w:rPr>
          <w:rFonts w:ascii="Arial" w:eastAsia="Arial" w:hAnsi="Arial" w:cs="Arial"/>
          <w:color w:val="000000"/>
          <w:sz w:val="24"/>
          <w:szCs w:val="24"/>
        </w:rPr>
        <w:t xml:space="preserve">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before="0" w:after="0" w:line="360" w:lineRule="auto"/>
        <w:ind w:firstLine="709"/>
        <w:jc w:val="both"/>
      </w:pPr>
      <w:r>
        <w:rPr>
          <w:rFonts w:ascii="Arial" w:eastAsia="Arial" w:hAnsi="Arial" w:cs="Arial"/>
          <w:color w:val="000000"/>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El problema se reproduce en cualquier indicio sujeto al artículo 16, párrafo 3, y no solo en las notas periodísticas. La jurisprudencia tiene, con todo, un mérito que debe reconocerse. Al exigir que se pondere la independencia de las fuentes y la ausencia de desmentido, introduce criterios objetivos y controlables en la </w:t>
        <w:lastRenderedPageBreak/>
        <w:t>valoración. Su insuficiencia radica en que esos criterios gradúan el peso del indicio, pero no indican cuándo el conjunto basta para tener un hecho por probado.</w:t>
      </w:r>
    </w:p>
    <w:p w14:paraId="22B1E55F" w14:textId="77777777" w:rsidR="000A1322" w:rsidRPr="000A1322" w:rsidRDefault="000A1322" w:rsidP="000A1322">
      <w:pPr>
        <w:spacing w:before="0" w:after="0" w:line="360" w:lineRule="auto"/>
        <w:ind w:firstLine="709"/>
        <w:jc w:val="both"/>
      </w:pPr>
      <w:r>
        <w:rPr>
          <w:rFonts w:ascii="Arial" w:eastAsia="Arial" w:hAnsi="Arial" w:cs="Arial"/>
          <w:color w:val="000000"/>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Pr>
          <w:rFonts w:ascii="Arial" w:eastAsia="Arial" w:hAnsi="Arial" w:cs="Arial"/>
          <w:color w:val="000000"/>
          <w:sz w:val="24"/>
          <w:szCs w:val="24"/>
          <w:vertAlign w:val="superscript"/>
        </w:rPr>
        <w:footnoteReference w:id="340"/>
      </w:r>
      <w:r>
        <w:rPr>
          <w:rFonts w:ascii="Arial" w:eastAsia="Arial" w:hAnsi="Arial" w:cs="Arial"/>
          <w:color w:val="000000"/>
          <w:sz w:val="24"/>
          <w:szCs w:val="24"/>
        </w:rPr>
        <w:t xml:space="preserve">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Pr>
          <w:rFonts w:ascii="Arial" w:eastAsia="Arial" w:hAnsi="Arial" w:cs="Arial"/>
          <w:color w:val="000000"/>
          <w:sz w:val="24"/>
          <w:szCs w:val="24"/>
          <w:vertAlign w:val="superscript"/>
        </w:rPr>
        <w:footnoteReference w:id="341"/>
      </w:r>
      <w:r>
        <w:rPr>
          <w:rFonts w:ascii="Arial" w:eastAsia="Arial" w:hAnsi="Arial" w:cs="Arial"/>
          <w:color w:val="000000"/>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Pr>
          <w:rFonts w:ascii="Arial" w:eastAsia="Arial" w:hAnsi="Arial" w:cs="Arial"/>
          <w:color w:val="000000"/>
          <w:sz w:val="24"/>
          <w:szCs w:val="24"/>
          <w:vertAlign w:val="superscript"/>
        </w:rPr>
        <w:footnoteReference w:id="342"/>
      </w:r>
      <w:r>
        <w:rPr>
          <w:rFonts w:ascii="Arial" w:eastAsia="Arial" w:hAnsi="Arial" w:cs="Arial"/>
          <w:color w:val="000000"/>
          <w:sz w:val="24"/>
          <w:szCs w:val="24"/>
        </w:rPr>
        <w:t xml:space="preserve"> El voto identifica con precisión el vacío, pero conserva la convicción como medida del resultado. Veinticinco años después del caso Tabasco, la cláusula híbrida sigue sin un umbral definido.</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spacing w:before="0" w:after="0" w:line="240" w:lineRule="auto"/>
              <w:ind w:left="113" w:hanging="113"/>
              <w:jc w:val="left"/>
            </w:pPr>
            <w:r>
              <w:rPr>
                <w:rFonts w:ascii="Arial" w:eastAsia="Arial" w:hAnsi="Arial" w:cs="Arial"/>
                <w:b/>
                <w:bCs/>
                <w:color w:val="000000"/>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spacing w:before="0" w:after="0" w:line="240" w:lineRule="auto"/>
              <w:ind w:left="113" w:hanging="113"/>
              <w:jc w:val="left"/>
            </w:pPr>
            <w:r>
              <w:rPr>
                <w:rFonts w:ascii="Arial" w:eastAsia="Arial" w:hAnsi="Arial" w:cs="Arial"/>
                <w:b/>
                <w:bCs/>
                <w:color w:val="000000"/>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spacing w:before="0" w:after="0" w:line="240" w:lineRule="auto"/>
              <w:ind w:left="113" w:hanging="113"/>
              <w:jc w:val="left"/>
            </w:pPr>
            <w:r>
              <w:rPr>
                <w:rFonts w:ascii="Arial" w:eastAsia="Arial" w:hAnsi="Arial" w:cs="Arial"/>
                <w:b/>
                <w:bCs/>
                <w:color w:val="000000"/>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spacing w:before="0" w:after="0" w:line="240" w:lineRule="auto"/>
              <w:ind w:left="113" w:hanging="113"/>
              <w:jc w:val="left"/>
            </w:pPr>
            <w:r>
              <w:rPr>
                <w:rFonts w:ascii="Arial" w:eastAsia="Arial" w:hAnsi="Arial" w:cs="Arial"/>
                <w:color w:val="000000"/>
                <w:sz w:val="22"/>
                <w:szCs w:val="22"/>
              </w:rPr>
              <w:t>Convicción suficiente según el estándar aplicable</w:t>
            </w:r>
          </w:p>
        </w:tc>
      </w:tr>
    </w:tbl>
    <w:p w14:paraId="2A9E9B83" w14:textId="77777777" w:rsidR="000A1322" w:rsidRPr="000A1322" w:rsidRDefault="000A1322" w:rsidP="000A1322">
      <w:pPr>
        <w:spacing w:before="0" w:after="0" w:line="360" w:lineRule="auto"/>
        <w:ind w:firstLine="0"/>
        <w:jc w:val="both"/>
      </w:pPr>
      <w:r>
        <w:rPr>
          <w:rFonts w:ascii="Arial" w:eastAsia="Arial" w:hAnsi="Arial" w:cs="Arial"/>
          <w:color w:val="000000"/>
          <w:sz w:val="20"/>
          <w:szCs w:val="20"/>
        </w:rPr>
        <w:t>Tabla 4. Método y suficiencia en resoluciones seleccionadas. Elaboración propia con base en las resoluciones citadas.</w:t>
      </w:r>
    </w:p>
    <w:p>
      <w:pPr>
        <w:spacing w:before="0" w:after="0" w:line="360" w:lineRule="auto"/>
        <w:jc w:val="left"/>
      </w:pPr>
    </w:p>
    <w:p w14:paraId="5FE7F96B" w14:textId="77777777" w:rsidR="000A1322" w:rsidRPr="000A1322" w:rsidRDefault="000A1322" w:rsidP="000A1322">
      <w:pPr>
        <w:spacing w:before="0" w:after="0" w:line="360" w:lineRule="auto"/>
        <w:ind w:firstLine="709"/>
        <w:jc w:val="both"/>
      </w:pPr>
      <w:r>
        <w:rPr>
          <w:rFonts w:ascii="Arial" w:eastAsia="Arial" w:hAnsi="Arial" w:cs="Arial"/>
          <w:color w:val="000000"/>
          <w:sz w:val="24"/>
          <w:szCs w:val="24"/>
        </w:rPr>
        <w:t>En síntesis, 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pPr>
        <w:spacing w:before="0" w:after="0" w:line="360" w:lineRule="auto"/>
        <w:jc w:val="left"/>
      </w:pPr>
    </w:p>
    <w:p>
      <w:pPr>
        <w:pStyle w:val="Ttulo2"/>
        <w:keepNext/>
        <w:spacing w:before="0" w:after="0" w:line="360" w:lineRule="auto"/>
        <w:ind w:left="567" w:hanging="284"/>
        <w:jc w:val="left"/>
      </w:pPr>
      <w:r>
        <w:rPr>
          <w:rFonts w:ascii="Arial" w:eastAsia="Arial" w:hAnsi="Arial" w:cs="Arial"/>
          <w:color w:val="000000"/>
          <w:sz w:val="24"/>
          <w:szCs w:val="24"/>
        </w:rPr>
        <w:t xml:space="preserve">2.3. </w:t>
      </w:r>
      <w:r>
        <w:rPr>
          <w:rFonts w:ascii="Arial" w:eastAsia="Arial" w:hAnsi="Arial" w:cs="Arial"/>
          <w:i/>
          <w:iCs/>
          <w:color w:val="000000"/>
          <w:sz w:val="24"/>
          <w:szCs w:val="24"/>
        </w:rPr>
        <w:t xml:space="preserve">El voto particular de 2000 frente a la sentencia mayoritaria</w:t>
      </w:r>
    </w:p>
    <w:p>
      <w:pPr>
        <w:spacing w:before="0" w:after="0" w:line="360" w:lineRule="auto"/>
        <w:jc w:val="left"/>
      </w:pPr>
    </w:p>
    <w:p w14:paraId="1D51E9E8" w14:textId="77777777" w:rsidR="0062405A" w:rsidRPr="0062405A" w:rsidRDefault="0062405A" w:rsidP="0062405A">
      <w:pPr>
        <w:spacing w:before="0" w:after="0" w:line="360" w:lineRule="auto"/>
        <w:ind w:firstLine="0"/>
        <w:jc w:val="both"/>
      </w:pPr>
      <w:r>
        <w:rPr>
          <w:rFonts w:ascii="Arial" w:eastAsia="Arial" w:hAnsi="Arial" w:cs="Arial"/>
          <w:color w:val="000000"/>
          <w:sz w:val="24"/>
          <w:szCs w:val="24"/>
        </w:rPr>
        <w:t>La sentencia del caso Tabasco no fue unánime. Los magistrados Eloy Fuentes Cerda y Alfonsina Berta Navarro Hidalgo formularon un voto particular conjunto contra la declaración de nulidad.</w:t>
      </w:r>
      <w:r>
        <w:rPr>
          <w:rFonts w:ascii="Arial" w:eastAsia="Arial" w:hAnsi="Arial" w:cs="Arial"/>
          <w:color w:val="000000"/>
          <w:sz w:val="24"/>
          <w:szCs w:val="24"/>
          <w:vertAlign w:val="superscript"/>
        </w:rPr>
        <w:footnoteReference w:id="343"/>
      </w:r>
      <w:r>
        <w:rPr>
          <w:rFonts w:ascii="Arial" w:eastAsia="Arial" w:hAnsi="Arial" w:cs="Arial"/>
          <w:color w:val="000000"/>
          <w:sz w:val="24"/>
          <w:szCs w:val="24"/>
        </w:rPr>
        <w:t xml:space="preserve">Ese voto constituye un disenso temprano y documentado </w:t>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3691721A" w14:textId="77777777" w:rsidR="0062405A" w:rsidRPr="0062405A" w:rsidRDefault="0062405A" w:rsidP="0062405A">
      <w:pPr>
        <w:spacing w:before="0" w:after="0" w:line="360" w:lineRule="auto"/>
        <w:ind w:firstLine="709"/>
        <w:jc w:val="both"/>
      </w:pPr>
      <w:r>
        <w:rPr>
          <w:rFonts w:ascii="Arial" w:eastAsia="Arial" w:hAnsi="Arial" w:cs="Arial"/>
          <w:color w:val="000000"/>
          <w:sz w:val="24"/>
          <w:szCs w:val="24"/>
        </w:rPr>
        <w:t xml:space="preserve">El voto se emitió con fundamento en el artículo 187 de la </w:t>
      </w:r>
      <w:r>
        <w:rPr>
          <w:rFonts w:ascii="Arial" w:eastAsia="Arial" w:hAnsi="Arial" w:cs="Arial"/>
          <w:i/>
          <w:iCs/>
          <w:color w:val="000000"/>
          <w:sz w:val="24"/>
          <w:szCs w:val="24"/>
        </w:rPr>
        <w:t xml:space="preserve">Ley Orgánica del Poder Judicial de la Federación</w:t>
      </w:r>
      <w:r>
        <w:rPr>
          <w:rFonts w:ascii="Arial" w:eastAsia="Arial" w:hAnsi="Arial" w:cs="Arial"/>
          <w:color w:val="000000"/>
          <w:sz w:val="24"/>
          <w:szCs w:val="24"/>
        </w:rPr>
        <w:t xml:space="preserve">.</w:t>
      </w:r>
      <w:r>
        <w:rPr>
          <w:rFonts w:ascii="Arial" w:eastAsia="Arial" w:hAnsi="Arial" w:cs="Arial"/>
          <w:color w:val="000000"/>
          <w:sz w:val="24"/>
          <w:szCs w:val="24"/>
          <w:vertAlign w:val="superscript"/>
        </w:rPr>
        <w:footnoteReference w:id="344"/>
      </w:r>
      <w:r>
        <w:rPr>
          <w:rFonts w:ascii="Arial" w:eastAsia="Arial" w:hAnsi="Arial" w:cs="Arial"/>
          <w:color w:val="000000"/>
          <w:sz w:val="24"/>
          <w:szCs w:val="24"/>
        </w:rPr>
        <w:t xml:space="preserve">Sus autores declararon que el acervo probatorio aportado resultaba insuficiente para anular la elección de gobernador. El disenso no fue total.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Pr>
          <w:rFonts w:ascii="Arial" w:eastAsia="Arial" w:hAnsi="Arial" w:cs="Arial"/>
          <w:color w:val="000000"/>
          <w:sz w:val="24"/>
          <w:szCs w:val="24"/>
          <w:vertAlign w:val="superscript"/>
        </w:rPr>
        <w:footnoteReference w:id="345"/>
      </w:r>
      <w:r>
        <w:rPr>
          <w:rFonts w:ascii="Arial" w:eastAsia="Arial" w:hAnsi="Arial" w:cs="Arial"/>
          <w:color w:val="000000"/>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Pr>
          <w:rFonts w:ascii="Arial" w:eastAsia="Arial" w:hAnsi="Arial" w:cs="Arial"/>
          <w:color w:val="000000"/>
          <w:sz w:val="24"/>
          <w:szCs w:val="24"/>
          <w:vertAlign w:val="superscript"/>
        </w:rPr>
        <w:footnoteReference w:id="346"/>
      </w:r>
      <w:r>
        <w:rPr>
          <w:rFonts w:ascii="Arial" w:eastAsia="Arial" w:hAnsi="Arial" w:cs="Arial"/>
          <w:color w:val="000000"/>
          <w:sz w:val="24"/>
          <w:szCs w:val="24"/>
        </w:rPr>
        <w:t xml:space="preserve"> Esa extensión muestra que el disenso reconstruyó el caso completo.</w:t>
      </w:r>
    </w:p>
    <w:p w14:paraId="12C10EB6" w14:textId="77777777" w:rsidR="0062405A" w:rsidRPr="0062405A" w:rsidRDefault="0062405A" w:rsidP="0062405A">
      <w:pPr>
        <w:spacing w:before="0" w:after="0" w:line="360" w:lineRule="auto"/>
        <w:ind w:firstLine="709"/>
        <w:jc w:val="both"/>
      </w:pPr>
      <w:r>
        <w:rPr>
          <w:rFonts w:ascii="Arial" w:eastAsia="Arial" w:hAnsi="Arial" w:cs="Arial"/>
          <w:color w:val="000000"/>
          <w:sz w:val="24"/>
          <w:szCs w:val="24"/>
        </w:rPr>
        <w:lastRenderedPageBreak/>
        <w:t>El primer argumento del voto fue de legalidad. Los disidentes sostuvieron que la nulidad de la elección de gobernador solo procedía conforme a los artículos 280 y 281 del código electoral de Tabasco.</w:t>
      </w:r>
      <w:r>
        <w:rPr>
          <w:rFonts w:ascii="Arial" w:eastAsia="Arial" w:hAnsi="Arial" w:cs="Arial"/>
          <w:color w:val="000000"/>
          <w:sz w:val="24"/>
          <w:szCs w:val="24"/>
          <w:vertAlign w:val="superscript"/>
        </w:rPr>
        <w:footnoteReference w:id="347"/>
      </w:r>
      <w:r>
        <w:rPr>
          <w:rFonts w:ascii="Arial" w:eastAsia="Arial" w:hAnsi="Arial" w:cs="Arial"/>
          <w:color w:val="000000"/>
          <w:sz w:val="24"/>
          <w:szCs w:val="24"/>
        </w:rPr>
        <w:t xml:space="preserve">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Pr>
          <w:rFonts w:ascii="Arial" w:eastAsia="Arial" w:hAnsi="Arial" w:cs="Arial"/>
          <w:color w:val="000000"/>
          <w:sz w:val="24"/>
          <w:szCs w:val="24"/>
          <w:vertAlign w:val="superscript"/>
        </w:rPr>
        <w:footnoteReference w:id="348"/>
      </w:r>
      <w:r>
        <w:rPr>
          <w:rFonts w:ascii="Arial" w:eastAsia="Arial" w:hAnsi="Arial" w:cs="Arial"/>
          <w:color w:val="000000"/>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662BD4EC" w14:textId="77777777" w:rsidR="0062405A" w:rsidRPr="0062405A" w:rsidRDefault="0062405A" w:rsidP="0062405A">
      <w:pPr>
        <w:spacing w:before="0" w:after="0" w:line="360" w:lineRule="auto"/>
        <w:ind w:firstLine="709"/>
        <w:jc w:val="both"/>
      </w:pPr>
      <w:r>
        <w:rPr>
          <w:rFonts w:ascii="Arial" w:eastAsia="Arial" w:hAnsi="Arial" w:cs="Arial"/>
          <w:color w:val="000000"/>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Pr>
          <w:rFonts w:ascii="Arial" w:eastAsia="Arial" w:hAnsi="Arial" w:cs="Arial"/>
          <w:color w:val="000000"/>
          <w:sz w:val="24"/>
          <w:szCs w:val="24"/>
          <w:vertAlign w:val="superscript"/>
        </w:rPr>
        <w:footnoteReference w:id="349"/>
      </w:r>
      <w:r>
        <w:rPr>
          <w:rFonts w:ascii="Arial" w:eastAsia="Arial" w:hAnsi="Arial" w:cs="Arial"/>
          <w:color w:val="000000"/>
          <w:sz w:val="24"/>
          <w:szCs w:val="24"/>
        </w:rPr>
        <w:t xml:space="preserve">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Pr>
          <w:rFonts w:ascii="Arial" w:eastAsia="Arial" w:hAnsi="Arial" w:cs="Arial"/>
          <w:color w:val="000000"/>
          <w:sz w:val="24"/>
          <w:szCs w:val="24"/>
          <w:vertAlign w:val="superscript"/>
        </w:rPr>
        <w:footnoteReference w:id="350"/>
      </w:r>
      <w:r>
        <w:rPr>
          <w:rFonts w:ascii="Arial" w:eastAsia="Arial" w:hAnsi="Arial" w:cs="Arial"/>
          <w:color w:val="000000"/>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before="0" w:after="0" w:line="360" w:lineRule="auto"/>
        <w:ind w:firstLine="709"/>
        <w:jc w:val="both"/>
      </w:pPr>
      <w:r>
        <w:rPr>
          <w:rFonts w:ascii="Arial" w:eastAsia="Arial" w:hAnsi="Arial" w:cs="Arial"/>
          <w:color w:val="000000"/>
          <w:sz w:val="24"/>
          <w:szCs w:val="24"/>
        </w:rPr>
        <w:t>El mismo método se aplicó a las demás irregularidades. Sobre la apertura de 1,338 paquetes, los disidentes sostuvieron que la existencia de una instrucción general era una conjetura sin apoyo en autos.</w:t>
      </w:r>
      <w:r>
        <w:rPr>
          <w:rFonts w:ascii="Arial" w:eastAsia="Arial" w:hAnsi="Arial" w:cs="Arial"/>
          <w:color w:val="000000"/>
          <w:sz w:val="24"/>
          <w:szCs w:val="24"/>
          <w:vertAlign w:val="superscript"/>
        </w:rPr>
        <w:footnoteReference w:id="351"/>
      </w:r>
      <w:r>
        <w:rPr>
          <w:rFonts w:ascii="Arial" w:eastAsia="Arial" w:hAnsi="Arial" w:cs="Arial"/>
          <w:color w:val="000000"/>
          <w:sz w:val="24"/>
          <w:szCs w:val="24"/>
        </w:rPr>
        <w:t xml:space="preserve">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Pr>
          <w:rFonts w:ascii="Arial" w:eastAsia="Arial" w:hAnsi="Arial" w:cs="Arial"/>
          <w:color w:val="000000"/>
          <w:sz w:val="24"/>
          <w:szCs w:val="24"/>
          <w:vertAlign w:val="superscript"/>
        </w:rPr>
        <w:footnoteReference w:id="352"/>
      </w:r>
      <w:r>
        <w:rPr>
          <w:rFonts w:ascii="Arial" w:eastAsia="Arial" w:hAnsi="Arial" w:cs="Arial"/>
          <w:color w:val="000000"/>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Pr>
          <w:rFonts w:ascii="Arial" w:eastAsia="Arial" w:hAnsi="Arial" w:cs="Arial"/>
          <w:color w:val="000000"/>
          <w:sz w:val="24"/>
          <w:szCs w:val="24"/>
          <w:vertAlign w:val="superscript"/>
        </w:rPr>
        <w:footnoteReference w:id="353"/>
      </w:r>
      <w:r>
        <w:rPr>
          <w:rFonts w:ascii="Arial" w:eastAsia="Arial" w:hAnsi="Arial" w:cs="Arial"/>
          <w:color w:val="000000"/>
          <w:sz w:val="24"/>
          <w:szCs w:val="24"/>
        </w:rPr>
        <w:t xml:space="preserve"> Por último, invocaron la congruencia con otros asuntos resueltos ese mismo día, como la elección de diputado en Nacajuca, validada con una diferencia de 0.47 por ciento.</w:t>
      </w:r>
      <w:r>
        <w:rPr>
          <w:rFonts w:ascii="Arial" w:eastAsia="Arial" w:hAnsi="Arial" w:cs="Arial"/>
          <w:color w:val="000000"/>
          <w:sz w:val="24"/>
          <w:szCs w:val="24"/>
          <w:vertAlign w:val="superscript"/>
        </w:rPr>
        <w:footnoteReference w:id="354"/>
      </w:r>
      <w:r>
        <w:rPr>
          <w:rFonts w:ascii="Arial" w:eastAsia="Arial" w:hAnsi="Arial" w:cs="Arial"/>
          <w:color w:val="000000"/>
          <w:sz w:val="24"/>
          <w:szCs w:val="24"/>
        </w:rPr>
        <w:t xml:space="preserve"> La tabla 1 sintetiza el contraste entre las inferencias de la mayoría y las objeciones de la minoría.</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spacing w:before="0" w:after="0" w:line="240" w:lineRule="auto"/>
              <w:ind w:left="113" w:hanging="113"/>
              <w:jc w:val="left"/>
            </w:pPr>
            <w:r>
              <w:rPr>
                <w:rFonts w:ascii="Arial" w:eastAsia="Arial" w:hAnsi="Arial" w:cs="Arial"/>
                <w:b/>
                <w:bCs/>
                <w:color w:val="000000"/>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spacing w:before="0" w:after="0" w:line="240" w:lineRule="auto"/>
              <w:ind w:left="113" w:hanging="113"/>
              <w:jc w:val="left"/>
            </w:pPr>
            <w:r>
              <w:rPr>
                <w:rFonts w:ascii="Arial" w:eastAsia="Arial" w:hAnsi="Arial" w:cs="Arial"/>
                <w:b/>
                <w:bCs/>
                <w:color w:val="000000"/>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spacing w:before="0" w:after="0" w:line="240" w:lineRule="auto"/>
              <w:ind w:left="113" w:hanging="113"/>
              <w:jc w:val="left"/>
            </w:pPr>
            <w:r>
              <w:rPr>
                <w:rFonts w:ascii="Arial" w:eastAsia="Arial" w:hAnsi="Arial" w:cs="Arial"/>
                <w:b/>
                <w:bCs/>
                <w:color w:val="000000"/>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spacing w:before="0" w:after="0" w:line="240" w:lineRule="auto"/>
              <w:ind w:left="113" w:hanging="113"/>
              <w:jc w:val="left"/>
            </w:pPr>
            <w:r>
              <w:rPr>
                <w:rFonts w:ascii="Arial" w:eastAsia="Arial" w:hAnsi="Arial" w:cs="Arial"/>
                <w:b/>
                <w:bCs/>
                <w:color w:val="000000"/>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Congruencia entre casos</w:t>
            </w:r>
          </w:p>
        </w:tc>
      </w:tr>
    </w:tbl>
    <w:p w14:paraId="6E682FFC" w14:textId="77777777" w:rsidR="0062405A" w:rsidRPr="0062405A" w:rsidRDefault="0062405A" w:rsidP="0062405A">
      <w:pPr>
        <w:spacing w:before="0" w:after="0" w:line="360" w:lineRule="auto"/>
        <w:ind w:firstLine="0"/>
        <w:jc w:val="both"/>
      </w:pPr>
      <w:r>
        <w:rPr>
          <w:rFonts w:ascii="Arial" w:eastAsia="Arial" w:hAnsi="Arial" w:cs="Arial"/>
          <w:color w:val="000000"/>
          <w:sz w:val="20"/>
          <w:szCs w:val="20"/>
        </w:rPr>
        <w:t>Tabla 1. Inferencias de la mayoría y objeciones de la minoría en el caso Tabasco. Elaboración propia con base en la sentencia, t. I, pp. 499-505, y en el voto particular, t. II, pp. 2-7.</w:t>
      </w:r>
    </w:p>
    <w:p>
      <w:pPr>
        <w:spacing w:before="0" w:after="0" w:line="360" w:lineRule="auto"/>
        <w:jc w:val="left"/>
      </w:pPr>
    </w:p>
    <w:p w14:paraId="2F09CC93" w14:textId="77777777" w:rsidR="0062405A" w:rsidRPr="0062405A" w:rsidRDefault="0062405A" w:rsidP="0062405A">
      <w:pPr>
        <w:spacing w:before="0" w:after="0" w:line="360" w:lineRule="auto"/>
        <w:ind w:firstLine="709"/>
        <w:jc w:val="both"/>
      </w:pPr>
      <w:r>
        <w:rPr>
          <w:rFonts w:ascii="Arial" w:eastAsia="Arial" w:hAnsi="Arial" w:cs="Arial"/>
          <w:color w:val="000000"/>
          <w:sz w:val="24"/>
          <w:szCs w:val="24"/>
        </w:rPr>
        <w:t>El contraste muestra que el voto no se agota en el argumento de legalidad. Los disidentes invocaron la legalidad estricta y además discutieron la solidez de cada inferencia.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Pr>
          <w:rFonts w:ascii="Arial" w:eastAsia="Arial" w:hAnsi="Arial" w:cs="Arial"/>
          <w:color w:val="000000"/>
          <w:sz w:val="24"/>
          <w:szCs w:val="24"/>
          <w:vertAlign w:val="superscript"/>
        </w:rPr>
        <w:footnoteReference w:id="355"/>
      </w:r>
      <w:r>
        <w:rPr>
          <w:rFonts w:ascii="Arial" w:eastAsia="Arial" w:hAnsi="Arial" w:cs="Arial"/>
          <w:color w:val="000000"/>
          <w:sz w:val="24"/>
          <w:szCs w:val="24"/>
        </w:rPr>
        <w:t xml:space="preserve">La mayoría, a su vez, había sostenido otra lectura del mismo acervo, sin que ninguna regla previa permitiera decidir cuál de las dos era suficiente.</w:t>
      </w:r>
    </w:p>
    <w:p w14:paraId="5977FC80" w14:textId="77777777" w:rsidR="0062405A" w:rsidRPr="0062405A" w:rsidRDefault="0062405A" w:rsidP="0062405A">
      <w:pPr>
        <w:spacing w:before="0" w:after="0" w:line="360" w:lineRule="auto"/>
        <w:ind w:firstLine="709"/>
        <w:jc w:val="both"/>
      </w:pPr>
      <w:r>
        <w:rPr>
          <w:rFonts w:ascii="Arial" w:eastAsia="Arial" w:hAnsi="Arial" w:cs="Arial"/>
          <w:color w:val="000000"/>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lastRenderedPageBreak/>
        <w:t>resultado.</w:t>
      </w:r>
      <w:r>
        <w:rPr>
          <w:rFonts w:ascii="Arial" w:eastAsia="Arial" w:hAnsi="Arial" w:cs="Arial"/>
          <w:color w:val="000000"/>
          <w:sz w:val="24"/>
          <w:szCs w:val="24"/>
          <w:vertAlign w:val="superscript"/>
        </w:rPr>
        <w:footnoteReference w:id="356"/>
      </w:r>
      <w:r>
        <w:rPr>
          <w:rFonts w:ascii="Arial" w:eastAsia="Arial" w:hAnsi="Arial" w:cs="Arial"/>
          <w:color w:val="000000"/>
          <w:sz w:val="24"/>
          <w:szCs w:val="24"/>
        </w:rPr>
        <w:t xml:space="preserve">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Pr>
          <w:rFonts w:ascii="Arial" w:eastAsia="Arial" w:hAnsi="Arial" w:cs="Arial"/>
          <w:color w:val="000000"/>
          <w:sz w:val="24"/>
          <w:szCs w:val="24"/>
          <w:vertAlign w:val="superscript"/>
        </w:rPr>
        <w:footnoteReference w:id="357"/>
      </w:r>
      <w:r>
        <w:rPr>
          <w:rFonts w:ascii="Arial" w:eastAsia="Arial" w:hAnsi="Arial" w:cs="Arial"/>
          <w:color w:val="000000"/>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Pr>
          <w:rFonts w:ascii="Arial" w:eastAsia="Arial" w:hAnsi="Arial" w:cs="Arial"/>
          <w:color w:val="000000"/>
          <w:sz w:val="24"/>
          <w:szCs w:val="24"/>
          <w:vertAlign w:val="superscript"/>
        </w:rPr>
        <w:footnoteReference w:id="358"/>
      </w:r>
      <w:r>
        <w:rPr>
          <w:rFonts w:ascii="Arial" w:eastAsia="Arial" w:hAnsi="Arial" w:cs="Arial"/>
          <w:color w:val="000000"/>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before="0" w:after="0" w:line="360" w:lineRule="auto"/>
        <w:ind w:firstLine="709"/>
        <w:jc w:val="both"/>
      </w:pPr>
      <w:r>
        <w:rPr>
          <w:rFonts w:ascii="Arial" w:eastAsia="Arial" w:hAnsi="Arial" w:cs="Arial"/>
          <w:color w:val="000000"/>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Pr>
          <w:rFonts w:ascii="Arial" w:eastAsia="Arial" w:hAnsi="Arial" w:cs="Arial"/>
          <w:color w:val="000000"/>
          <w:sz w:val="24"/>
          <w:szCs w:val="24"/>
          <w:vertAlign w:val="superscript"/>
        </w:rPr>
        <w:footnoteReference w:id="359"/>
      </w:r>
      <w:r>
        <w:rPr>
          <w:rFonts w:ascii="Arial" w:eastAsia="Arial" w:hAnsi="Arial" w:cs="Arial"/>
          <w:color w:val="000000"/>
          <w:sz w:val="24"/>
          <w:szCs w:val="24"/>
        </w:rPr>
        <w:t xml:space="preserve">Además, la tesis XXXI/2004 no se construyó a partir del disenso de Tabasco. Sus precedentes fueron el SUP-JRC-221/2003, relativo a Colima, y el SUP-JRC-488/2003.</w:t>
      </w:r>
      <w:r>
        <w:rPr>
          <w:rFonts w:ascii="Arial" w:eastAsia="Arial" w:hAnsi="Arial" w:cs="Arial"/>
          <w:color w:val="000000"/>
          <w:sz w:val="24"/>
          <w:szCs w:val="24"/>
          <w:vertAlign w:val="superscript"/>
        </w:rPr>
        <w:footnoteReference w:id="360"/>
      </w:r>
      <w:r>
        <w:rPr>
          <w:rFonts w:ascii="Arial" w:eastAsia="Arial" w:hAnsi="Arial" w:cs="Arial"/>
          <w:color w:val="000000"/>
          <w:sz w:val="24"/>
          <w:szCs w:val="24"/>
        </w:rPr>
        <w:t xml:space="preserve"> En el caso Colima, los magistrados Fuentes Cerda y Navarro Hidalgo volvieron a quedar en minoría, junto con el magistrado José Luis de la Peza.</w:t>
      </w:r>
      <w:r>
        <w:rPr>
          <w:rFonts w:ascii="Arial" w:eastAsia="Arial" w:hAnsi="Arial" w:cs="Arial"/>
          <w:color w:val="000000"/>
          <w:sz w:val="24"/>
          <w:szCs w:val="24"/>
          <w:vertAlign w:val="superscript"/>
        </w:rPr>
        <w:footnoteReference w:id="361"/>
      </w:r>
      <w:r>
        <w:rPr>
          <w:rFonts w:ascii="Arial" w:eastAsia="Arial" w:hAnsi="Arial" w:cs="Arial"/>
          <w:color w:val="000000"/>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spacing w:before="0" w:after="0" w:line="240" w:lineRule="auto"/>
              <w:ind w:left="113" w:hanging="113"/>
              <w:jc w:val="left"/>
            </w:pPr>
            <w:r>
              <w:rPr>
                <w:rFonts w:ascii="Arial" w:eastAsia="Arial" w:hAnsi="Arial" w:cs="Arial"/>
                <w:b/>
                <w:bCs/>
                <w:color w:val="000000"/>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spacing w:before="0" w:after="0" w:line="240" w:lineRule="auto"/>
              <w:ind w:left="113" w:hanging="113"/>
              <w:jc w:val="left"/>
            </w:pPr>
            <w:r>
              <w:rPr>
                <w:rFonts w:ascii="Arial" w:eastAsia="Arial" w:hAnsi="Arial" w:cs="Arial"/>
                <w:b/>
                <w:bCs/>
                <w:color w:val="000000"/>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spacing w:before="0" w:after="0" w:line="240" w:lineRule="auto"/>
              <w:ind w:left="113" w:hanging="113"/>
              <w:jc w:val="left"/>
            </w:pPr>
            <w:r>
              <w:rPr>
                <w:rFonts w:ascii="Arial" w:eastAsia="Arial" w:hAnsi="Arial" w:cs="Arial"/>
                <w:b/>
                <w:bCs/>
                <w:color w:val="000000"/>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No definido</w:t>
            </w:r>
          </w:p>
        </w:tc>
      </w:tr>
    </w:tbl>
    <w:p w14:paraId="583D89C6" w14:textId="77777777" w:rsidR="0062405A" w:rsidRPr="0062405A" w:rsidRDefault="0062405A" w:rsidP="0062405A">
      <w:pPr>
        <w:spacing w:before="0" w:after="0" w:line="360" w:lineRule="auto"/>
        <w:ind w:firstLine="0"/>
        <w:jc w:val="both"/>
      </w:pPr>
      <w:r>
        <w:rPr>
          <w:rFonts w:ascii="Arial" w:eastAsia="Arial" w:hAnsi="Arial" w:cs="Arial"/>
          <w:color w:val="000000"/>
          <w:sz w:val="20"/>
          <w:szCs w:val="20"/>
        </w:rPr>
        <w:t>Tabla 2. El par cuantitativo y cualitativo en el voto de 2000 y en la tesis XXXI/2004. Elaboración propia con base en el voto particular, t. II, pp. 3 y 269, y en la tesis XXXI/2004.</w:t>
      </w:r>
    </w:p>
    <w:p>
      <w:pPr>
        <w:spacing w:before="0" w:after="0" w:line="360" w:lineRule="auto"/>
        <w:jc w:val="left"/>
      </w:pPr>
    </w:p>
    <w:p w14:paraId="18B432AC" w14:textId="77777777" w:rsidR="0062405A" w:rsidRPr="0062405A" w:rsidRDefault="0062405A" w:rsidP="0062405A">
      <w:pPr>
        <w:spacing w:before="0" w:after="0" w:line="360" w:lineRule="auto"/>
        <w:ind w:firstLine="709"/>
        <w:jc w:val="both"/>
      </w:pPr>
      <w:r>
        <w:rPr>
          <w:rFonts w:ascii="Arial" w:eastAsia="Arial" w:hAnsi="Arial" w:cs="Arial"/>
          <w:color w:val="000000"/>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Pr>
          <w:rFonts w:ascii="Arial" w:eastAsia="Arial" w:hAnsi="Arial" w:cs="Arial"/>
          <w:color w:val="000000"/>
          <w:sz w:val="24"/>
          <w:szCs w:val="24"/>
          <w:vertAlign w:val="superscript"/>
        </w:rPr>
        <w:footnoteReference w:id="362"/>
      </w:r>
      <w:r>
        <w:rPr>
          <w:rFonts w:ascii="Arial" w:eastAsia="Arial" w:hAnsi="Arial" w:cs="Arial"/>
          <w:color w:val="000000"/>
          <w:sz w:val="24"/>
          <w:szCs w:val="24"/>
        </w:rPr>
        <w:t xml:space="preserve">La minoría abrió su voto señalando que su conclusión era una convicción sustentada en las circunstancias del caso.</w:t>
      </w:r>
      <w:r>
        <w:rPr>
          <w:rFonts w:ascii="Arial" w:eastAsia="Arial" w:hAnsi="Arial" w:cs="Arial"/>
          <w:color w:val="000000"/>
          <w:sz w:val="24"/>
          <w:szCs w:val="24"/>
          <w:vertAlign w:val="superscript"/>
        </w:rPr>
        <w:footnoteReference w:id="363"/>
      </w:r>
      <w:r>
        <w:rPr>
          <w:rFonts w:ascii="Arial" w:eastAsia="Arial" w:hAnsi="Arial" w:cs="Arial"/>
          <w:color w:val="000000"/>
          <w:sz w:val="24"/>
          <w:szCs w:val="24"/>
        </w:rPr>
        <w:t xml:space="preserve"> Reprochó a la mayoría carecer del sostén necesario para lograr una fuerza convictiva, y en su propio análisis de las casillas concluyó que de las probanzas se llegaba a la convicción de determinados hechos.</w:t>
      </w:r>
      <w:r>
        <w:rPr>
          <w:rFonts w:ascii="Arial" w:eastAsia="Arial" w:hAnsi="Arial" w:cs="Arial"/>
          <w:color w:val="000000"/>
          <w:sz w:val="24"/>
          <w:szCs w:val="24"/>
          <w:vertAlign w:val="superscript"/>
        </w:rPr>
        <w:footnoteReference w:id="364"/>
      </w:r>
      <w:r>
        <w:rPr>
          <w:rFonts w:ascii="Arial" w:eastAsia="Arial" w:hAnsi="Arial" w:cs="Arial"/>
          <w:color w:val="000000"/>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before="0" w:after="0" w:line="360" w:lineRule="auto"/>
        <w:ind w:firstLine="709"/>
        <w:jc w:val="both"/>
      </w:pPr>
      <w:r>
        <w:rPr>
          <w:rFonts w:ascii="Arial" w:eastAsia="Arial" w:hAnsi="Arial" w:cs="Arial"/>
          <w:color w:val="000000"/>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Pr>
          <w:rFonts w:ascii="Arial" w:eastAsia="Arial" w:hAnsi="Arial" w:cs="Arial"/>
          <w:color w:val="000000"/>
          <w:sz w:val="24"/>
          <w:szCs w:val="24"/>
          <w:vertAlign w:val="superscript"/>
        </w:rPr>
        <w:footnoteReference w:id="365"/>
      </w:r>
      <w:r>
        <w:rPr>
          <w:rFonts w:ascii="Arial" w:eastAsia="Arial" w:hAnsi="Arial" w:cs="Arial"/>
          <w:color w:val="000000"/>
          <w:sz w:val="24"/>
          <w:szCs w:val="24"/>
        </w:rPr>
        <w:t xml:space="preserve">La minoría invocó también la experiencia, pero para afirmar que el abuso de los medios televisivos no siempre asegura el triunfo electoral.</w:t>
      </w:r>
      <w:r>
        <w:rPr>
          <w:rFonts w:ascii="Arial" w:eastAsia="Arial" w:hAnsi="Arial" w:cs="Arial"/>
          <w:color w:val="000000"/>
          <w:sz w:val="24"/>
          <w:szCs w:val="24"/>
          <w:vertAlign w:val="superscript"/>
        </w:rPr>
        <w:footnoteReference w:id="366"/>
      </w:r>
      <w:r>
        <w:rPr>
          <w:rFonts w:ascii="Arial" w:eastAsia="Arial" w:hAnsi="Arial" w:cs="Arial"/>
          <w:color w:val="000000"/>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La cláusula híbrida deja ese punto sin regular. La discrepancia entre mayoría y minoría versó, por tanto, sobre la suficiencia, aunque se expresó en el lenguaje del método. En ausencia de un estándar, la cuestión se resolvió por el número de votos en el pleno.</w:t>
      </w:r>
    </w:p>
    <w:p w14:paraId="2286C312" w14:textId="77777777" w:rsidR="0062405A" w:rsidRPr="0062405A" w:rsidRDefault="0062405A" w:rsidP="0062405A">
      <w:pPr>
        <w:spacing w:before="0" w:after="0" w:line="360" w:lineRule="auto"/>
        <w:ind w:firstLine="709"/>
        <w:jc w:val="both"/>
      </w:pPr>
      <w:r>
        <w:rPr>
          <w:rFonts w:ascii="Arial" w:eastAsia="Arial" w:hAnsi="Arial" w:cs="Arial"/>
          <w:color w:val="000000"/>
          <w:sz w:val="24"/>
          <w:szCs w:val="24"/>
        </w:rPr>
        <w:t>La misma estructura de desacuerdo reapareció tres años después en la elección de gobernador de Colima. Los disidentes coincidieron con la mayoría en que el gobernador en funciones intervino activamente en el proceso electoral.</w:t>
      </w:r>
      <w:r>
        <w:rPr>
          <w:rFonts w:ascii="Arial" w:eastAsia="Arial" w:hAnsi="Arial" w:cs="Arial"/>
          <w:color w:val="000000"/>
          <w:sz w:val="24"/>
          <w:szCs w:val="24"/>
          <w:vertAlign w:val="superscript"/>
        </w:rPr>
        <w:footnoteReference w:id="367"/>
      </w:r>
      <w:r>
        <w:rPr>
          <w:rFonts w:ascii="Arial" w:eastAsia="Arial" w:hAnsi="Arial" w:cs="Arial"/>
          <w:color w:val="000000"/>
          <w:sz w:val="24"/>
          <w:szCs w:val="24"/>
        </w:rPr>
        <w:t xml:space="preserve">Negaron, sin embargo, que esa intervención hubiera trascendido en la orientación del voto. Sostuvieron que la ciudadanía se encontraba mayormente politizada y era menos vulnerable a la influencia de los funcionarios públicos.</w:t>
      </w:r>
      <w:r>
        <w:rPr>
          <w:rFonts w:ascii="Arial" w:eastAsia="Arial" w:hAnsi="Arial" w:cs="Arial"/>
          <w:color w:val="000000"/>
          <w:sz w:val="24"/>
          <w:szCs w:val="24"/>
          <w:vertAlign w:val="superscript"/>
        </w:rPr>
        <w:footnoteReference w:id="368"/>
      </w:r>
      <w:r>
        <w:rPr>
          <w:rFonts w:ascii="Arial" w:eastAsia="Arial" w:hAnsi="Arial" w:cs="Arial"/>
          <w:color w:val="000000"/>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Pr>
          <w:rFonts w:ascii="Arial" w:eastAsia="Arial" w:hAnsi="Arial" w:cs="Arial"/>
          <w:color w:val="000000"/>
          <w:sz w:val="24"/>
          <w:szCs w:val="24"/>
          <w:vertAlign w:val="superscript"/>
        </w:rPr>
        <w:footnoteReference w:id="369"/>
      </w:r>
      <w:r>
        <w:rPr>
          <w:rFonts w:ascii="Arial" w:eastAsia="Arial" w:hAnsi="Arial" w:cs="Arial"/>
          <w:color w:val="000000"/>
          <w:sz w:val="24"/>
          <w:szCs w:val="24"/>
        </w:rPr>
        <w:t xml:space="preserve"> Concluyeron que </w:t>
        <w:lastRenderedPageBreak/>
        <w:t>la suma de indicios no demostrados no podía sustentar la existencia de irregularidades determinantes, más aún con una diferencia de aproximadamente siete puntos.</w:t>
      </w:r>
      <w:r>
        <w:rPr>
          <w:rFonts w:ascii="Arial" w:eastAsia="Arial" w:hAnsi="Arial" w:cs="Arial"/>
          <w:color w:val="000000"/>
          <w:sz w:val="24"/>
          <w:szCs w:val="24"/>
          <w:vertAlign w:val="superscript"/>
        </w:rPr>
        <w:footnoteReference w:id="370"/>
      </w:r>
      <w:r>
        <w:rPr>
          <w:rFonts w:ascii="Arial" w:eastAsia="Arial" w:hAnsi="Arial" w:cs="Arial"/>
          <w:color w:val="000000"/>
          <w:sz w:val="24"/>
          <w:szCs w:val="24"/>
        </w:rPr>
        <w:t xml:space="preserve"> La mayoría, en cambio, consideró que existía una probabilidad seria, fundada y razonable de que las irregularidades hubieran alterado el resultado, como se expuso en el apartado 2.1. La tabla 3 compara ambos disensos.</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spacing w:before="0" w:after="0" w:line="240" w:lineRule="auto"/>
              <w:ind w:left="113" w:hanging="113"/>
              <w:jc w:val="left"/>
            </w:pPr>
            <w:r>
              <w:rPr>
                <w:rFonts w:ascii="Arial" w:eastAsia="Arial" w:hAnsi="Arial" w:cs="Arial"/>
                <w:b/>
                <w:bCs/>
                <w:color w:val="000000"/>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spacing w:before="0" w:after="0" w:line="240" w:lineRule="auto"/>
              <w:ind w:left="113" w:hanging="113"/>
              <w:jc w:val="left"/>
            </w:pPr>
            <w:r>
              <w:rPr>
                <w:rFonts w:ascii="Arial" w:eastAsia="Arial" w:hAnsi="Arial" w:cs="Arial"/>
                <w:b/>
                <w:bCs/>
                <w:color w:val="000000"/>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spacing w:before="0" w:after="0" w:line="240" w:lineRule="auto"/>
              <w:ind w:left="113" w:hanging="113"/>
              <w:jc w:val="left"/>
            </w:pPr>
            <w:r>
              <w:rPr>
                <w:rFonts w:ascii="Arial" w:eastAsia="Arial" w:hAnsi="Arial" w:cs="Arial"/>
                <w:b/>
                <w:bCs/>
                <w:color w:val="000000"/>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spacing w:before="0" w:after="0" w:line="240" w:lineRule="auto"/>
              <w:ind w:left="113" w:hanging="113"/>
              <w:jc w:val="left"/>
            </w:pPr>
            <w:r>
              <w:rPr>
                <w:rFonts w:ascii="Arial" w:eastAsia="Arial" w:hAnsi="Arial" w:cs="Arial"/>
                <w:color w:val="000000"/>
                <w:sz w:val="22"/>
                <w:szCs w:val="22"/>
              </w:rPr>
              <w:t>Convicción de la minoría y suma de indicios no demostrados</w:t>
            </w:r>
          </w:p>
        </w:tc>
      </w:tr>
    </w:tbl>
    <w:p w14:paraId="51E0064F" w14:textId="77777777" w:rsidR="0062405A" w:rsidRPr="0062405A" w:rsidRDefault="0062405A" w:rsidP="0062405A">
      <w:pPr>
        <w:spacing w:before="0" w:after="0" w:line="360" w:lineRule="auto"/>
        <w:ind w:firstLine="0"/>
        <w:jc w:val="both"/>
      </w:pPr>
      <w:r>
        <w:rPr>
          <w:rFonts w:ascii="Arial" w:eastAsia="Arial" w:hAnsi="Arial" w:cs="Arial"/>
          <w:color w:val="000000"/>
          <w:sz w:val="20"/>
          <w:szCs w:val="20"/>
        </w:rPr>
        <w:t>Tabla 3. Continuidad del disenso entre los casos Tabasco y Colima. Elaboración propia con base en el voto particular del caso Tabasco, t. II, pp. 1-7, y en el SUP-JRC-221/2003, pp. 590-597 y 647.</w:t>
      </w:r>
    </w:p>
    <w:p>
      <w:pPr>
        <w:spacing w:before="0" w:after="0" w:line="360" w:lineRule="auto"/>
        <w:jc w:val="left"/>
      </w:pPr>
    </w:p>
    <w:p w14:paraId="5CF3E98E" w14:textId="77777777" w:rsidR="0062405A" w:rsidRPr="0062405A" w:rsidRDefault="0062405A" w:rsidP="0062405A">
      <w:pPr>
        <w:spacing w:before="0" w:after="0" w:line="360" w:lineRule="auto"/>
        <w:ind w:firstLine="709"/>
        <w:jc w:val="both"/>
      </w:pPr>
      <w:r>
        <w:rPr>
          <w:rFonts w:ascii="Arial" w:eastAsia="Arial" w:hAnsi="Arial" w:cs="Arial"/>
          <w:color w:val="000000"/>
          <w:sz w:val="24"/>
          <w:szCs w:val="24"/>
        </w:rPr>
        <w:t xml:space="preserve">E</w:t>
      </w:r>
      <w:del w:id="950014" w:author="Claude (humanizer)" w:date="2026-09-26T00:00:00Z">
        <w:r>
          <w:rPr>
            <w:rFonts w:ascii="Arial" w:eastAsia="Arial" w:hAnsi="Arial" w:cs="Arial"/>
            <w:color w:val="000000"/>
            <w:sz w:val="24"/>
            <w:szCs w:val="24"/>
          </w:rPr>
          <w:delText xml:space="preserve">n síntesis, e</w:delText>
        </w:r>
      </w:del>
      <w:ins w:id="950015" w:author="Claude (humanizer)" w:date="2026-09-26T00:00:00Z">
        <w:r>
          <w:rPr>
            <w:rFonts w:ascii="Arial" w:eastAsia="Arial" w:hAnsi="Arial" w:cs="Arial"/>
            <w:color w:val="000000"/>
            <w:sz w:val="24"/>
            <w:szCs w:val="24"/>
          </w:rPr>
        </w:r>
      </w:ins>
      <w:r>
        <w:rPr>
          <w:rFonts w:ascii="Arial" w:eastAsia="Arial" w:hAnsi="Arial" w:cs="Arial"/>
          <w:color w:val="000000"/>
          <w:sz w:val="24"/>
          <w:szCs w:val="24"/>
        </w:rPr>
        <w:t xml:space="preserv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pStyle w:val="Ttulo1"/>
        <w:keepNext/>
        <w:spacing w:before="0" w:after="0" w:line="360" w:lineRule="auto"/>
        <w:jc w:val="center"/>
      </w:pPr>
      <w:r>
        <w:rPr>
          <w:rFonts w:ascii="Arial" w:eastAsia="Arial" w:hAnsi="Arial" w:cs="Arial"/>
          <w:b/>
          <w:bCs/>
          <w:color w:val="000000"/>
          <w:sz w:val="24"/>
          <w:szCs w:val="24"/>
        </w:rPr>
        <w:t xml:space="preserve">Capítulo III</w:t>
      </w:r>
    </w:p>
    <w:p>
      <w:pPr>
        <w:pStyle w:val="Ttulo1"/>
        <w:keepNext/>
        <w:spacing w:before="0" w:after="0" w:line="360" w:lineRule="auto"/>
        <w:jc w:val="center"/>
      </w:pPr>
      <w:r>
        <w:rPr>
          <w:rFonts w:ascii="Arial" w:eastAsia="Arial" w:hAnsi="Arial" w:cs="Arial"/>
          <w:b/>
          <w:bCs/>
          <w:color w:val="000000"/>
          <w:sz w:val="24"/>
          <w:szCs w:val="24"/>
        </w:rPr>
        <w:t xml:space="preserve">La persistencia de la cláusula híbrida veinticinco años después</w:t>
      </w:r>
    </w:p>
    <w:p>
      <w:pPr>
        <w:spacing w:before="0" w:after="0" w:line="360" w:lineRule="auto"/>
        <w:jc w:val="left"/>
      </w:pPr>
    </w:p>
    <w:p>
      <w:pPr>
        <w:spacing w:before="0" w:after="0" w:line="360" w:lineRule="auto"/>
        <w:ind w:left="567" w:right="567"/>
        <w:jc w:val="both"/>
      </w:pPr>
      <w:r>
        <w:rPr>
          <w:rFonts w:ascii="Arial" w:eastAsia="Arial" w:hAnsi="Arial" w:cs="Arial"/>
          <w:smallCaps/>
          <w:color w:val="000000"/>
          <w:sz w:val="22"/>
          <w:szCs w:val="22"/>
        </w:rPr>
        <w:t xml:space="preserve">Sumario</w:t>
      </w:r>
      <w:r>
        <w:rPr>
          <w:rFonts w:ascii="Arial" w:eastAsia="Arial" w:hAnsi="Arial" w:cs="Arial"/>
          <w:color w:val="000000"/>
          <w:sz w:val="22"/>
          <w:szCs w:val="22"/>
        </w:rPr>
        <w:t xml:space="preserve">: </w:t>
      </w:r>
      <w:r>
        <w:rPr>
          <w:rFonts w:ascii="Arial" w:eastAsia="Arial" w:hAnsi="Arial" w:cs="Arial"/>
          <w:color w:val="000000"/>
          <w:sz w:val="22"/>
          <w:szCs w:val="22"/>
        </w:rPr>
        <w:t xml:space="preserve">3.1. </w:t>
      </w:r>
      <w:r>
        <w:rPr>
          <w:rFonts w:ascii="Arial" w:eastAsia="Arial" w:hAnsi="Arial" w:cs="Arial"/>
          <w:i/>
          <w:iCs/>
          <w:color w:val="000000"/>
          <w:sz w:val="22"/>
          <w:szCs w:val="22"/>
        </w:rPr>
        <w:t xml:space="preserve">La fórmula híbrida en la sentencia SUP-JIN-194/2025</w:t>
      </w:r>
      <w:r>
        <w:rPr>
          <w:rFonts w:ascii="Arial" w:eastAsia="Arial" w:hAnsi="Arial" w:cs="Arial"/>
          <w:color w:val="000000"/>
          <w:sz w:val="22"/>
          <w:szCs w:val="22"/>
        </w:rPr>
        <w:t xml:space="preserve">. </w:t>
      </w:r>
      <w:r>
        <w:rPr>
          <w:rFonts w:ascii="Arial" w:eastAsia="Arial" w:hAnsi="Arial" w:cs="Arial"/>
          <w:color w:val="000000"/>
          <w:sz w:val="22"/>
          <w:szCs w:val="22"/>
        </w:rPr>
        <w:t xml:space="preserve">3.2. </w:t>
      </w:r>
      <w:r>
        <w:rPr>
          <w:rFonts w:ascii="Arial" w:eastAsia="Arial" w:hAnsi="Arial" w:cs="Arial"/>
          <w:i/>
          <w:iCs/>
          <w:color w:val="000000"/>
          <w:sz w:val="22"/>
          <w:szCs w:val="22"/>
        </w:rPr>
        <w:t xml:space="preserve">El voto particular de 2025 frente al de 2000: la aparición de la crítica</w:t>
      </w:r>
      <w:r>
        <w:rPr>
          <w:rFonts w:ascii="Arial" w:eastAsia="Arial" w:hAnsi="Arial" w:cs="Arial"/>
          <w:color w:val="000000"/>
          <w:sz w:val="22"/>
          <w:szCs w:val="22"/>
        </w:rPr>
        <w:t xml:space="preserve">. </w:t>
      </w:r>
      <w:r>
        <w:rPr>
          <w:rFonts w:ascii="Arial" w:eastAsia="Arial" w:hAnsi="Arial" w:cs="Arial"/>
          <w:color w:val="000000"/>
          <w:sz w:val="22"/>
          <w:szCs w:val="22"/>
        </w:rPr>
        <w:t xml:space="preserve">3.3. </w:t>
      </w:r>
      <w:r>
        <w:rPr>
          <w:rFonts w:ascii="Arial" w:eastAsia="Arial" w:hAnsi="Arial" w:cs="Arial"/>
          <w:i/>
          <w:iCs/>
          <w:color w:val="000000"/>
          <w:sz w:val="22"/>
          <w:szCs w:val="22"/>
        </w:rPr>
        <w:t xml:space="preserve">Caracterización teórica de la cláusula del artículo 16 de la LGSMIME como cláusula mixta</w:t>
      </w:r>
      <w:r>
        <w:rPr>
          <w:rFonts w:ascii="Arial" w:eastAsia="Arial" w:hAnsi="Arial" w:cs="Arial"/>
          <w:color w:val="000000"/>
          <w:sz w:val="22"/>
          <w:szCs w:val="22"/>
        </w:rPr>
        <w:t xml:space="preserve">.</w:t>
      </w:r>
    </w:p>
    <w:p>
      <w:pPr>
        <w:spacing w:before="0" w:after="0" w:line="360" w:lineRule="auto"/>
        <w:jc w:val="left"/>
      </w:pPr>
    </w:p>
    <w:p w14:paraId="35FB82A0" w14:textId="77777777" w:rsidR="00A32EF9" w:rsidRDefault="00E354C7">
      <w:pPr>
        <w:spacing w:before="0" w:after="0" w:line="360" w:lineRule="auto"/>
        <w:ind w:firstLine="0"/>
        <w:jc w:val="both"/>
      </w:pPr>
      <w:r>
        <w:rPr>
          <w:rFonts w:ascii="Arial" w:eastAsia="Arial" w:hAnsi="Arial" w:cs="Arial"/>
          <w:color w:val="000000"/>
          <w:sz w:val="24"/>
          <w:szCs w:val="24"/>
        </w:rP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pPr>
        <w:spacing w:before="0" w:after="0" w:line="360" w:lineRule="auto"/>
        <w:jc w:val="left"/>
      </w:pPr>
    </w:p>
    <w:p>
      <w:pPr>
        <w:pStyle w:val="Ttulo2"/>
        <w:keepNext/>
        <w:spacing w:before="0" w:after="0" w:line="360" w:lineRule="auto"/>
        <w:ind w:left="567" w:hanging="284"/>
        <w:jc w:val="left"/>
      </w:pPr>
      <w:r>
        <w:rPr>
          <w:rFonts w:ascii="Arial" w:eastAsia="Arial" w:hAnsi="Arial" w:cs="Arial"/>
          <w:color w:val="000000"/>
          <w:sz w:val="24"/>
          <w:szCs w:val="24"/>
        </w:rPr>
        <w:t xml:space="preserve">3.1. </w:t>
      </w:r>
      <w:r>
        <w:rPr>
          <w:rFonts w:ascii="Arial" w:eastAsia="Arial" w:hAnsi="Arial" w:cs="Arial"/>
          <w:i/>
          <w:iCs/>
          <w:color w:val="000000"/>
          <w:sz w:val="24"/>
          <w:szCs w:val="24"/>
        </w:rPr>
        <w:t xml:space="preserve">La fórmula híbrida en la sentencia SUP-JIN-194/2025</w:t>
      </w:r>
    </w:p>
    <w:p>
      <w:pPr>
        <w:spacing w:before="0" w:after="0" w:line="360" w:lineRule="auto"/>
        <w:jc w:val="left"/>
      </w:pPr>
    </w:p>
    <w:p w14:paraId="2B0FB3E2" w14:textId="77777777" w:rsidR="00A019C7" w:rsidRPr="00A019C7" w:rsidRDefault="00A019C7" w:rsidP="00A019C7">
      <w:pPr>
        <w:spacing w:before="0" w:after="0" w:line="360" w:lineRule="auto"/>
        <w:ind w:firstLine="0"/>
        <w:jc w:val="both"/>
      </w:pPr>
      <w:r>
        <w:rPr>
          <w:rFonts w:ascii="Arial" w:eastAsia="Arial" w:hAnsi="Arial" w:cs="Arial"/>
          <w:color w:val="000000"/>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Pr>
          <w:rFonts w:ascii="Arial" w:eastAsia="Arial" w:hAnsi="Arial" w:cs="Arial"/>
          <w:color w:val="000000"/>
          <w:sz w:val="24"/>
          <w:szCs w:val="24"/>
          <w:vertAlign w:val="superscript"/>
        </w:rPr>
        <w:footnoteReference w:id="371"/>
      </w:r>
      <w:r>
        <w:rPr>
          <w:rFonts w:ascii="Arial" w:eastAsia="Arial" w:hAnsi="Arial" w:cs="Arial"/>
          <w:color w:val="000000"/>
          <w:sz w:val="24"/>
          <w:szCs w:val="24"/>
        </w:rPr>
        <w:t xml:space="preserve">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irrefutabilidad, sin identificar un umbral. El análisis se apoya exclusivamente en el texto íntegro de la sentencia y de los votos particulares, así como en los preceptos constitucionales y legales aplicables. El examen detallado de los votos particulares corresponde al apartado 3.2. La exposición presenta primero el marco normativo, fáctico y procesal del caso. Después examina la doctrina probatoria de la mayoría, su aplicación al caudal probatorio y el umbral de suficiencia que empleó. Finalmente coteja la sentencia con el caso Tabasco y verifica la estabilidad del artículo 16 frente a las reformas posteriores.</w:t>
      </w:r>
    </w:p>
    <w:p w14:paraId="1555F6F0" w14:textId="77777777" w:rsidR="00A019C7" w:rsidRPr="00A019C7" w:rsidRDefault="00A019C7" w:rsidP="00A019C7">
      <w:pPr>
        <w:spacing w:before="0" w:after="0" w:line="360" w:lineRule="auto"/>
        <w:ind w:firstLine="709"/>
        <w:jc w:val="both"/>
      </w:pPr>
      <w:r>
        <w:rPr>
          <w:rFonts w:ascii="Arial" w:eastAsia="Arial" w:hAnsi="Arial" w:cs="Arial"/>
          <w:color w:val="000000"/>
          <w:sz w:val="24"/>
          <w:szCs w:val="24"/>
        </w:rPr>
        <w:t xml:space="preserve">La reforma constitucional publicada en el </w:t>
      </w:r>
      <w:r>
        <w:rPr>
          <w:rFonts w:ascii="Arial" w:eastAsia="Arial" w:hAnsi="Arial" w:cs="Arial"/>
          <w:i/>
          <w:iCs/>
          <w:color w:val="000000"/>
          <w:sz w:val="24"/>
          <w:szCs w:val="24"/>
        </w:rPr>
        <w:t>Diario Oficial de la Federación</w:t>
      </w:r>
      <w:r>
        <w:rPr>
          <w:rFonts w:ascii="Arial" w:eastAsia="Arial" w:hAnsi="Arial" w:cs="Arial"/>
          <w:color w:val="000000"/>
          <w:sz w:val="24"/>
          <w:szCs w:val="24"/>
        </w:rPr>
        <w:t xml:space="preserve">el 15 de septiembre de 2024 dispuso que las ministras y los ministros de la Suprema Corte fueran elegidos por la ciudadanía de manera libre, directa y secreta.</w:t>
      </w:r>
      <w:r>
        <w:rPr>
          <w:rFonts w:ascii="Arial" w:eastAsia="Arial" w:hAnsi="Arial" w:cs="Arial"/>
          <w:color w:val="000000"/>
          <w:sz w:val="24"/>
          <w:szCs w:val="24"/>
          <w:vertAlign w:val="superscript"/>
        </w:rPr>
        <w:footnoteReference w:id="372"/>
      </w:r>
      <w:r>
        <w:rPr>
          <w:rFonts w:ascii="Arial" w:eastAsia="Arial" w:hAnsi="Arial" w:cs="Arial"/>
          <w:color w:val="000000"/>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Pr>
          <w:rFonts w:ascii="Arial" w:eastAsia="Arial" w:hAnsi="Arial" w:cs="Arial"/>
          <w:color w:val="000000"/>
          <w:sz w:val="24"/>
          <w:szCs w:val="24"/>
          <w:vertAlign w:val="superscript"/>
        </w:rPr>
        <w:footnoteReference w:id="373"/>
      </w:r>
      <w:r>
        <w:rPr>
          <w:rFonts w:ascii="Arial" w:eastAsia="Arial" w:hAnsi="Arial" w:cs="Arial"/>
          <w:color w:val="000000"/>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Pr>
          <w:rFonts w:ascii="Arial" w:eastAsia="Arial" w:hAnsi="Arial" w:cs="Arial"/>
          <w:color w:val="000000"/>
          <w:sz w:val="24"/>
          <w:szCs w:val="24"/>
          <w:vertAlign w:val="superscript"/>
        </w:rPr>
        <w:footnoteReference w:id="374"/>
      </w:r>
      <w:r>
        <w:rPr>
          <w:rFonts w:ascii="Arial" w:eastAsia="Arial" w:hAnsi="Arial" w:cs="Arial"/>
          <w:color w:val="000000"/>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Pr>
          <w:rFonts w:ascii="Arial" w:eastAsia="Arial" w:hAnsi="Arial" w:cs="Arial"/>
          <w:color w:val="000000"/>
          <w:sz w:val="24"/>
          <w:szCs w:val="24"/>
          <w:vertAlign w:val="superscript"/>
        </w:rPr>
        <w:footnoteReference w:id="375"/>
      </w:r>
      <w:r>
        <w:rPr>
          <w:rFonts w:ascii="Arial" w:eastAsia="Arial" w:hAnsi="Arial" w:cs="Arial"/>
          <w:color w:val="000000"/>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Pr>
          <w:rFonts w:ascii="Arial" w:eastAsia="Arial" w:hAnsi="Arial" w:cs="Arial"/>
          <w:color w:val="000000"/>
          <w:sz w:val="24"/>
          <w:szCs w:val="24"/>
          <w:vertAlign w:val="superscript"/>
        </w:rPr>
        <w:footnoteReference w:id="376"/>
      </w:r>
    </w:p>
    <w:p w14:paraId="1DEF0691" w14:textId="77777777" w:rsidR="00A019C7" w:rsidRPr="00A019C7" w:rsidRDefault="00A019C7" w:rsidP="00A019C7">
      <w:pPr>
        <w:spacing w:before="0" w:after="0" w:line="360" w:lineRule="auto"/>
        <w:ind w:firstLine="709"/>
        <w:jc w:val="both"/>
      </w:pPr>
      <w:r>
        <w:rPr>
          <w:rFonts w:ascii="Arial" w:eastAsia="Arial" w:hAnsi="Arial" w:cs="Arial"/>
          <w:color w:val="000000"/>
          <w:sz w:val="24"/>
          <w:szCs w:val="24"/>
        </w:rPr>
        <w:t>La sentencia se dictó el 20 de agosto de 2025. El proyecto original correspondió al magistrado Reyes Rodríguez Mondragón y proponía declarar la nulidad de la elección.</w:t>
      </w:r>
      <w:r>
        <w:rPr>
          <w:rFonts w:ascii="Arial" w:eastAsia="Arial" w:hAnsi="Arial" w:cs="Arial"/>
          <w:color w:val="000000"/>
          <w:sz w:val="24"/>
          <w:szCs w:val="24"/>
          <w:vertAlign w:val="superscript"/>
        </w:rPr>
        <w:footnoteReference w:id="377"/>
      </w:r>
      <w:r>
        <w:rPr>
          <w:rFonts w:ascii="Arial" w:eastAsia="Arial" w:hAnsi="Arial" w:cs="Arial"/>
          <w:color w:val="000000"/>
          <w:sz w:val="24"/>
          <w:szCs w:val="24"/>
        </w:rPr>
        <w:t xml:space="preserve">El proyecto fue rechazado por los magistrados Felipe de la Mata Pizaña y </w:t>
        <w:lastRenderedPageBreak/>
        <w:t>Felipe Alfredo Fuentes Barrera y por la magistrada Mónica Aralí Soto Fregoso, y el engrose se encargó al segundo.</w:t>
      </w:r>
      <w:r>
        <w:rPr>
          <w:rFonts w:ascii="Arial" w:eastAsia="Arial" w:hAnsi="Arial" w:cs="Arial"/>
          <w:color w:val="000000"/>
          <w:sz w:val="24"/>
          <w:szCs w:val="24"/>
          <w:vertAlign w:val="superscript"/>
        </w:rPr>
        <w:footnoteReference w:id="378"/>
      </w:r>
      <w:r>
        <w:rPr>
          <w:rFonts w:ascii="Arial" w:eastAsia="Arial" w:hAnsi="Arial" w:cs="Arial"/>
          <w:color w:val="000000"/>
          <w:sz w:val="24"/>
          <w:szCs w:val="24"/>
        </w:rPr>
        <w:t xml:space="preserve"> La mayoría acumuló los juicios, desechó la demanda del SUP-JIN-270/2025 y confirmó la sumatoria, la asignación y la declaración de validez.</w:t>
      </w:r>
      <w:r>
        <w:rPr>
          <w:rFonts w:ascii="Arial" w:eastAsia="Arial" w:hAnsi="Arial" w:cs="Arial"/>
          <w:color w:val="000000"/>
          <w:sz w:val="24"/>
          <w:szCs w:val="24"/>
          <w:vertAlign w:val="superscript"/>
        </w:rPr>
        <w:footnoteReference w:id="379"/>
      </w:r>
      <w:r>
        <w:rPr>
          <w:rFonts w:ascii="Arial" w:eastAsia="Arial" w:hAnsi="Arial" w:cs="Arial"/>
          <w:color w:val="000000"/>
          <w:sz w:val="24"/>
          <w:szCs w:val="24"/>
        </w:rPr>
        <w:t xml:space="preserve"> La magistrada Janine M. Otálora Malassis y el magistrado Rodríguez Mondragón formularon votos particulares.</w:t>
      </w:r>
      <w:r>
        <w:rPr>
          <w:rFonts w:ascii="Arial" w:eastAsia="Arial" w:hAnsi="Arial" w:cs="Arial"/>
          <w:color w:val="000000"/>
          <w:sz w:val="24"/>
          <w:szCs w:val="24"/>
          <w:vertAlign w:val="superscript"/>
        </w:rPr>
        <w:footnoteReference w:id="380"/>
      </w:r>
      <w:r>
        <w:rPr>
          <w:rFonts w:ascii="Arial" w:eastAsia="Arial" w:hAnsi="Arial" w:cs="Arial"/>
          <w:color w:val="000000"/>
          <w:sz w:val="24"/>
          <w:szCs w:val="24"/>
        </w:rPr>
        <w:t xml:space="preserve"> La magistrada Otálora Malassis sostuvo que la elección debió anularse y declaró compartir los razonamientos del proyecto rechazado.</w:t>
      </w:r>
      <w:r>
        <w:rPr>
          <w:rFonts w:ascii="Arial" w:eastAsia="Arial" w:hAnsi="Arial" w:cs="Arial"/>
          <w:color w:val="000000"/>
          <w:sz w:val="24"/>
          <w:szCs w:val="24"/>
          <w:vertAlign w:val="superscript"/>
        </w:rPr>
        <w:footnoteReference w:id="381"/>
      </w:r>
      <w:r>
        <w:rPr>
          <w:rFonts w:ascii="Arial" w:eastAsia="Arial" w:hAnsi="Arial" w:cs="Arial"/>
          <w:color w:val="000000"/>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más adelante en este apartado.</w:t>
      </w:r>
    </w:p>
    <w:p w14:paraId="5DA21906" w14:textId="77777777" w:rsidR="00A019C7" w:rsidRPr="00A019C7" w:rsidRDefault="00A019C7" w:rsidP="00A019C7">
      <w:pPr>
        <w:spacing w:before="0" w:after="0" w:line="360" w:lineRule="auto"/>
        <w:ind w:firstLine="709"/>
        <w:jc w:val="both"/>
      </w:pPr>
      <w:r>
        <w:rPr>
          <w:rFonts w:ascii="Arial" w:eastAsia="Arial" w:hAnsi="Arial" w:cs="Arial"/>
          <w:color w:val="000000"/>
          <w:sz w:val="24"/>
          <w:szCs w:val="24"/>
        </w:rPr>
        <w:t>La doctrina probatoria de la mayoría partió de la premisa de que la nulidad es la consecuencia más extrema y lesiva, pues implica desconocer la voluntad popular emitida en las urnas.</w:t>
      </w:r>
      <w:r>
        <w:rPr>
          <w:rFonts w:ascii="Arial" w:eastAsia="Arial" w:hAnsi="Arial" w:cs="Arial"/>
          <w:color w:val="000000"/>
          <w:sz w:val="24"/>
          <w:szCs w:val="24"/>
          <w:vertAlign w:val="superscript"/>
        </w:rPr>
        <w:footnoteReference w:id="382"/>
      </w:r>
      <w:r>
        <w:rPr>
          <w:rFonts w:ascii="Arial" w:eastAsia="Arial" w:hAnsi="Arial" w:cs="Arial"/>
          <w:color w:val="000000"/>
          <w:sz w:val="24"/>
          <w:szCs w:val="24"/>
        </w:rPr>
        <w:t xml:space="preserve">Por ello exigió la plena acreditación de los hechos y conductas que configuran el tipo normativo. A continuación enumeró siete hechos que debían comprobarse plenamente, desde la producción masiva de acordeones hasta su financiamiento.</w:t>
      </w:r>
      <w:r>
        <w:rPr>
          <w:rFonts w:ascii="Arial" w:eastAsia="Arial" w:hAnsi="Arial" w:cs="Arial"/>
          <w:color w:val="000000"/>
          <w:sz w:val="24"/>
          <w:szCs w:val="24"/>
          <w:vertAlign w:val="superscript"/>
        </w:rPr>
        <w:footnoteReference w:id="383"/>
      </w:r>
      <w:r>
        <w:rPr>
          <w:rFonts w:ascii="Arial" w:eastAsia="Arial" w:hAnsi="Arial" w:cs="Arial"/>
          <w:color w:val="000000"/>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before="0" w:after="0" w:line="360" w:lineRule="auto"/>
        <w:ind w:firstLine="709"/>
        <w:jc w:val="both"/>
      </w:pPr>
      <w:r>
        <w:rPr>
          <w:rFonts w:ascii="Arial" w:eastAsia="Arial" w:hAnsi="Arial" w:cs="Arial"/>
          <w:color w:val="000000"/>
          <w:sz w:val="24"/>
          <w:szCs w:val="24"/>
        </w:rPr>
        <w:t>La sentencia construyó enseguida un marco teórico sobre la prueba. Invocó a Michele Taruffo para sostener que la averiguación de la verdad de los hechos es condición necesaria para la justicia de la decisión.</w:t>
      </w:r>
      <w:r>
        <w:rPr>
          <w:rFonts w:ascii="Arial" w:eastAsia="Arial" w:hAnsi="Arial" w:cs="Arial"/>
          <w:color w:val="000000"/>
          <w:sz w:val="24"/>
          <w:szCs w:val="24"/>
          <w:vertAlign w:val="superscript"/>
        </w:rPr>
        <w:footnoteReference w:id="384"/>
      </w:r>
      <w:r>
        <w:rPr>
          <w:rFonts w:ascii="Arial" w:eastAsia="Arial" w:hAnsi="Arial" w:cs="Arial"/>
          <w:color w:val="000000"/>
          <w:sz w:val="24"/>
          <w:szCs w:val="24"/>
        </w:rPr>
        <w:t xml:space="preserve">Afirmó que la verdad en el proceso no deriva de la coherencia de las narraciones, sino de su correspondencia con la realidad.</w:t>
      </w:r>
      <w:r>
        <w:rPr>
          <w:rFonts w:ascii="Arial" w:eastAsia="Arial" w:hAnsi="Arial" w:cs="Arial"/>
          <w:color w:val="000000"/>
          <w:sz w:val="24"/>
          <w:szCs w:val="24"/>
          <w:vertAlign w:val="superscript"/>
        </w:rPr>
        <w:footnoteReference w:id="385"/>
      </w:r>
      <w:r>
        <w:rPr>
          <w:rFonts w:ascii="Arial" w:eastAsia="Arial" w:hAnsi="Arial" w:cs="Arial"/>
          <w:color w:val="000000"/>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Pr>
          <w:rFonts w:ascii="Arial" w:eastAsia="Arial" w:hAnsi="Arial" w:cs="Arial"/>
          <w:color w:val="000000"/>
          <w:sz w:val="24"/>
          <w:szCs w:val="24"/>
          <w:vertAlign w:val="superscript"/>
        </w:rPr>
        <w:footnoteReference w:id="386"/>
      </w:r>
      <w:r>
        <w:rPr>
          <w:rFonts w:ascii="Arial" w:eastAsia="Arial" w:hAnsi="Arial" w:cs="Arial"/>
          <w:color w:val="000000"/>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Pr>
          <w:rFonts w:ascii="Arial" w:eastAsia="Arial" w:hAnsi="Arial" w:cs="Arial"/>
          <w:color w:val="000000"/>
          <w:sz w:val="24"/>
          <w:szCs w:val="24"/>
          <w:vertAlign w:val="superscript"/>
        </w:rPr>
        <w:footnoteReference w:id="387"/>
      </w:r>
      <w:r>
        <w:rPr>
          <w:rFonts w:ascii="Arial" w:eastAsia="Arial" w:hAnsi="Arial" w:cs="Arial"/>
          <w:color w:val="000000"/>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Con todo, la sentencia no cita a Ferrer Beltrán ni identifica su propio criterio de decisión como un estándar de prueba.</w:t>
      </w:r>
    </w:p>
    <w:p w14:paraId="548E4CB9" w14:textId="77777777" w:rsidR="00A019C7" w:rsidRPr="00A019C7" w:rsidRDefault="00A019C7" w:rsidP="00A019C7">
      <w:pPr>
        <w:spacing w:before="0" w:after="0" w:line="360" w:lineRule="auto"/>
        <w:ind w:firstLine="709"/>
        <w:jc w:val="both"/>
      </w:pPr>
      <w:r>
        <w:rPr>
          <w:rFonts w:ascii="Arial" w:eastAsia="Arial" w:hAnsi="Arial" w:cs="Arial"/>
          <w:color w:val="000000"/>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Pr>
          <w:rFonts w:ascii="Arial" w:eastAsia="Arial" w:hAnsi="Arial" w:cs="Arial"/>
          <w:color w:val="000000"/>
          <w:sz w:val="24"/>
          <w:szCs w:val="24"/>
          <w:vertAlign w:val="superscript"/>
        </w:rPr>
        <w:footnoteReference w:id="388"/>
      </w:r>
      <w:r>
        <w:rPr>
          <w:rFonts w:ascii="Arial" w:eastAsia="Arial" w:hAnsi="Arial" w:cs="Arial"/>
          <w:color w:val="000000"/>
          <w:sz w:val="24"/>
          <w:szCs w:val="24"/>
        </w:rPr>
        <w:t xml:space="preserve">Exigió que los indicios estuvieran acreditados mediante prueba directa, fueran plurales, concomitantes al hecho por probar e interrelacionados entre sí.</w:t>
      </w:r>
      <w:r>
        <w:rPr>
          <w:rFonts w:ascii="Arial" w:eastAsia="Arial" w:hAnsi="Arial" w:cs="Arial"/>
          <w:color w:val="000000"/>
          <w:sz w:val="24"/>
          <w:szCs w:val="24"/>
          <w:vertAlign w:val="superscript"/>
        </w:rPr>
        <w:footnoteReference w:id="389"/>
      </w:r>
      <w:r>
        <w:rPr>
          <w:rFonts w:ascii="Arial" w:eastAsia="Arial" w:hAnsi="Arial" w:cs="Arial"/>
          <w:color w:val="000000"/>
          <w:sz w:val="24"/>
          <w:szCs w:val="24"/>
        </w:rPr>
        <w:t xml:space="preserve"> Exigió también que las inferencias fueran razonables y que la conclusión fluyera de forma natural de los hechos base, sin inferencias débiles o forzadas.</w:t>
      </w:r>
      <w:r>
        <w:rPr>
          <w:rFonts w:ascii="Arial" w:eastAsia="Arial" w:hAnsi="Arial" w:cs="Arial"/>
          <w:color w:val="000000"/>
          <w:sz w:val="24"/>
          <w:szCs w:val="24"/>
          <w:vertAlign w:val="superscript"/>
        </w:rPr>
        <w:footnoteReference w:id="390"/>
      </w:r>
      <w:r>
        <w:rPr>
          <w:rFonts w:ascii="Arial" w:eastAsia="Arial" w:hAnsi="Arial" w:cs="Arial"/>
          <w:color w:val="000000"/>
          <w:sz w:val="24"/>
          <w:szCs w:val="24"/>
        </w:rPr>
        <w:t xml:space="preserve"> Apoyó esta construcción en un criterio de la Primera Sala de la Suprema Corte, según el cual la prueba circunstancial no debe confundirse con sospechas y sus </w:t>
        <w:lastRenderedPageBreak/>
        <w:t>conclusiones deben contrastarse con otras hipótesis probables.</w:t>
      </w:r>
      <w:r>
        <w:rPr>
          <w:rFonts w:ascii="Arial" w:eastAsia="Arial" w:hAnsi="Arial" w:cs="Arial"/>
          <w:color w:val="000000"/>
          <w:sz w:val="24"/>
          <w:szCs w:val="24"/>
          <w:vertAlign w:val="superscript"/>
        </w:rPr>
        <w:footnoteReference w:id="391"/>
      </w:r>
      <w:r>
        <w:rPr>
          <w:rFonts w:ascii="Arial" w:eastAsia="Arial" w:hAnsi="Arial" w:cs="Arial"/>
          <w:color w:val="000000"/>
          <w:sz w:val="24"/>
          <w:szCs w:val="24"/>
        </w:rPr>
        <w:t xml:space="preserve"> Añadió que el razonamiento debe expresarse de modo que pueda replicarse y reconstruirse en la sentencia.</w:t>
      </w:r>
      <w:r>
        <w:rPr>
          <w:rFonts w:ascii="Arial" w:eastAsia="Arial" w:hAnsi="Arial" w:cs="Arial"/>
          <w:color w:val="000000"/>
          <w:sz w:val="24"/>
          <w:szCs w:val="24"/>
          <w:vertAlign w:val="superscript"/>
        </w:rPr>
        <w:footnoteReference w:id="392"/>
      </w:r>
      <w:r>
        <w:rPr>
          <w:rFonts w:ascii="Arial" w:eastAsia="Arial" w:hAnsi="Arial" w:cs="Arial"/>
          <w:color w:val="000000"/>
          <w:sz w:val="24"/>
          <w:szCs w:val="24"/>
        </w:rPr>
        <w:t xml:space="preserve"> Por último, exigió contrastar la conclusión con otras hipótesis a fin de descartarlas, pues de lo contrario solo se contaría con una presunción abstracta.</w:t>
      </w:r>
      <w:r>
        <w:rPr>
          <w:rFonts w:ascii="Arial" w:eastAsia="Arial" w:hAnsi="Arial" w:cs="Arial"/>
          <w:color w:val="000000"/>
          <w:sz w:val="24"/>
          <w:szCs w:val="24"/>
          <w:vertAlign w:val="superscript"/>
        </w:rPr>
        <w:footnoteReference w:id="393"/>
      </w:r>
      <w:r>
        <w:rPr>
          <w:rFonts w:ascii="Arial" w:eastAsia="Arial" w:hAnsi="Arial" w:cs="Arial"/>
          <w:color w:val="000000"/>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Pr>
          <w:rFonts w:ascii="Arial" w:eastAsia="Arial" w:hAnsi="Arial" w:cs="Arial"/>
          <w:color w:val="000000"/>
          <w:sz w:val="24"/>
          <w:szCs w:val="24"/>
          <w:vertAlign w:val="superscript"/>
        </w:rPr>
        <w:footnoteReference w:id="394"/>
      </w:r>
      <w:r>
        <w:rPr>
          <w:rFonts w:ascii="Arial" w:eastAsia="Arial" w:hAnsi="Arial" w:cs="Arial"/>
          <w:color w:val="000000"/>
          <w:sz w:val="24"/>
          <w:szCs w:val="24"/>
        </w:rPr>
        <w:t xml:space="preserve"> La tabla 1 contrasta estos requisitos con los requisitos metodológicos expuestos en el apartado 1.3.</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spacing w:before="0" w:after="0" w:line="240" w:lineRule="auto"/>
              <w:ind w:left="113" w:hanging="113"/>
              <w:jc w:val="left"/>
            </w:pPr>
            <w:r>
              <w:rPr>
                <w:rFonts w:ascii="Arial" w:eastAsia="Arial" w:hAnsi="Arial" w:cs="Arial"/>
                <w:b/>
                <w:bCs/>
                <w:color w:val="000000"/>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spacing w:before="0" w:after="0" w:line="240" w:lineRule="auto"/>
              <w:ind w:left="113" w:hanging="113"/>
              <w:jc w:val="left"/>
            </w:pPr>
            <w:r>
              <w:rPr>
                <w:rFonts w:ascii="Arial" w:eastAsia="Arial" w:hAnsi="Arial" w:cs="Arial"/>
                <w:b/>
                <w:bCs/>
                <w:color w:val="000000"/>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spacing w:before="0" w:after="0" w:line="240" w:lineRule="auto"/>
              <w:ind w:left="113" w:hanging="113"/>
              <w:jc w:val="left"/>
            </w:pPr>
            <w:r>
              <w:rPr>
                <w:rFonts w:ascii="Arial" w:eastAsia="Arial" w:hAnsi="Arial" w:cs="Arial"/>
                <w:b/>
                <w:bCs/>
                <w:color w:val="000000"/>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 xml:space="preserve">Requisitos de los indicios y de las inferencias, pero resultado expresado como convicción, certeza e irrefutabilidad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No cumplido</w:t>
            </w:r>
          </w:p>
        </w:tc>
      </w:tr>
    </w:tbl>
    <w:p w14:paraId="22595953" w14:textId="77777777" w:rsidR="00A019C7" w:rsidRPr="00A019C7" w:rsidRDefault="00A019C7" w:rsidP="00A019C7">
      <w:pPr>
        <w:spacing w:before="0" w:after="0" w:line="360" w:lineRule="auto"/>
        <w:ind w:firstLine="0"/>
        <w:jc w:val="both"/>
      </w:pPr>
      <w:r>
        <w:rPr>
          <w:rFonts w:ascii="Arial" w:eastAsia="Arial" w:hAnsi="Arial" w:cs="Arial"/>
          <w:color w:val="000000"/>
          <w:sz w:val="20"/>
          <w:szCs w:val="20"/>
        </w:rPr>
        <w:t xml:space="preserve">Tabla 1. Requisitos metodológicos del estándar de prueba y doctrina probatoria de la mayoría en el SUP-JIN-194/2025. Elaboración propia con base en Ferrer Beltrán, </w:t>
      </w:r>
      <w:r>
        <w:rPr>
          <w:rFonts w:ascii="Arial" w:eastAsia="Arial" w:hAnsi="Arial" w:cs="Arial"/>
          <w:i/>
          <w:iCs/>
          <w:color w:val="000000"/>
          <w:sz w:val="20"/>
          <w:szCs w:val="20"/>
        </w:rPr>
        <w:t>Prueba sin convicción</w:t>
      </w:r>
      <w:r>
        <w:rPr>
          <w:rFonts w:ascii="Arial" w:eastAsia="Arial" w:hAnsi="Arial" w:cs="Arial"/>
          <w:color w:val="000000"/>
          <w:sz w:val="20"/>
          <w:szCs w:val="20"/>
        </w:rPr>
        <w:t>, p. 29, y en el SUP-JIN-194/2025, párrafos 46 y 50-59, 92, 93 y 104-109.</w:t>
      </w:r>
    </w:p>
    <w:p>
      <w:pPr>
        <w:spacing w:before="0" w:after="0" w:line="360" w:lineRule="auto"/>
        <w:jc w:val="left"/>
      </w:pPr>
    </w:p>
    <w:p w14:paraId="055FDE23" w14:textId="77777777" w:rsidR="00A019C7" w:rsidRPr="00A019C7" w:rsidRDefault="00A019C7" w:rsidP="00A019C7">
      <w:pPr>
        <w:spacing w:before="0" w:after="0" w:line="360" w:lineRule="auto"/>
        <w:ind w:firstLine="709"/>
        <w:jc w:val="both"/>
      </w:pPr>
      <w:r>
        <w:rPr>
          <w:rFonts w:ascii="Arial" w:eastAsia="Arial" w:hAnsi="Arial" w:cs="Arial"/>
          <w:color w:val="000000"/>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Pr>
          <w:rFonts w:ascii="Arial" w:eastAsia="Arial" w:hAnsi="Arial" w:cs="Arial"/>
          <w:color w:val="000000"/>
          <w:sz w:val="24"/>
          <w:szCs w:val="24"/>
          <w:vertAlign w:val="superscript"/>
        </w:rPr>
        <w:footnoteReference w:id="395"/>
      </w:r>
      <w:r>
        <w:rPr>
          <w:rFonts w:ascii="Arial" w:eastAsia="Arial" w:hAnsi="Arial" w:cs="Arial"/>
          <w:color w:val="000000"/>
          <w:sz w:val="24"/>
          <w:szCs w:val="24"/>
        </w:rPr>
        <w:t xml:space="preserve">La valoración de esa propuesta corresponde al apartado 3.2. Aquí basta advertir que la mayoría resolvió el problema de la graduación sin enunciarlo.</w:t>
      </w:r>
    </w:p>
    <w:p w14:paraId="7F6A2C5A" w14:textId="77777777" w:rsidR="00A019C7" w:rsidRPr="00A019C7" w:rsidRDefault="00A019C7" w:rsidP="00A019C7">
      <w:pPr>
        <w:spacing w:before="0" w:after="0" w:line="360" w:lineRule="auto"/>
        <w:ind w:firstLine="709"/>
        <w:jc w:val="both"/>
      </w:pPr>
      <w:r>
        <w:rPr>
          <w:rFonts w:ascii="Arial" w:eastAsia="Arial" w:hAnsi="Arial" w:cs="Arial"/>
          <w:color w:val="000000"/>
          <w:sz w:val="24"/>
          <w:szCs w:val="24"/>
        </w:rPr>
        <w:t>La doctrina se aplicó a un caudal probatorio considerable. Comprendió aproximadamente 3,101 acordeones impresos con seis diseños diferentes, 14 acordeones electrónicos difundidos en redes sociales, archivos de audio y video con supuestos testimonios y alrededor de 231 notas periodísticas.</w:t>
      </w:r>
      <w:r>
        <w:rPr>
          <w:rFonts w:ascii="Arial" w:eastAsia="Arial" w:hAnsi="Arial" w:cs="Arial"/>
          <w:color w:val="000000"/>
          <w:sz w:val="24"/>
          <w:szCs w:val="24"/>
          <w:vertAlign w:val="superscript"/>
        </w:rPr>
        <w:footnoteReference w:id="396"/>
      </w:r>
      <w:r>
        <w:rPr>
          <w:rFonts w:ascii="Arial" w:eastAsia="Arial" w:hAnsi="Arial" w:cs="Arial"/>
          <w:color w:val="000000"/>
          <w:sz w:val="24"/>
          <w:szCs w:val="24"/>
        </w:rPr>
        <w:t xml:space="preserve">Incluyó también expedientes de procedimientos sancionadores, de fiscalización y carpetas de investigación.</w:t>
      </w:r>
      <w:r>
        <w:rPr>
          <w:rFonts w:ascii="Arial" w:eastAsia="Arial" w:hAnsi="Arial" w:cs="Arial"/>
          <w:color w:val="000000"/>
          <w:sz w:val="24"/>
          <w:szCs w:val="24"/>
          <w:vertAlign w:val="superscript"/>
        </w:rPr>
        <w:footnoteReference w:id="397"/>
      </w:r>
      <w:r>
        <w:rPr>
          <w:rFonts w:ascii="Arial" w:eastAsia="Arial" w:hAnsi="Arial" w:cs="Arial"/>
          <w:color w:val="000000"/>
          <w:sz w:val="24"/>
          <w:szCs w:val="24"/>
        </w:rPr>
        <w:t xml:space="preserve"> La mayoría asignó a las documentales privadas, ligas electrónicas y notas periodísticas un valor indiciario que debía adminicularse con otros elementos para arrojar convicción de un hecho.</w:t>
      </w:r>
      <w:r>
        <w:rPr>
          <w:rFonts w:ascii="Arial" w:eastAsia="Arial" w:hAnsi="Arial" w:cs="Arial"/>
          <w:color w:val="000000"/>
          <w:sz w:val="24"/>
          <w:szCs w:val="24"/>
          <w:vertAlign w:val="superscript"/>
        </w:rPr>
        <w:footnoteReference w:id="398"/>
      </w:r>
      <w:r>
        <w:rPr>
          <w:rFonts w:ascii="Arial" w:eastAsia="Arial" w:hAnsi="Arial" w:cs="Arial"/>
          <w:color w:val="000000"/>
          <w:sz w:val="24"/>
          <w:szCs w:val="24"/>
        </w:rPr>
        <w:t xml:space="preserve"> Sostuvo que la existencia de procedimientos sancionadores o denuncias penales no constituía prueba directa de los hechos, porque en ninguno existía resolución firme sobre la distribución masiva de acordeones.</w:t>
      </w:r>
      <w:r>
        <w:rPr>
          <w:rFonts w:ascii="Arial" w:eastAsia="Arial" w:hAnsi="Arial" w:cs="Arial"/>
          <w:color w:val="000000"/>
          <w:sz w:val="24"/>
          <w:szCs w:val="24"/>
          <w:vertAlign w:val="superscript"/>
        </w:rPr>
        <w:footnoteReference w:id="399"/>
      </w:r>
      <w:r>
        <w:rPr>
          <w:rFonts w:ascii="Arial" w:eastAsia="Arial" w:hAnsi="Arial" w:cs="Arial"/>
          <w:color w:val="000000"/>
          <w:sz w:val="24"/>
          <w:szCs w:val="24"/>
        </w:rPr>
        <w:t xml:space="preserve"> En apoyo invocó la tesis III/2010, según la cual las conductas sancionadas en procedimientos administrativos son insuficientes, por sí mismas, para actualizar la nulidad.</w:t>
      </w:r>
      <w:r>
        <w:rPr>
          <w:rFonts w:ascii="Arial" w:eastAsia="Arial" w:hAnsi="Arial" w:cs="Arial"/>
          <w:color w:val="000000"/>
          <w:sz w:val="24"/>
          <w:szCs w:val="24"/>
          <w:vertAlign w:val="superscript"/>
        </w:rPr>
        <w:footnoteReference w:id="400"/>
      </w:r>
      <w:r>
        <w:rPr>
          <w:rFonts w:ascii="Arial" w:eastAsia="Arial" w:hAnsi="Arial" w:cs="Arial"/>
          <w:color w:val="000000"/>
          <w:sz w:val="24"/>
          <w:szCs w:val="24"/>
        </w:rPr>
        <w:t xml:space="preserve"> Respecto de los acordeones impresos, concluyó que solo se tenía convicción sobre la existencia de algunos de ellos.</w:t>
      </w:r>
      <w:r>
        <w:rPr>
          <w:rFonts w:ascii="Arial" w:eastAsia="Arial" w:hAnsi="Arial" w:cs="Arial"/>
          <w:color w:val="000000"/>
          <w:sz w:val="24"/>
          <w:szCs w:val="24"/>
          <w:vertAlign w:val="superscript"/>
        </w:rPr>
        <w:footnoteReference w:id="401"/>
      </w:r>
      <w:r>
        <w:rPr>
          <w:rFonts w:ascii="Arial" w:eastAsia="Arial" w:hAnsi="Arial" w:cs="Arial"/>
          <w:color w:val="000000"/>
          <w:sz w:val="24"/>
          <w:szCs w:val="24"/>
        </w:rPr>
        <w:t xml:space="preserve"> De esa existencia no podía inferirse razonablemente su distribución, autoría, financiamiento y entrega a la ciudadanía a nivel nacional. El mismo razonamiento se extendió a los acordeones </w:t>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before="0" w:after="0" w:line="360" w:lineRule="auto"/>
        <w:ind w:firstLine="709"/>
        <w:jc w:val="both"/>
      </w:pPr>
      <w:r>
        <w:rPr>
          <w:rFonts w:ascii="Arial" w:eastAsia="Arial" w:hAnsi="Arial" w:cs="Arial"/>
          <w:color w:val="000000"/>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Pr>
          <w:rFonts w:ascii="Arial" w:eastAsia="Arial" w:hAnsi="Arial" w:cs="Arial"/>
          <w:color w:val="000000"/>
          <w:sz w:val="24"/>
          <w:szCs w:val="24"/>
          <w:vertAlign w:val="superscript"/>
        </w:rPr>
        <w:footnoteReference w:id="402"/>
      </w:r>
      <w:r>
        <w:rPr>
          <w:rFonts w:ascii="Arial" w:eastAsia="Arial" w:hAnsi="Arial" w:cs="Arial"/>
          <w:color w:val="000000"/>
          <w:sz w:val="24"/>
          <w:szCs w:val="24"/>
        </w:rPr>
        <w:t xml:space="preserve">Sostuvo que no existía indicio alguno sobre la distribución efectiva y nacional, ni sobre la autoría y el financiamiento.</w:t>
      </w:r>
      <w:r>
        <w:rPr>
          <w:rFonts w:ascii="Arial" w:eastAsia="Arial" w:hAnsi="Arial" w:cs="Arial"/>
          <w:color w:val="000000"/>
          <w:sz w:val="24"/>
          <w:szCs w:val="24"/>
          <w:vertAlign w:val="superscript"/>
        </w:rPr>
        <w:footnoteReference w:id="403"/>
      </w:r>
      <w:r>
        <w:rPr>
          <w:rFonts w:ascii="Arial" w:eastAsia="Arial" w:hAnsi="Arial" w:cs="Arial"/>
          <w:color w:val="000000"/>
          <w:sz w:val="24"/>
          <w:szCs w:val="24"/>
        </w:rPr>
        <w:t xml:space="preserve"> En consecuencia, declaró incumplidos los requisitos de prueba directa de los hechos indiciarios, pluralidad y concomitancia.</w:t>
      </w:r>
      <w:r>
        <w:rPr>
          <w:rFonts w:ascii="Arial" w:eastAsia="Arial" w:hAnsi="Arial" w:cs="Arial"/>
          <w:color w:val="000000"/>
          <w:sz w:val="24"/>
          <w:szCs w:val="24"/>
          <w:vertAlign w:val="superscript"/>
        </w:rPr>
        <w:footnoteReference w:id="404"/>
      </w:r>
      <w:r>
        <w:rPr>
          <w:rFonts w:ascii="Arial" w:eastAsia="Arial" w:hAnsi="Arial" w:cs="Arial"/>
          <w:color w:val="000000"/>
          <w:sz w:val="24"/>
          <w:szCs w:val="24"/>
        </w:rPr>
        <w:t xml:space="preserve"> Para esta investigación importa el paso que sigue. La mayoría enumeró las pruebas que habrían permitido acreditar los hechos, como testimonios de distribuciones masivas, certificaciones de páginas y redes, y actas o fe de hechos levantadas en diversos puntos del país.</w:t>
      </w:r>
      <w:r>
        <w:rPr>
          <w:rFonts w:ascii="Arial" w:eastAsia="Arial" w:hAnsi="Arial" w:cs="Arial"/>
          <w:color w:val="000000"/>
          <w:sz w:val="24"/>
          <w:szCs w:val="24"/>
          <w:vertAlign w:val="superscript"/>
        </w:rPr>
        <w:footnoteReference w:id="405"/>
      </w:r>
      <w:r>
        <w:rPr>
          <w:rFonts w:ascii="Arial" w:eastAsia="Arial" w:hAnsi="Arial" w:cs="Arial"/>
          <w:color w:val="000000"/>
          <w:sz w:val="24"/>
          <w:szCs w:val="24"/>
        </w:rPr>
        <w:t xml:space="preserve"> Calificó esas probanzas como ejemplos de lo que pudo aportarse y contrastó con ellas los elementos mínimos que acompañaban el expediente.</w:t>
      </w:r>
      <w:r>
        <w:rPr>
          <w:rFonts w:ascii="Arial" w:eastAsia="Arial" w:hAnsi="Arial" w:cs="Arial"/>
          <w:color w:val="000000"/>
          <w:sz w:val="24"/>
          <w:szCs w:val="24"/>
          <w:vertAlign w:val="superscript"/>
        </w:rPr>
        <w:footnoteReference w:id="406"/>
      </w:r>
      <w:r>
        <w:rPr>
          <w:rFonts w:ascii="Arial" w:eastAsia="Arial" w:hAnsi="Arial" w:cs="Arial"/>
          <w:color w:val="000000"/>
          <w:sz w:val="24"/>
          <w:szCs w:val="24"/>
        </w:rPr>
        <w:t xml:space="preserve"> Esta enumeración se aproxima a la identificación de resultados probatorios mínimos que Ferrer Beltrán propone como vía para formular estándares.</w:t>
      </w:r>
      <w:r>
        <w:rPr>
          <w:rFonts w:ascii="Arial" w:eastAsia="Arial" w:hAnsi="Arial" w:cs="Arial"/>
          <w:color w:val="000000"/>
          <w:sz w:val="24"/>
          <w:szCs w:val="24"/>
          <w:vertAlign w:val="superscript"/>
        </w:rPr>
        <w:footnoteReference w:id="407"/>
      </w:r>
      <w:r>
        <w:rPr>
          <w:rFonts w:ascii="Arial" w:eastAsia="Arial" w:hAnsi="Arial" w:cs="Arial"/>
          <w:color w:val="000000"/>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Pr>
          <w:rFonts w:ascii="Arial" w:eastAsia="Arial" w:hAnsi="Arial" w:cs="Arial"/>
          <w:color w:val="000000"/>
          <w:sz w:val="24"/>
          <w:szCs w:val="24"/>
          <w:vertAlign w:val="superscript"/>
        </w:rPr>
        <w:footnoteReference w:id="408"/>
      </w:r>
    </w:p>
    <w:p w14:paraId="2179939D" w14:textId="77777777" w:rsidR="00A019C7" w:rsidRPr="00A019C7" w:rsidRDefault="00A019C7" w:rsidP="00A019C7">
      <w:pPr>
        <w:spacing w:before="0" w:after="0" w:line="360" w:lineRule="auto"/>
        <w:ind w:firstLine="709"/>
        <w:jc w:val="both"/>
      </w:pPr>
      <w:r>
        <w:rPr>
          <w:rFonts w:ascii="Arial" w:eastAsia="Arial" w:hAnsi="Arial" w:cs="Arial"/>
          <w:color w:val="000000"/>
          <w:sz w:val="24"/>
          <w:szCs w:val="24"/>
        </w:rPr>
        <w:t>La sentencia rechazó también la inferencia estadística propuesta por la parte actora. Sostuvo que no era razonable concluir, con ese caudal, la existencia de una operación indebida con impacto en trece millones de votantes.</w:t>
      </w:r>
      <w:r>
        <w:rPr>
          <w:rFonts w:ascii="Arial" w:eastAsia="Arial" w:hAnsi="Arial" w:cs="Arial"/>
          <w:color w:val="000000"/>
          <w:sz w:val="24"/>
          <w:szCs w:val="24"/>
          <w:vertAlign w:val="superscript"/>
        </w:rPr>
        <w:footnoteReference w:id="409"/>
      </w:r>
      <w:r>
        <w:rPr>
          <w:rFonts w:ascii="Arial" w:eastAsia="Arial" w:hAnsi="Arial" w:cs="Arial"/>
          <w:color w:val="000000"/>
          <w:sz w:val="24"/>
          <w:szCs w:val="24"/>
        </w:rPr>
        <w:t xml:space="preserve">Añadió que un ejercicio estadístico solo aporta conclusiones sobre fenómenos sociales complejos cuando la variable se presenta de manera reiterada y sistemática a través del tiempo.</w:t>
      </w:r>
      <w:r>
        <w:rPr>
          <w:rFonts w:ascii="Arial" w:eastAsia="Arial" w:hAnsi="Arial" w:cs="Arial"/>
          <w:color w:val="000000"/>
          <w:sz w:val="24"/>
          <w:szCs w:val="24"/>
          <w:vertAlign w:val="superscript"/>
        </w:rPr>
        <w:footnoteReference w:id="410"/>
      </w:r>
      <w:r>
        <w:rPr>
          <w:rFonts w:ascii="Arial" w:eastAsia="Arial" w:hAnsi="Arial" w:cs="Arial"/>
          <w:color w:val="000000"/>
          <w:sz w:val="24"/>
          <w:szCs w:val="24"/>
        </w:rPr>
        <w:t xml:space="preserve"> Mencionó, </w:t>
        <w:lastRenderedPageBreak/>
        <w:t xml:space="preserve">como ejemplos de ejercicios serios, las pruebas de White, de Breusch-Pagan y de Shapiro-Wilk, y afirmó que ninguna podía aplicarse a un modelo construido a partir de sospechas sin soporte probatorio.</w:t>
      </w:r>
      <w:r>
        <w:rPr>
          <w:rFonts w:ascii="Arial" w:eastAsia="Arial" w:hAnsi="Arial" w:cs="Arial"/>
          <w:color w:val="000000"/>
          <w:sz w:val="24"/>
          <w:szCs w:val="24"/>
          <w:vertAlign w:val="superscript"/>
        </w:rPr>
        <w:footnoteReference w:id="411"/>
      </w:r>
      <w:r>
        <w:rPr>
          <w:rFonts w:ascii="Arial" w:eastAsia="Arial" w:hAnsi="Arial" w:cs="Arial"/>
          <w:color w:val="000000"/>
          <w:sz w:val="24"/>
          <w:szCs w:val="24"/>
        </w:rPr>
        <w:t xml:space="preserve"> Reiteró, con apoyo en precedentes de la misma elección, que la coincidencia entre las personas ganadoras y las que figuraban en los acordeones era una apreciación subjetiva.</w:t>
      </w:r>
      <w:r>
        <w:rPr>
          <w:rFonts w:ascii="Arial" w:eastAsia="Arial" w:hAnsi="Arial" w:cs="Arial"/>
          <w:color w:val="000000"/>
          <w:sz w:val="24"/>
          <w:szCs w:val="24"/>
          <w:vertAlign w:val="superscript"/>
        </w:rPr>
        <w:footnoteReference w:id="412"/>
      </w:r>
      <w:r>
        <w:rPr>
          <w:rFonts w:ascii="Arial" w:eastAsia="Arial" w:hAnsi="Arial" w:cs="Arial"/>
          <w:color w:val="000000"/>
          <w:sz w:val="24"/>
          <w:szCs w:val="24"/>
        </w:rPr>
        <w:t xml:space="preserve"> Este razonamiento muestra que la mayoría rechazó una inferencia estadística carente de base empírica y no la probabilidad como tal. Esa distinción es compatible con el tercer requisito metodológico, que privilegia la probabilidad inductiva sobre la matemática. El problema está en otro lugar.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Pr>
          <w:rFonts w:ascii="Arial" w:eastAsia="Arial" w:hAnsi="Arial" w:cs="Arial"/>
          <w:color w:val="000000"/>
          <w:sz w:val="24"/>
          <w:szCs w:val="24"/>
          <w:vertAlign w:val="superscript"/>
        </w:rPr>
        <w:footnoteReference w:id="413"/>
      </w:r>
    </w:p>
    <w:p w14:paraId="70FB9EDD" w14:textId="77777777" w:rsidR="00A019C7" w:rsidRPr="00A019C7" w:rsidRDefault="00A019C7" w:rsidP="00A019C7">
      <w:pPr>
        <w:spacing w:before="0" w:after="0" w:line="360" w:lineRule="auto"/>
        <w:ind w:firstLine="709"/>
        <w:jc w:val="both"/>
      </w:pPr>
      <w:r>
        <w:rPr>
          <w:rFonts w:ascii="Arial" w:eastAsia="Arial" w:hAnsi="Arial" w:cs="Arial"/>
          <w:color w:val="000000"/>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Pr>
          <w:rFonts w:ascii="Arial" w:eastAsia="Arial" w:hAnsi="Arial" w:cs="Arial"/>
          <w:color w:val="000000"/>
          <w:sz w:val="24"/>
          <w:szCs w:val="24"/>
          <w:vertAlign w:val="superscript"/>
        </w:rPr>
        <w:footnoteReference w:id="414"/>
      </w:r>
      <w:r>
        <w:rPr>
          <w:rFonts w:ascii="Arial" w:eastAsia="Arial" w:hAnsi="Arial" w:cs="Arial"/>
          <w:color w:val="000000"/>
          <w:sz w:val="24"/>
          <w:szCs w:val="24"/>
        </w:rPr>
        <w:t xml:space="preserve">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Pr>
          <w:rFonts w:ascii="Arial" w:eastAsia="Arial" w:hAnsi="Arial" w:cs="Arial"/>
          <w:color w:val="000000"/>
          <w:sz w:val="24"/>
          <w:szCs w:val="24"/>
          <w:vertAlign w:val="superscript"/>
        </w:rPr>
        <w:footnoteReference w:id="415"/>
      </w:r>
      <w:r>
        <w:rPr>
          <w:rFonts w:ascii="Arial" w:eastAsia="Arial" w:hAnsi="Arial" w:cs="Arial"/>
          <w:color w:val="000000"/>
          <w:sz w:val="24"/>
          <w:szCs w:val="24"/>
        </w:rPr>
        <w:t xml:space="preserve"> Concluyó que el acervo, aunque extenso, no aportaba </w:t>
        <w:lastRenderedPageBreak/>
        <w:t>elementos fiables, pertinentes, creíbles ni suficientes para justificar racionalmente la verdad del hecho afirmado.</w:t>
      </w:r>
      <w:r>
        <w:rPr>
          <w:rFonts w:ascii="Arial" w:eastAsia="Arial" w:hAnsi="Arial" w:cs="Arial"/>
          <w:color w:val="000000"/>
          <w:sz w:val="24"/>
          <w:szCs w:val="24"/>
          <w:vertAlign w:val="superscript"/>
        </w:rPr>
        <w:footnoteReference w:id="416"/>
      </w:r>
      <w:r>
        <w:rPr>
          <w:rFonts w:ascii="Arial" w:eastAsia="Arial" w:hAnsi="Arial" w:cs="Arial"/>
          <w:color w:val="000000"/>
          <w:sz w:val="24"/>
          <w:szCs w:val="24"/>
        </w:rPr>
        <w:t xml:space="preserve"> En este conjunto de expresiones coexisten tres vocabularios distintos. El primero es psicológico y habla de convicción, el segundo es epistémico y habla de justificación racional, y el tercero es de certeza absoluta y habla de irrefutabilidad. La tabla 2 los ordena según su aparición en la sentencia.</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spacing w:before="0" w:after="0" w:line="240" w:lineRule="auto"/>
              <w:ind w:left="113" w:hanging="113"/>
              <w:jc w:val="left"/>
            </w:pPr>
            <w:r>
              <w:rPr>
                <w:rFonts w:ascii="Arial" w:eastAsia="Arial" w:hAnsi="Arial" w:cs="Arial"/>
                <w:b/>
                <w:bCs/>
                <w:color w:val="000000"/>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spacing w:before="0" w:after="0" w:line="240" w:lineRule="auto"/>
              <w:ind w:left="113" w:hanging="113"/>
              <w:jc w:val="left"/>
            </w:pPr>
            <w:r>
              <w:rPr>
                <w:rFonts w:ascii="Arial" w:eastAsia="Arial" w:hAnsi="Arial" w:cs="Arial"/>
                <w:b/>
                <w:bCs/>
                <w:color w:val="000000"/>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spacing w:before="0" w:after="0" w:line="240" w:lineRule="auto"/>
              <w:ind w:left="113" w:hanging="113"/>
              <w:jc w:val="left"/>
            </w:pPr>
            <w:r>
              <w:rPr>
                <w:rFonts w:ascii="Arial" w:eastAsia="Arial" w:hAnsi="Arial" w:cs="Arial"/>
                <w:b/>
                <w:bCs/>
                <w:color w:val="000000"/>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Epistémico</w:t>
            </w:r>
          </w:p>
        </w:tc>
      </w:tr>
    </w:tbl>
    <w:p w14:paraId="0298BE03" w14:textId="77777777" w:rsidR="00A019C7" w:rsidRPr="00A019C7" w:rsidRDefault="00A019C7" w:rsidP="00A019C7">
      <w:pPr>
        <w:spacing w:before="0" w:after="0" w:line="360" w:lineRule="auto"/>
        <w:ind w:firstLine="0"/>
        <w:jc w:val="both"/>
      </w:pPr>
      <w:r>
        <w:rPr>
          <w:rFonts w:ascii="Arial" w:eastAsia="Arial" w:hAnsi="Arial" w:cs="Arial"/>
          <w:color w:val="000000"/>
          <w:sz w:val="20"/>
          <w:szCs w:val="20"/>
        </w:rPr>
        <w:t>Tabla 2. El vocabulario de la suficiencia en la sentencia mayoritaria del SUP-JIN-194/2025. Elaboración propia con base en el SUP-JIN-194/2025, párrafos 51-113.</w:t>
      </w:r>
    </w:p>
    <w:p>
      <w:pPr>
        <w:spacing w:before="0" w:after="0" w:line="360" w:lineRule="auto"/>
        <w:jc w:val="left"/>
      </w:pPr>
    </w:p>
    <w:p w14:paraId="7205B0C1" w14:textId="77777777" w:rsidR="00A019C7" w:rsidRPr="00A019C7" w:rsidRDefault="00A019C7" w:rsidP="00A019C7">
      <w:pPr>
        <w:spacing w:before="0" w:after="0" w:line="360" w:lineRule="auto"/>
        <w:ind w:firstLine="709"/>
        <w:jc w:val="both"/>
      </w:pPr>
      <w:r>
        <w:rPr>
          <w:rFonts w:ascii="Arial" w:eastAsia="Arial" w:hAnsi="Arial" w:cs="Arial"/>
          <w:color w:val="000000"/>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irrefutabilidad plantea un problema distinto. Exigir medios de convicción irrefutables e </w:t>
        <w:lastRenderedPageBreak/>
        <w:t>inequívocos equivale a exigir certeza, lo que resulta incompatible con el carácter siempre probabilístico de la conclusión probatoria que Ferrer Beltrán subraya.</w:t>
      </w:r>
      <w:r>
        <w:rPr>
          <w:rFonts w:ascii="Arial" w:eastAsia="Arial" w:hAnsi="Arial" w:cs="Arial"/>
          <w:color w:val="000000"/>
          <w:sz w:val="24"/>
          <w:szCs w:val="24"/>
          <w:vertAlign w:val="superscript"/>
        </w:rPr>
        <w:footnoteReference w:id="417"/>
      </w:r>
      <w:r>
        <w:rPr>
          <w:rFonts w:ascii="Arial" w:eastAsia="Arial" w:hAnsi="Arial" w:cs="Arial"/>
          <w:color w:val="000000"/>
          <w:sz w:val="24"/>
          <w:szCs w:val="24"/>
        </w:rPr>
        <w:t xml:space="preserve">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before="0" w:after="0" w:line="360" w:lineRule="auto"/>
        <w:ind w:firstLine="709"/>
        <w:jc w:val="both"/>
      </w:pPr>
      <w:r>
        <w:rPr>
          <w:rFonts w:ascii="Arial" w:eastAsia="Arial" w:hAnsi="Arial" w:cs="Arial"/>
          <w:color w:val="000000"/>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Pr>
          <w:rFonts w:ascii="Arial" w:eastAsia="Arial" w:hAnsi="Arial" w:cs="Arial"/>
          <w:color w:val="000000"/>
          <w:sz w:val="24"/>
          <w:szCs w:val="24"/>
          <w:vertAlign w:val="superscript"/>
        </w:rPr>
        <w:footnoteReference w:id="418"/>
      </w:r>
      <w:r>
        <w:rPr>
          <w:rFonts w:ascii="Arial" w:eastAsia="Arial" w:hAnsi="Arial" w:cs="Arial"/>
          <w:color w:val="000000"/>
          <w:sz w:val="24"/>
          <w:szCs w:val="24"/>
        </w:rPr>
        <w:t xml:space="preserve">Afirmó que resulta revelador que la mayoría nunca explicite qué estándar aplica, pues solo exige prueba plena o un convencimiento pleno. Agregó que la ausencia de una definición del estándar encubre una aplicación mecánica e irreflexiva de certeza absoluta.</w:t>
      </w:r>
      <w:r>
        <w:rPr>
          <w:rFonts w:ascii="Arial" w:eastAsia="Arial" w:hAnsi="Arial" w:cs="Arial"/>
          <w:color w:val="000000"/>
          <w:sz w:val="24"/>
          <w:szCs w:val="24"/>
          <w:vertAlign w:val="superscript"/>
        </w:rPr>
        <w:footnoteReference w:id="419"/>
      </w:r>
      <w:r>
        <w:rPr>
          <w:rFonts w:ascii="Arial" w:eastAsia="Arial" w:hAnsi="Arial" w:cs="Arial"/>
          <w:color w:val="000000"/>
          <w:sz w:val="24"/>
          <w:szCs w:val="24"/>
        </w:rPr>
        <w:t xml:space="preserve"> El análisis de la tabla 2 respalda esta lectura en lo que se refiere a la ausencia de definición. Sin embargo, su alcance debe matizarse. La mayoría sí enunció criterios de valoración controlables, por lo que el déficit está en la determinación del umbral y no en la racionalidad del método.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23D9FEED" w14:textId="77777777" w:rsidR="00A019C7" w:rsidRPr="00A019C7" w:rsidRDefault="00A019C7" w:rsidP="00A019C7">
      <w:pPr>
        <w:spacing w:before="0" w:after="0" w:line="360" w:lineRule="auto"/>
        <w:ind w:firstLine="709"/>
        <w:jc w:val="both"/>
      </w:pPr>
      <w:r>
        <w:rPr>
          <w:rFonts w:ascii="Arial" w:eastAsia="Arial" w:hAnsi="Arial" w:cs="Arial"/>
          <w:color w:val="000000"/>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lastRenderedPageBreak/>
        <w:t>criterios racionales caso por caso.</w:t>
      </w:r>
      <w:r>
        <w:rPr>
          <w:rFonts w:ascii="Arial" w:eastAsia="Arial" w:hAnsi="Arial" w:cs="Arial"/>
          <w:color w:val="000000"/>
          <w:sz w:val="24"/>
          <w:szCs w:val="24"/>
          <w:vertAlign w:val="superscript"/>
        </w:rPr>
        <w:footnoteReference w:id="420"/>
      </w:r>
      <w:r>
        <w:rPr>
          <w:rFonts w:ascii="Arial" w:eastAsia="Arial" w:hAnsi="Arial" w:cs="Arial"/>
          <w:color w:val="000000"/>
          <w:sz w:val="24"/>
          <w:szCs w:val="24"/>
        </w:rPr>
        <w:t xml:space="preserve">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Pr>
          <w:rFonts w:ascii="Arial" w:eastAsia="Arial" w:hAnsi="Arial" w:cs="Arial"/>
          <w:color w:val="000000"/>
          <w:sz w:val="24"/>
          <w:szCs w:val="24"/>
          <w:vertAlign w:val="superscript"/>
        </w:rPr>
        <w:footnoteReference w:id="421"/>
      </w:r>
      <w:r>
        <w:rPr>
          <w:rFonts w:ascii="Arial" w:eastAsia="Arial" w:hAnsi="Arial" w:cs="Arial"/>
          <w:color w:val="000000"/>
          <w:sz w:val="24"/>
          <w:szCs w:val="24"/>
        </w:rPr>
        <w:t xml:space="preserve"> En 2025 la mayoría afirmó que únicamente tenía convicción sobre la existencia de algunos acordeones y que la prueba indiciaria no producía convicción.</w:t>
      </w:r>
      <w:r>
        <w:rPr>
          <w:rFonts w:ascii="Arial" w:eastAsia="Arial" w:hAnsi="Arial" w:cs="Arial"/>
          <w:color w:val="000000"/>
          <w:sz w:val="24"/>
          <w:szCs w:val="24"/>
          <w:vertAlign w:val="superscript"/>
        </w:rPr>
        <w:footnoteReference w:id="422"/>
      </w:r>
      <w:r>
        <w:rPr>
          <w:rFonts w:ascii="Arial" w:eastAsia="Arial" w:hAnsi="Arial" w:cs="Arial"/>
          <w:color w:val="000000"/>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Pr>
          <w:rFonts w:ascii="Arial" w:eastAsia="Arial" w:hAnsi="Arial" w:cs="Arial"/>
          <w:color w:val="000000"/>
          <w:sz w:val="24"/>
          <w:szCs w:val="24"/>
          <w:vertAlign w:val="superscript"/>
        </w:rPr>
        <w:footnoteReference w:id="423"/>
      </w:r>
      <w:r>
        <w:rPr>
          <w:rFonts w:ascii="Arial" w:eastAsia="Arial" w:hAnsi="Arial" w:cs="Arial"/>
          <w:color w:val="000000"/>
          <w:sz w:val="24"/>
          <w:szCs w:val="24"/>
        </w:rPr>
        <w:t xml:space="preserve"> Ambas formulaciones emplean el lenguaje de la posibilidad y ninguna deriva de una regla general previa. La tabla 3 sintetiza el cotejo.</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spacing w:before="0" w:after="0" w:line="240" w:lineRule="auto"/>
              <w:ind w:left="113" w:hanging="113"/>
              <w:jc w:val="left"/>
            </w:pPr>
            <w:r>
              <w:rPr>
                <w:rFonts w:ascii="Arial" w:eastAsia="Arial" w:hAnsi="Arial" w:cs="Arial"/>
                <w:b/>
                <w:bCs/>
                <w:color w:val="000000"/>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spacing w:before="0" w:after="0" w:line="240" w:lineRule="auto"/>
              <w:ind w:left="113" w:hanging="113"/>
              <w:jc w:val="left"/>
            </w:pPr>
            <w:r>
              <w:rPr>
                <w:rFonts w:ascii="Arial" w:eastAsia="Arial" w:hAnsi="Arial" w:cs="Arial"/>
                <w:b/>
                <w:bCs/>
                <w:color w:val="000000"/>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spacing w:before="0" w:after="0" w:line="240" w:lineRule="auto"/>
              <w:ind w:left="113" w:hanging="113"/>
              <w:jc w:val="left"/>
            </w:pPr>
            <w:r>
              <w:rPr>
                <w:rFonts w:ascii="Arial" w:eastAsia="Arial" w:hAnsi="Arial" w:cs="Arial"/>
                <w:b/>
                <w:bCs/>
                <w:color w:val="000000"/>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 xml:space="preserve">Convicción, certeza, irrefutabilidad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No</w:t>
            </w:r>
          </w:p>
        </w:tc>
      </w:tr>
    </w:tbl>
    <w:p w14:paraId="584EFFB0" w14:textId="77777777" w:rsidR="00A019C7" w:rsidRPr="00A019C7" w:rsidRDefault="00A019C7" w:rsidP="00A019C7">
      <w:pPr>
        <w:spacing w:before="0" w:after="0" w:line="360" w:lineRule="auto"/>
        <w:ind w:firstLine="0"/>
        <w:jc w:val="both"/>
      </w:pPr>
      <w:r>
        <w:rPr>
          <w:rFonts w:ascii="Arial" w:eastAsia="Arial" w:hAnsi="Arial" w:cs="Arial"/>
          <w:color w:val="000000"/>
          <w:sz w:val="20"/>
          <w:szCs w:val="20"/>
        </w:rPr>
        <w:t xml:space="preserve">Tabla 3. Cotejo entre el caso Tabasco y el SUP-JIN-194/2025. Elaboración propia con base en </w:t>
      </w:r>
      <w:r>
        <w:rPr>
          <w:rFonts w:ascii="Arial" w:eastAsia="Arial" w:hAnsi="Arial" w:cs="Arial"/>
          <w:i/>
          <w:iCs/>
          <w:color w:val="000000"/>
          <w:sz w:val="20"/>
          <w:szCs w:val="20"/>
        </w:rPr>
        <w:t>Caso Tabasco</w:t>
      </w:r>
      <w:r>
        <w:rPr>
          <w:rFonts w:ascii="Arial" w:eastAsia="Arial" w:hAnsi="Arial" w:cs="Arial"/>
          <w:color w:val="000000"/>
          <w:sz w:val="20"/>
          <w:szCs w:val="20"/>
        </w:rPr>
        <w:t>, t. I, pp. 424, 430, 431, 499 y 505, y en el SUP-JIN-194/2025, párrafos 46, 48, 50-59, 74 y 109-113, y p. 34.</w:t>
      </w:r>
    </w:p>
    <w:p>
      <w:pPr>
        <w:spacing w:before="0" w:after="0" w:line="360" w:lineRule="auto"/>
        <w:jc w:val="left"/>
      </w:pPr>
    </w:p>
    <w:p w14:paraId="34DBC7F3" w14:textId="77777777" w:rsidR="00A019C7" w:rsidRPr="00A019C7" w:rsidRDefault="00A019C7" w:rsidP="00A019C7">
      <w:pPr>
        <w:spacing w:before="0" w:after="0" w:line="360" w:lineRule="auto"/>
        <w:ind w:firstLine="709"/>
        <w:jc w:val="both"/>
      </w:pPr>
      <w:r>
        <w:rPr>
          <w:rFonts w:ascii="Arial" w:eastAsia="Arial" w:hAnsi="Arial" w:cs="Arial"/>
          <w:color w:val="000000"/>
          <w:sz w:val="24"/>
          <w:szCs w:val="24"/>
        </w:rPr>
        <w:t>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Persiste una estructura de decisión. Esa persistencia es lo que esta investigación denomina error de categoría, pues se trata a los criterios de valoración como si resolvieran por sí mismos la suficiencia de la prueba.</w:t>
      </w:r>
    </w:p>
    <w:p w14:paraId="6E0D712C" w14:textId="77777777" w:rsidR="00A019C7" w:rsidRPr="00A019C7" w:rsidRDefault="00A019C7" w:rsidP="00A019C7">
      <w:pPr>
        <w:spacing w:before="0" w:after="0" w:line="360" w:lineRule="auto"/>
        <w:ind w:firstLine="709"/>
        <w:jc w:val="both"/>
      </w:pPr>
      <w:r>
        <w:rPr>
          <w:rFonts w:ascii="Arial" w:eastAsia="Arial" w:hAnsi="Arial" w:cs="Arial"/>
          <w:color w:val="000000"/>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Pr>
          <w:rFonts w:ascii="Arial" w:eastAsia="Arial" w:hAnsi="Arial" w:cs="Arial"/>
          <w:i/>
          <w:iCs/>
          <w:color w:val="000000"/>
          <w:sz w:val="24"/>
          <w:szCs w:val="24"/>
        </w:rPr>
        <w:t>Diario Oficial de la Federación</w:t>
      </w:r>
      <w:r>
        <w:rPr>
          <w:rFonts w:ascii="Arial" w:eastAsia="Arial" w:hAnsi="Arial" w:cs="Arial"/>
          <w:color w:val="000000"/>
          <w:sz w:val="24"/>
          <w:szCs w:val="24"/>
        </w:rPr>
        <w:t xml:space="preserve">el 1 de julio de 2008, el 23 de mayo de 2014, el 19 de enero de 2018, el 13 de abril de 2020, el 15 de octubre de 2024 y el 14 de noviembre de 2025.</w:t>
      </w:r>
      <w:r>
        <w:rPr>
          <w:rFonts w:ascii="Arial" w:eastAsia="Arial" w:hAnsi="Arial" w:cs="Arial"/>
          <w:color w:val="000000"/>
          <w:sz w:val="24"/>
          <w:szCs w:val="24"/>
          <w:vertAlign w:val="superscript"/>
        </w:rPr>
        <w:footnoteReference w:id="424"/>
      </w:r>
      <w:r>
        <w:rPr>
          <w:rFonts w:ascii="Arial" w:eastAsia="Arial" w:hAnsi="Arial" w:cs="Arial"/>
          <w:color w:val="000000"/>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Pr>
          <w:rFonts w:ascii="Arial" w:eastAsia="Arial" w:hAnsi="Arial" w:cs="Arial"/>
          <w:color w:val="000000"/>
          <w:sz w:val="24"/>
          <w:szCs w:val="24"/>
          <w:vertAlign w:val="superscript"/>
        </w:rPr>
        <w:footnoteReference w:id="425"/>
      </w:r>
      <w:r>
        <w:rPr>
          <w:rFonts w:ascii="Arial" w:eastAsia="Arial" w:hAnsi="Arial" w:cs="Arial"/>
          <w:color w:val="000000"/>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Pr>
          <w:rFonts w:ascii="Arial" w:eastAsia="Arial" w:hAnsi="Arial" w:cs="Arial"/>
          <w:color w:val="000000"/>
          <w:sz w:val="24"/>
          <w:szCs w:val="24"/>
          <w:vertAlign w:val="superscript"/>
        </w:rPr>
        <w:footnoteReference w:id="426"/>
      </w:r>
      <w:r>
        <w:rPr>
          <w:rFonts w:ascii="Arial" w:eastAsia="Arial" w:hAnsi="Arial" w:cs="Arial"/>
          <w:color w:val="000000"/>
          <w:sz w:val="24"/>
          <w:szCs w:val="24"/>
        </w:rPr>
        <w:t xml:space="preserve"> La exigencia de acreditación objetiva y material pudo haber orientado el </w:t>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Pr>
          <w:rFonts w:ascii="Arial" w:eastAsia="Arial" w:hAnsi="Arial" w:cs="Arial"/>
          <w:color w:val="000000"/>
          <w:sz w:val="24"/>
          <w:szCs w:val="24"/>
          <w:vertAlign w:val="superscript"/>
        </w:rPr>
        <w:footnoteReference w:id="427"/>
      </w:r>
      <w:r>
        <w:rPr>
          <w:rFonts w:ascii="Arial" w:eastAsia="Arial" w:hAnsi="Arial" w:cs="Arial"/>
          <w:color w:val="000000"/>
          <w:sz w:val="24"/>
          <w:szCs w:val="24"/>
        </w:rPr>
        <w:t xml:space="preserve"> Ninguna de estas reformas modificó la cláusula híbrida ni introdujo un estándar de prueba, como sintetiza la tabla 4.</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spacing w:before="0" w:after="0" w:line="240" w:lineRule="auto"/>
              <w:ind w:left="113" w:hanging="113"/>
              <w:jc w:val="left"/>
            </w:pPr>
            <w:r>
              <w:rPr>
                <w:rFonts w:ascii="Arial" w:eastAsia="Arial" w:hAnsi="Arial" w:cs="Arial"/>
                <w:b/>
                <w:bCs/>
                <w:color w:val="000000"/>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spacing w:before="0" w:after="0" w:line="240" w:lineRule="auto"/>
              <w:ind w:left="113" w:hanging="113"/>
              <w:jc w:val="left"/>
            </w:pPr>
            <w:r>
              <w:rPr>
                <w:rFonts w:ascii="Arial" w:eastAsia="Arial" w:hAnsi="Arial" w:cs="Arial"/>
                <w:b/>
                <w:bCs/>
                <w:color w:val="000000"/>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spacing w:before="0" w:after="0" w:line="240" w:lineRule="auto"/>
              <w:ind w:left="113" w:hanging="113"/>
              <w:jc w:val="left"/>
            </w:pPr>
            <w:r>
              <w:rPr>
                <w:rFonts w:ascii="Arial" w:eastAsia="Arial" w:hAnsi="Arial" w:cs="Arial"/>
                <w:b/>
                <w:bCs/>
                <w:color w:val="000000"/>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spacing w:before="0" w:after="0" w:line="240" w:lineRule="auto"/>
              <w:ind w:left="113" w:hanging="113"/>
              <w:jc w:val="left"/>
            </w:pPr>
            <w:r>
              <w:rPr>
                <w:rFonts w:ascii="Arial" w:eastAsia="Arial" w:hAnsi="Arial" w:cs="Arial"/>
                <w:b/>
                <w:bCs/>
                <w:color w:val="000000"/>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spacing w:before="0" w:after="0" w:line="240" w:lineRule="auto"/>
              <w:ind w:left="113" w:hanging="113"/>
              <w:jc w:val="left"/>
            </w:pPr>
            <w:r>
              <w:rPr>
                <w:rFonts w:ascii="Arial" w:eastAsia="Arial" w:hAnsi="Arial" w:cs="Arial"/>
                <w:color w:val="000000"/>
                <w:sz w:val="22"/>
                <w:szCs w:val="22"/>
              </w:rPr>
              <w:t>No</w:t>
            </w:r>
          </w:p>
        </w:tc>
      </w:tr>
    </w:tbl>
    <w:p w14:paraId="6A1965B2" w14:textId="77777777" w:rsidR="00A019C7" w:rsidRPr="00A019C7" w:rsidRDefault="00A019C7" w:rsidP="00A019C7">
      <w:pPr>
        <w:spacing w:before="0" w:after="0" w:line="360" w:lineRule="auto"/>
        <w:ind w:firstLine="0"/>
        <w:jc w:val="both"/>
      </w:pPr>
      <w:r>
        <w:rPr>
          <w:rFonts w:ascii="Arial" w:eastAsia="Arial" w:hAnsi="Arial" w:cs="Arial"/>
          <w:color w:val="000000"/>
          <w:sz w:val="20"/>
          <w:szCs w:val="20"/>
        </w:rPr>
        <w:t xml:space="preserve">Tabla 4. Reformas constitucionales y legales y régimen de suficiencia probatoria. Elaboración propia con base en la </w:t>
      </w:r>
      <w:r>
        <w:rPr>
          <w:rFonts w:ascii="Arial" w:eastAsia="Arial" w:hAnsi="Arial" w:cs="Arial"/>
          <w:i/>
          <w:iCs/>
          <w:color w:val="000000"/>
          <w:sz w:val="20"/>
          <w:szCs w:val="20"/>
        </w:rPr>
        <w:t xml:space="preserve">Constitución Política de los Estados Unidos Mexicanos</w:t>
      </w:r>
      <w:r>
        <w:rPr>
          <w:rFonts w:ascii="Arial" w:eastAsia="Arial" w:hAnsi="Arial" w:cs="Arial"/>
          <w:color w:val="000000"/>
          <w:sz w:val="20"/>
          <w:szCs w:val="20"/>
        </w:rPr>
        <w:t xml:space="preserve"> y en la </w:t>
      </w:r>
      <w:r>
        <w:rPr>
          <w:rFonts w:ascii="Arial" w:eastAsia="Arial" w:hAnsi="Arial" w:cs="Arial"/>
          <w:i/>
          <w:iCs/>
          <w:color w:val="000000"/>
          <w:sz w:val="20"/>
          <w:szCs w:val="20"/>
        </w:rPr>
        <w:t xml:space="preserve">Ley General del Sistema de Medios de Impugnación en Materia Electoral</w:t>
      </w:r>
      <w:r>
        <w:rPr>
          <w:rFonts w:ascii="Arial" w:eastAsia="Arial" w:hAnsi="Arial" w:cs="Arial"/>
          <w:color w:val="000000"/>
          <w:sz w:val="20"/>
          <w:szCs w:val="20"/>
        </w:rPr>
        <w:t xml:space="preserve">, textos vigentes.</w:t>
      </w:r>
    </w:p>
    <w:p>
      <w:pPr>
        <w:spacing w:before="0" w:after="0" w:line="360" w:lineRule="auto"/>
        <w:jc w:val="left"/>
      </w:pPr>
    </w:p>
    <w:p w14:paraId="44E2FC59" w14:textId="77777777" w:rsidR="00A019C7" w:rsidRPr="00A019C7" w:rsidRDefault="00A019C7" w:rsidP="00A019C7">
      <w:pPr>
        <w:spacing w:before="0" w:after="0" w:line="360" w:lineRule="auto"/>
        <w:ind w:firstLine="709"/>
        <w:jc w:val="both"/>
      </w:pPr>
      <w:r>
        <w:rPr>
          <w:rFonts w:ascii="Arial" w:eastAsia="Arial" w:hAnsi="Arial" w:cs="Arial"/>
          <w:color w:val="000000"/>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Pr>
          <w:rFonts w:ascii="Arial" w:eastAsia="Arial" w:hAnsi="Arial" w:cs="Arial"/>
          <w:color w:val="000000"/>
          <w:sz w:val="24"/>
          <w:szCs w:val="24"/>
          <w:vertAlign w:val="superscript"/>
        </w:rPr>
        <w:footnoteReference w:id="428"/>
      </w:r>
      <w:r>
        <w:rPr>
          <w:rFonts w:ascii="Arial" w:eastAsia="Arial" w:hAnsi="Arial" w:cs="Arial"/>
          <w:color w:val="000000"/>
          <w:sz w:val="24"/>
          <w:szCs w:val="24"/>
        </w:rPr>
        <w:t xml:space="preserve">El legislador conservó, sin embargo, la exigencia de plena acreditación sin precisar qué grado de corroboración la satisface cuando la </w:t>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7CF53694" w14:textId="77777777" w:rsidR="00A019C7" w:rsidRPr="00A019C7" w:rsidRDefault="00A019C7" w:rsidP="00A019C7">
      <w:pPr>
        <w:spacing w:before="0" w:after="0" w:line="360" w:lineRule="auto"/>
        <w:ind w:firstLine="709"/>
        <w:jc w:val="both"/>
      </w:pPr>
      <w:r>
        <w:rPr>
          <w:rFonts w:ascii="Arial" w:eastAsia="Arial" w:hAnsi="Arial" w:cs="Arial"/>
          <w:color w:val="000000"/>
          <w:sz w:val="24"/>
          <w:szCs w:val="24"/>
        </w:rPr>
        <w:t>E</w:t>
      </w:r>
      <w:del w:id="950016" w:author="Claude (humanizer)" w:date="2026-09-26T00:00:00Z">
        <w:r>
          <w:rPr>
            <w:rFonts w:ascii="Arial" w:eastAsia="Arial" w:hAnsi="Arial" w:cs="Arial"/>
            <w:color w:val="000000"/>
            <w:sz w:val="24"/>
            <w:szCs w:val="24"/>
          </w:rPr>
          <w:delText xml:space="preserve">n síntesis, e</w:delText>
        </w:r>
      </w:del>
      <w:ins w:id="950017" w:author="Claude (humanizer)" w:date="2026-09-26T00:00:00Z">
        <w:r>
          <w:rPr>
            <w:rFonts w:ascii="Arial" w:eastAsia="Arial" w:hAnsi="Arial" w:cs="Arial"/>
            <w:color w:val="000000"/>
            <w:sz w:val="24"/>
            <w:szCs w:val="24"/>
          </w:rPr>
        </w:r>
      </w:ins>
      <w:r>
        <w:rPr>
          <w:rFonts w:ascii="Arial" w:eastAsia="Arial" w:hAnsi="Arial" w:cs="Arial"/>
          <w:color w:val="000000"/>
          <w:sz w:val="24"/>
          <w:szCs w:val="24"/>
        </w:rPr>
        <w:t xml:space="preserv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pPr>
        <w:spacing w:before="0" w:after="0" w:line="360" w:lineRule="auto"/>
        <w:jc w:val="left"/>
      </w:pPr>
    </w:p>
    <w:p>
      <w:pPr>
        <w:pStyle w:val="Ttulo2"/>
        <w:keepNext/>
        <w:spacing w:before="0" w:after="0" w:line="360" w:lineRule="auto"/>
        <w:ind w:left="567" w:hanging="284"/>
        <w:jc w:val="left"/>
      </w:pPr>
      <w:r>
        <w:rPr>
          <w:rFonts w:ascii="Arial" w:eastAsia="Arial" w:hAnsi="Arial" w:cs="Arial"/>
          <w:color w:val="000000"/>
          <w:sz w:val="24"/>
          <w:szCs w:val="24"/>
        </w:rPr>
        <w:t xml:space="preserve">3.2. </w:t>
      </w:r>
      <w:r>
        <w:rPr>
          <w:rFonts w:ascii="Arial" w:eastAsia="Arial" w:hAnsi="Arial" w:cs="Arial"/>
          <w:i/>
          <w:iCs/>
          <w:color w:val="000000"/>
          <w:sz w:val="24"/>
          <w:szCs w:val="24"/>
        </w:rPr>
        <w:t xml:space="preserve">El voto particular de 2025 frente al de 2000: la aparición de la crítica</w:t>
      </w:r>
    </w:p>
    <w:p>
      <w:pPr>
        <w:spacing w:before="0" w:after="0" w:line="360" w:lineRule="auto"/>
        <w:jc w:val="left"/>
      </w:pPr>
    </w:p>
    <w:p w14:paraId="3352B1D8" w14:textId="3FC4B659" w:rsidR="00224E50" w:rsidRDefault="00977ACE" w:rsidP="00977ACE">
      <w:pPr>
        <w:spacing w:before="0" w:after="0" w:line="360" w:lineRule="auto"/>
        <w:ind w:firstLine="0"/>
        <w:jc w:val="both"/>
      </w:pPr>
      <w:r>
        <w:rPr>
          <w:rFonts w:ascii="Arial" w:eastAsia="Arial" w:hAnsi="Arial" w:cs="Arial"/>
          <w:color w:val="000000"/>
          <w:sz w:val="24"/>
          <w:szCs w:val="24"/>
        </w:rPr>
        <w:lastRenderedPageBreak/>
        <w:t>El voto particular del magistrado Reyes Rodríguez Mondragón en el expediente SUP-JIN-194/2025 incorpora la reproducción íntegra del proyecto de sentencia que la mayoría rechazó. Ese voto constituye un punto de inflexión dogmático. Denuncia formalmente la ausencia de un estándar de prueba. Además, estructura una teoría explícita sobre los umbrales de suficiencia aplicables a la nulidad de comicios. Pese a la densidad de su propuesta, la postura disidente alberga tres tensiones internas de peso. La primera es que preserva el vocabulario psicologista de la convicción para describir el resultado probatorio. La segunda es que supedita el estándar a la potestad del juzgador de modularlo caso por caso según la naturaleza de la irregularidad. La tercera es que formula la acreditación del impacto determinante mediante pautas que no se ajustan al umbral que el propio proyecto postula como aplicable. El examen de estas tensiones a la luz de los requisitos metodológicos de un estándar probatorio objetivo permite precisar el alcance y los límites de esa construcción jurisdiccional.</w:t>
      </w:r>
    </w:p>
    <w:p w14:paraId="69BEEF82" w14:textId="66480623" w:rsidR="00224E50" w:rsidRPr="00224E50" w:rsidRDefault="00224E50" w:rsidP="00224E50">
      <w:pPr>
        <w:spacing w:before="0" w:after="0" w:line="360" w:lineRule="auto"/>
        <w:ind w:firstLine="709"/>
        <w:jc w:val="both"/>
      </w:pPr>
      <w:r>
        <w:rPr>
          <w:rFonts w:ascii="Arial" w:eastAsia="Arial" w:hAnsi="Arial" w:cs="Arial"/>
          <w:color w:val="000000"/>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Pr>
          <w:rFonts w:ascii="Arial" w:eastAsia="Arial" w:hAnsi="Arial" w:cs="Arial"/>
          <w:color w:val="000000"/>
          <w:sz w:val="24"/>
          <w:szCs w:val="24"/>
          <w:vertAlign w:val="superscript"/>
        </w:rPr>
        <w:footnoteReference w:id="429"/>
      </w:r>
      <w:r>
        <w:rPr>
          <w:rFonts w:ascii="Arial" w:eastAsia="Arial" w:hAnsi="Arial" w:cs="Arial"/>
          <w:color w:val="000000"/>
          <w:sz w:val="24"/>
          <w:szCs w:val="24"/>
        </w:rPr>
        <w:t xml:space="preserve">Ambos disidentes habían presentado proyectos que proponían la nulidad de la elección, el de Rodríguez Mondragón en los juicios SUP-JIN-194/2025 y acumulados y el de Otálora Malassis en los juicios SUP-JIN-250/2025 y SUP-JIN-255/2025, y ambos fueron rechazados en la sesión del 20 de agosto de 2025.</w:t>
      </w:r>
      <w:r>
        <w:rPr>
          <w:rFonts w:ascii="Arial" w:eastAsia="Arial" w:hAnsi="Arial" w:cs="Arial"/>
          <w:color w:val="000000"/>
          <w:sz w:val="24"/>
          <w:szCs w:val="24"/>
          <w:vertAlign w:val="superscript"/>
        </w:rPr>
        <w:footnoteReference w:id="430"/>
      </w:r>
      <w:r>
        <w:rPr>
          <w:rFonts w:ascii="Arial" w:eastAsia="Arial" w:hAnsi="Arial" w:cs="Arial"/>
          <w:color w:val="000000"/>
          <w:sz w:val="24"/>
          <w:szCs w:val="24"/>
        </w:rPr>
        <w:t xml:space="preserve"> El voto de la magistrada Otálora Malassis es breve y sostiene que la elección debió anularse por la vulneración de los principios de libertad y autenticidad del sufragio.</w:t>
      </w:r>
      <w:r>
        <w:rPr>
          <w:rFonts w:ascii="Arial" w:eastAsia="Arial" w:hAnsi="Arial" w:cs="Arial"/>
          <w:color w:val="000000"/>
          <w:sz w:val="24"/>
          <w:szCs w:val="24"/>
          <w:vertAlign w:val="superscript"/>
        </w:rPr>
        <w:footnoteReference w:id="431"/>
      </w:r>
      <w:r>
        <w:rPr>
          <w:rFonts w:ascii="Arial" w:eastAsia="Arial" w:hAnsi="Arial" w:cs="Arial"/>
          <w:color w:val="000000"/>
          <w:sz w:val="24"/>
          <w:szCs w:val="24"/>
        </w:rPr>
        <w:t xml:space="preserve"> En lo sustancial, declara compartir los razonamientos del proyecto rechazado de Rodríguez Mondragón. Afirma que los </w:t>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before="0" w:after="0" w:line="360" w:lineRule="auto"/>
        <w:ind w:firstLine="709"/>
        <w:jc w:val="both"/>
      </w:pPr>
      <w:r>
        <w:rPr>
          <w:rFonts w:ascii="Arial" w:eastAsia="Arial" w:hAnsi="Arial" w:cs="Arial"/>
          <w:color w:val="000000"/>
          <w:sz w:val="24"/>
          <w:szCs w:val="24"/>
        </w:rPr>
        <w:t xml:space="preserve">El voto del magistrado Rodríguez Mondragón es, en cambio, extenso y se compone de dos partes. La primera, de 51 páginas, contiene el disenso propiamente dicho y se emitió con fundamento en el artículo 254, último párrafo, de la </w:t>
      </w:r>
      <w:r>
        <w:rPr>
          <w:rFonts w:ascii="Arial" w:eastAsia="Arial" w:hAnsi="Arial" w:cs="Arial"/>
          <w:i/>
          <w:iCs/>
          <w:color w:val="000000"/>
          <w:sz w:val="24"/>
          <w:szCs w:val="24"/>
        </w:rPr>
        <w:t xml:space="preserve">Ley Orgánica del Poder Judicial de la Federación</w:t>
      </w:r>
      <w:r>
        <w:rPr>
          <w:rFonts w:ascii="Arial" w:eastAsia="Arial" w:hAnsi="Arial" w:cs="Arial"/>
          <w:color w:val="000000"/>
          <w:sz w:val="24"/>
          <w:szCs w:val="24"/>
        </w:rPr>
        <w:t xml:space="preserve">.</w:t>
      </w:r>
      <w:r>
        <w:rPr>
          <w:rFonts w:ascii="Arial" w:eastAsia="Arial" w:hAnsi="Arial" w:cs="Arial"/>
          <w:color w:val="000000"/>
          <w:sz w:val="24"/>
          <w:szCs w:val="24"/>
          <w:vertAlign w:val="superscript"/>
        </w:rPr>
        <w:footnoteReference w:id="432"/>
      </w:r>
      <w:r>
        <w:rPr>
          <w:rFonts w:ascii="Arial" w:eastAsia="Arial" w:hAnsi="Arial" w:cs="Arial"/>
          <w:color w:val="000000"/>
          <w:sz w:val="24"/>
          <w:szCs w:val="24"/>
        </w:rPr>
        <w:t xml:space="preserve">En ella, el autor advierte que las sentencias de la mayoría difieren en su redacción, pero convergen en el sentido y en la explicación de la decisión, por lo que las examina de manera conjunta.</w:t>
      </w:r>
      <w:r>
        <w:rPr>
          <w:rFonts w:ascii="Arial" w:eastAsia="Arial" w:hAnsi="Arial" w:cs="Arial"/>
          <w:color w:val="000000"/>
          <w:sz w:val="24"/>
          <w:szCs w:val="24"/>
          <w:vertAlign w:val="superscript"/>
        </w:rPr>
        <w:footnoteReference w:id="433"/>
      </w:r>
      <w:r>
        <w:rPr>
          <w:rFonts w:ascii="Arial" w:eastAsia="Arial" w:hAnsi="Arial" w:cs="Arial"/>
          <w:color w:val="000000"/>
          <w:sz w:val="24"/>
          <w:szCs w:val="24"/>
        </w:rPr>
        <w:t xml:space="preserve"> Organiza su disenso en siete puntos, entre los que figuran los estándares probatorios, la valoración de las pruebas, el impacto determinante y la omisión legislativa en la regulación de la elección judicial.</w:t>
      </w:r>
      <w:r>
        <w:rPr>
          <w:rFonts w:ascii="Arial" w:eastAsia="Arial" w:hAnsi="Arial" w:cs="Arial"/>
          <w:color w:val="000000"/>
          <w:sz w:val="24"/>
          <w:szCs w:val="24"/>
          <w:vertAlign w:val="superscript"/>
        </w:rPr>
        <w:footnoteReference w:id="434"/>
      </w:r>
      <w:r>
        <w:rPr>
          <w:rFonts w:ascii="Arial" w:eastAsia="Arial" w:hAnsi="Arial" w:cs="Arial"/>
          <w:color w:val="000000"/>
          <w:sz w:val="24"/>
          <w:szCs w:val="24"/>
        </w:rPr>
        <w:t xml:space="preserve"> La segunda parte reproduce íntegramente las consideraciones del proyecto que sometió al Pleno.</w:t>
      </w:r>
      <w:r>
        <w:rPr>
          <w:rFonts w:ascii="Arial" w:eastAsia="Arial" w:hAnsi="Arial" w:cs="Arial"/>
          <w:color w:val="000000"/>
          <w:sz w:val="24"/>
          <w:szCs w:val="24"/>
          <w:vertAlign w:val="superscript"/>
        </w:rPr>
        <w:footnoteReference w:id="435"/>
      </w:r>
      <w:r>
        <w:rPr>
          <w:rFonts w:ascii="Arial" w:eastAsia="Arial" w:hAnsi="Arial" w:cs="Arial"/>
          <w:color w:val="000000"/>
          <w:sz w:val="24"/>
          <w:szCs w:val="24"/>
        </w:rPr>
        <w:t xml:space="preserve"> Ese proyecto dedica un apartado específico al estándar de valoración probatoria aplicable al caso.</w:t>
      </w:r>
      <w:r>
        <w:rPr>
          <w:rFonts w:ascii="Arial" w:eastAsia="Arial" w:hAnsi="Arial" w:cs="Arial"/>
          <w:color w:val="000000"/>
          <w:sz w:val="24"/>
          <w:szCs w:val="24"/>
          <w:vertAlign w:val="superscript"/>
        </w:rPr>
        <w:footnoteReference w:id="436"/>
      </w:r>
      <w:r>
        <w:rPr>
          <w:rFonts w:ascii="Arial" w:eastAsia="Arial" w:hAnsi="Arial" w:cs="Arial"/>
          <w:color w:val="000000"/>
          <w:sz w:val="24"/>
          <w:szCs w:val="24"/>
        </w:rPr>
        <w:t xml:space="preserve"> La tesis central del voto es que se acreditó una estrategia coordinada, sistemática y generalizada de distribución de acordeones, constitutiva de propaganda electoral prohibida y determinante para el resultado.</w:t>
      </w:r>
      <w:r>
        <w:rPr>
          <w:rFonts w:ascii="Arial" w:eastAsia="Arial" w:hAnsi="Arial" w:cs="Arial"/>
          <w:color w:val="000000"/>
          <w:sz w:val="24"/>
          <w:szCs w:val="24"/>
          <w:vertAlign w:val="superscript"/>
        </w:rPr>
        <w:footnoteReference w:id="437"/>
      </w:r>
      <w:r>
        <w:rPr>
          <w:rFonts w:ascii="Arial" w:eastAsia="Arial" w:hAnsi="Arial" w:cs="Arial"/>
          <w:color w:val="000000"/>
          <w:sz w:val="24"/>
          <w:szCs w:val="24"/>
        </w:rPr>
        <w:t xml:space="preserve"> A su juicio, esa operación actualizó la causal de financiamiento no permitido y la de violación de principios constitucionales, pero no la de intervención de partidos políticos o personas servidoras públicas.</w:t>
      </w:r>
      <w:r>
        <w:rPr>
          <w:rFonts w:ascii="Arial" w:eastAsia="Arial" w:hAnsi="Arial" w:cs="Arial"/>
          <w:color w:val="000000"/>
          <w:sz w:val="24"/>
          <w:szCs w:val="24"/>
          <w:vertAlign w:val="superscript"/>
        </w:rPr>
        <w:footnoteReference w:id="438"/>
      </w:r>
      <w:r>
        <w:rPr>
          <w:rFonts w:ascii="Arial" w:eastAsia="Arial" w:hAnsi="Arial" w:cs="Arial"/>
          <w:color w:val="000000"/>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0E0F8411" w14:textId="05ABB39B" w:rsidR="00224E50" w:rsidRPr="00224E50" w:rsidRDefault="00224E50" w:rsidP="00224E50">
      <w:pPr>
        <w:spacing w:before="0" w:after="0" w:line="360" w:lineRule="auto"/>
        <w:ind w:firstLine="709"/>
        <w:jc w:val="both"/>
      </w:pPr>
      <w:r>
        <w:rPr>
          <w:rFonts w:ascii="Arial" w:eastAsia="Arial" w:hAnsi="Arial" w:cs="Arial"/>
          <w:color w:val="000000"/>
          <w:sz w:val="24"/>
          <w:szCs w:val="24"/>
        </w:rPr>
        <w:lastRenderedPageBreak/>
        <w:t>La denuncia se formula en el punto del voto dedicado a los estándares probatorios. Ese punto parte de un diagnóstico de la decisión mayoritaria. Según el disidente, las sentencias exigen una certeza absoluta sobre las irregularidades, pues requieren que las violaciones estén plenamente acreditadas con pruebas que generen convicción total.</w:t>
      </w:r>
      <w:r>
        <w:rPr>
          <w:rFonts w:ascii="Arial" w:eastAsia="Arial" w:hAnsi="Arial" w:cs="Arial"/>
          <w:color w:val="000000"/>
          <w:sz w:val="24"/>
          <w:szCs w:val="24"/>
          <w:vertAlign w:val="superscript"/>
        </w:rPr>
        <w:footnoteReference w:id="439"/>
      </w:r>
      <w:r>
        <w:rPr>
          <w:rFonts w:ascii="Arial" w:eastAsia="Arial" w:hAnsi="Arial" w:cs="Arial"/>
          <w:color w:val="000000"/>
          <w:sz w:val="24"/>
          <w:szCs w:val="24"/>
        </w:rPr>
        <w:t xml:space="preserve">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Pr>
          <w:rFonts w:ascii="Arial" w:eastAsia="Arial" w:hAnsi="Arial" w:cs="Arial"/>
          <w:color w:val="000000"/>
          <w:sz w:val="24"/>
          <w:szCs w:val="24"/>
          <w:vertAlign w:val="superscript"/>
        </w:rPr>
        <w:footnoteReference w:id="440"/>
      </w:r>
      <w:r>
        <w:rPr>
          <w:rFonts w:ascii="Arial" w:eastAsia="Arial" w:hAnsi="Arial" w:cs="Arial"/>
          <w:color w:val="000000"/>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Pr>
          <w:rFonts w:ascii="Arial" w:eastAsia="Arial" w:hAnsi="Arial" w:cs="Arial"/>
          <w:color w:val="000000"/>
          <w:sz w:val="24"/>
          <w:szCs w:val="24"/>
          <w:vertAlign w:val="superscript"/>
        </w:rPr>
        <w:footnoteReference w:id="441"/>
      </w:r>
      <w:r>
        <w:rPr>
          <w:rFonts w:ascii="Arial" w:eastAsia="Arial" w:hAnsi="Arial" w:cs="Arial"/>
          <w:color w:val="000000"/>
          <w:sz w:val="24"/>
          <w:szCs w:val="24"/>
        </w:rPr>
        <w:t xml:space="preserve"> Esta formulación coincide con el diagnóstico identificado al inicio de este capítulo, donde se identificaron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before="0" w:after="0" w:line="360" w:lineRule="auto"/>
        <w:ind w:firstLine="709"/>
        <w:jc w:val="both"/>
      </w:pPr>
      <w:r>
        <w:rPr>
          <w:rFonts w:ascii="Arial" w:eastAsia="Arial" w:hAnsi="Arial" w:cs="Arial"/>
          <w:color w:val="000000"/>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Pr>
          <w:rFonts w:ascii="Arial" w:eastAsia="Arial" w:hAnsi="Arial" w:cs="Arial"/>
          <w:color w:val="000000"/>
          <w:sz w:val="24"/>
          <w:szCs w:val="24"/>
          <w:vertAlign w:val="superscript"/>
        </w:rPr>
        <w:footnoteReference w:id="442"/>
      </w:r>
      <w:r>
        <w:rPr>
          <w:rFonts w:ascii="Arial" w:eastAsia="Arial" w:hAnsi="Arial" w:cs="Arial"/>
          <w:color w:val="000000"/>
          <w:sz w:val="24"/>
          <w:szCs w:val="24"/>
        </w:rPr>
        <w:t xml:space="preserve">El proyecto incorporado al voto lo expresa con mayor precisión, al sostener que las causales plenamente acreditadas son las que superan sin excepción el estándar de prueba previamente fijado.</w:t>
      </w:r>
      <w:r>
        <w:rPr>
          <w:rFonts w:ascii="Arial" w:eastAsia="Arial" w:hAnsi="Arial" w:cs="Arial"/>
          <w:color w:val="000000"/>
          <w:sz w:val="24"/>
          <w:szCs w:val="24"/>
          <w:vertAlign w:val="superscript"/>
        </w:rPr>
        <w:footnoteReference w:id="443"/>
      </w:r>
      <w:r>
        <w:rPr>
          <w:rFonts w:ascii="Arial" w:eastAsia="Arial" w:hAnsi="Arial" w:cs="Arial"/>
          <w:color w:val="000000"/>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lastRenderedPageBreak/>
        <w:t>alcanzar la persona juzgadora.</w:t>
      </w:r>
      <w:r>
        <w:rPr>
          <w:rFonts w:ascii="Arial" w:eastAsia="Arial" w:hAnsi="Arial" w:cs="Arial"/>
          <w:color w:val="000000"/>
          <w:sz w:val="24"/>
          <w:szCs w:val="24"/>
          <w:vertAlign w:val="superscript"/>
        </w:rPr>
        <w:footnoteReference w:id="444"/>
      </w:r>
      <w:r>
        <w:rPr>
          <w:rFonts w:ascii="Arial" w:eastAsia="Arial" w:hAnsi="Arial" w:cs="Arial"/>
          <w:color w:val="000000"/>
          <w:sz w:val="24"/>
          <w:szCs w:val="24"/>
        </w:rPr>
        <w:t xml:space="preserve"> Exige también que el conjunto probatorio genere convicción suficiente según el estándar aplicable.</w:t>
      </w:r>
      <w:r>
        <w:rPr>
          <w:rFonts w:ascii="Arial" w:eastAsia="Arial" w:hAnsi="Arial" w:cs="Arial"/>
          <w:color w:val="000000"/>
          <w:sz w:val="24"/>
          <w:szCs w:val="24"/>
          <w:vertAlign w:val="superscript"/>
        </w:rPr>
        <w:footnoteReference w:id="445"/>
      </w:r>
      <w:r>
        <w:rPr>
          <w:rFonts w:ascii="Arial" w:eastAsia="Arial" w:hAnsi="Arial" w:cs="Arial"/>
          <w:color w:val="000000"/>
          <w:sz w:val="24"/>
          <w:szCs w:val="24"/>
        </w:rPr>
        <w:t xml:space="preserve"> Ambas formulaciones reintroducen el elemento psicológico que el primer requisito metodológico excluye.</w:t>
      </w:r>
      <w:r>
        <w:rPr>
          <w:rFonts w:ascii="Arial" w:eastAsia="Arial" w:hAnsi="Arial" w:cs="Arial"/>
          <w:color w:val="000000"/>
          <w:sz w:val="24"/>
          <w:szCs w:val="24"/>
          <w:vertAlign w:val="superscript"/>
        </w:rPr>
        <w:footnoteReference w:id="446"/>
      </w:r>
      <w:r>
        <w:rPr>
          <w:rFonts w:ascii="Arial" w:eastAsia="Arial" w:hAnsi="Arial" w:cs="Arial"/>
          <w:color w:val="000000"/>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410D2DA6" w14:textId="436DF362" w:rsidR="00224E50" w:rsidRPr="00224E50" w:rsidRDefault="00224E50" w:rsidP="00224E50">
      <w:pPr>
        <w:spacing w:before="0" w:after="0" w:line="360" w:lineRule="auto"/>
        <w:ind w:firstLine="709"/>
        <w:jc w:val="both"/>
      </w:pPr>
      <w:r>
        <w:rPr>
          <w:rFonts w:ascii="Arial" w:eastAsia="Arial" w:hAnsi="Arial" w:cs="Arial"/>
          <w:color w:val="000000"/>
          <w:sz w:val="24"/>
          <w:szCs w:val="24"/>
        </w:rPr>
        <w:t xml:space="preserve">La teoría de los estándares se desarrolla en el proyecto incorporado al voto. El proyecto parte de una definición del estándar de prueba que coincide con el desarrollo del capítulo primero de esta investigación. Afirma que los estándares son reglas que establecen el nivel de suficiencia probatoria para que una hipótesis fáctica pueda considerarse probada o suficientemente corroborada.</w:t>
      </w:r>
      <w:r>
        <w:rPr>
          <w:rFonts w:ascii="Arial" w:eastAsia="Arial" w:hAnsi="Arial" w:cs="Arial"/>
          <w:color w:val="000000"/>
          <w:sz w:val="24"/>
          <w:szCs w:val="24"/>
          <w:vertAlign w:val="superscript"/>
        </w:rPr>
        <w:footnoteReference w:id="447"/>
      </w:r>
      <w:r>
        <w:rPr>
          <w:rFonts w:ascii="Arial" w:eastAsia="Arial" w:hAnsi="Arial" w:cs="Arial"/>
          <w:color w:val="000000"/>
          <w:sz w:val="24"/>
          <w:szCs w:val="24"/>
        </w:rPr>
        <w:t xml:space="preserve">Les atribuye tres funciones, que consisten en proporcionar criterios para justificar la decisión sobre los hechos, servir de garantía para las partes y distribuir el riesgo de error.</w:t>
      </w:r>
      <w:r>
        <w:rPr>
          <w:rFonts w:ascii="Arial" w:eastAsia="Arial" w:hAnsi="Arial" w:cs="Arial"/>
          <w:color w:val="000000"/>
          <w:sz w:val="24"/>
          <w:szCs w:val="24"/>
          <w:vertAlign w:val="superscript"/>
        </w:rPr>
        <w:footnoteReference w:id="448"/>
      </w:r>
      <w:r>
        <w:rPr>
          <w:rFonts w:ascii="Arial" w:eastAsia="Arial" w:hAnsi="Arial" w:cs="Arial"/>
          <w:color w:val="000000"/>
          <w:sz w:val="24"/>
          <w:szCs w:val="24"/>
        </w:rPr>
        <w:t xml:space="preserve"> Sostiene que la prueba de una hipótesis no depende del convencimiento del órgano decisor, sino del grado de corroboración que le aportan los elementos probatorios, conforme a una concepción racionalista de la prueba.</w:t>
      </w:r>
      <w:r>
        <w:rPr>
          <w:rFonts w:ascii="Arial" w:eastAsia="Arial" w:hAnsi="Arial" w:cs="Arial"/>
          <w:color w:val="000000"/>
          <w:sz w:val="24"/>
          <w:szCs w:val="24"/>
          <w:vertAlign w:val="superscript"/>
        </w:rPr>
        <w:footnoteReference w:id="449"/>
      </w:r>
      <w:r>
        <w:rPr>
          <w:rFonts w:ascii="Arial" w:eastAsia="Arial" w:hAnsi="Arial" w:cs="Arial"/>
          <w:color w:val="000000"/>
          <w:sz w:val="24"/>
          <w:szCs w:val="24"/>
        </w:rPr>
        <w:t xml:space="preserve"> Distingue, con apoyo expreso en Ferrer Beltrán, entre la justificación material y la justificación procedimental de la decisión sobre los hechos.</w:t>
      </w:r>
      <w:r>
        <w:rPr>
          <w:rFonts w:ascii="Arial" w:eastAsia="Arial" w:hAnsi="Arial" w:cs="Arial"/>
          <w:color w:val="000000"/>
          <w:sz w:val="24"/>
          <w:szCs w:val="24"/>
          <w:vertAlign w:val="superscript"/>
        </w:rPr>
        <w:footnoteReference w:id="450"/>
      </w:r>
      <w:r>
        <w:rPr>
          <w:rFonts w:ascii="Arial" w:eastAsia="Arial" w:hAnsi="Arial" w:cs="Arial"/>
          <w:color w:val="000000"/>
          <w:sz w:val="24"/>
          <w:szCs w:val="24"/>
        </w:rPr>
        <w:t xml:space="preserve"> Adopta, por último, la probabilidad inductiva como la más apropiada para estructurar el razonamiento probatorio, con exclusión de la probabilidad subjetiva y de la matemática.</w:t>
      </w:r>
      <w:r>
        <w:rPr>
          <w:rFonts w:ascii="Arial" w:eastAsia="Arial" w:hAnsi="Arial" w:cs="Arial"/>
          <w:color w:val="000000"/>
          <w:sz w:val="24"/>
          <w:szCs w:val="24"/>
          <w:vertAlign w:val="superscript"/>
        </w:rPr>
        <w:footnoteReference w:id="451"/>
      </w:r>
      <w:r>
        <w:rPr>
          <w:rFonts w:ascii="Arial" w:eastAsia="Arial" w:hAnsi="Arial" w:cs="Arial"/>
          <w:color w:val="000000"/>
          <w:sz w:val="24"/>
          <w:szCs w:val="24"/>
        </w:rPr>
        <w:t xml:space="preserve"> Estas tesis coinciden con las que Ferrer Beltrán sostiene en la obra que el proyecto cita.</w:t>
      </w:r>
      <w:r>
        <w:rPr>
          <w:rFonts w:ascii="Arial" w:eastAsia="Arial" w:hAnsi="Arial" w:cs="Arial"/>
          <w:color w:val="000000"/>
          <w:sz w:val="24"/>
          <w:szCs w:val="24"/>
          <w:vertAlign w:val="superscript"/>
        </w:rPr>
        <w:footnoteReference w:id="452"/>
      </w:r>
      <w:r>
        <w:rPr>
          <w:rFonts w:ascii="Arial" w:eastAsia="Arial" w:hAnsi="Arial" w:cs="Arial"/>
          <w:color w:val="000000"/>
          <w:sz w:val="24"/>
          <w:szCs w:val="24"/>
        </w:rPr>
        <w:t xml:space="preserve"> Con ello, el voto incorpora al debate jurisdiccional el aparato conceptual que el capítulo primero empleó para diagnosticar el error de categoría. La </w:t>
        <w:lastRenderedPageBreak/>
        <w:t>mayoría, en contraste, no citó a Ferrer Beltrán y remitió a la escuela de libre convencimiento.</w:t>
      </w:r>
    </w:p>
    <w:p w14:paraId="319D18C4" w14:textId="6E5535E0" w:rsidR="00224E50" w:rsidRPr="00224E50" w:rsidRDefault="00224E50" w:rsidP="00224E50">
      <w:pPr>
        <w:spacing w:before="0" w:after="0" w:line="360" w:lineRule="auto"/>
        <w:ind w:firstLine="709"/>
        <w:jc w:val="both"/>
      </w:pPr>
      <w:r>
        <w:rPr>
          <w:rFonts w:ascii="Arial" w:eastAsia="Arial" w:hAnsi="Arial" w:cs="Arial"/>
          <w:color w:val="000000"/>
          <w:sz w:val="24"/>
          <w:szCs w:val="24"/>
        </w:rPr>
        <w:t>Sobre esa base, el proyecto adopta dos estándares, porque algunos hechos denunciados exigen acreditar la autoría de las conductas, lo que requiere un umbral probatorio más alto.</w:t>
      </w:r>
      <w:r>
        <w:rPr>
          <w:rFonts w:ascii="Arial" w:eastAsia="Arial" w:hAnsi="Arial" w:cs="Arial"/>
          <w:color w:val="000000"/>
          <w:sz w:val="24"/>
          <w:szCs w:val="24"/>
          <w:vertAlign w:val="superscript"/>
        </w:rPr>
        <w:footnoteReference w:id="453"/>
      </w:r>
      <w:r>
        <w:rPr>
          <w:rFonts w:ascii="Arial" w:eastAsia="Arial" w:hAnsi="Arial" w:cs="Arial"/>
          <w:color w:val="000000"/>
          <w:sz w:val="24"/>
          <w:szCs w:val="24"/>
        </w:rPr>
        <w:t xml:space="preserve">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Pr>
          <w:rFonts w:ascii="Arial" w:eastAsia="Arial" w:hAnsi="Arial" w:cs="Arial"/>
          <w:color w:val="000000"/>
          <w:sz w:val="24"/>
          <w:szCs w:val="24"/>
          <w:vertAlign w:val="superscript"/>
        </w:rPr>
        <w:footnoteReference w:id="454"/>
      </w:r>
      <w:r>
        <w:rPr>
          <w:rFonts w:ascii="Arial" w:eastAsia="Arial" w:hAnsi="Arial" w:cs="Arial"/>
          <w:color w:val="000000"/>
          <w:sz w:val="24"/>
          <w:szCs w:val="24"/>
        </w:rPr>
        <w:t xml:space="preserve"> El proyecto precisa que basta que el conjunto de elementos probatorios haga más probable la existencia de la propaganda irregular que su inexistencia, sin requerir certeza absoluta.</w:t>
      </w:r>
      <w:r>
        <w:rPr>
          <w:rFonts w:ascii="Arial" w:eastAsia="Arial" w:hAnsi="Arial" w:cs="Arial"/>
          <w:color w:val="000000"/>
          <w:sz w:val="24"/>
          <w:szCs w:val="24"/>
          <w:vertAlign w:val="superscript"/>
        </w:rPr>
        <w:footnoteReference w:id="455"/>
      </w:r>
      <w:r>
        <w:rPr>
          <w:rFonts w:ascii="Arial" w:eastAsia="Arial" w:hAnsi="Arial" w:cs="Arial"/>
          <w:color w:val="000000"/>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Pr>
          <w:rFonts w:ascii="Arial" w:eastAsia="Arial" w:hAnsi="Arial" w:cs="Arial"/>
          <w:color w:val="000000"/>
          <w:sz w:val="24"/>
          <w:szCs w:val="24"/>
          <w:vertAlign w:val="superscript"/>
        </w:rPr>
        <w:footnoteReference w:id="456"/>
      </w:r>
      <w:r>
        <w:rPr>
          <w:rFonts w:ascii="Arial" w:eastAsia="Arial" w:hAnsi="Arial" w:cs="Arial"/>
          <w:color w:val="000000"/>
          <w:sz w:val="24"/>
          <w:szCs w:val="24"/>
        </w:rPr>
        <w:t xml:space="preserve"> Esta formulación coincide con el menos exigente de los estándares que propone Ferrer Beltrán, según el cual la hipótesis debe ser más probable que la de la parte contraria.</w:t>
      </w:r>
      <w:r>
        <w:rPr>
          <w:rFonts w:ascii="Arial" w:eastAsia="Arial" w:hAnsi="Arial" w:cs="Arial"/>
          <w:color w:val="000000"/>
          <w:sz w:val="24"/>
          <w:szCs w:val="24"/>
          <w:vertAlign w:val="superscript"/>
        </w:rPr>
        <w:footnoteReference w:id="457"/>
      </w:r>
      <w:r>
        <w:rPr>
          <w:rFonts w:ascii="Arial" w:eastAsia="Arial" w:hAnsi="Arial" w:cs="Arial"/>
          <w:color w:val="000000"/>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3483EB95" w14:textId="77777777" w:rsidR="00224E50" w:rsidRPr="00224E50" w:rsidRDefault="00224E50" w:rsidP="00224E50">
      <w:pPr>
        <w:spacing w:before="0" w:after="0" w:line="360" w:lineRule="auto"/>
        <w:ind w:firstLine="709"/>
        <w:jc w:val="both"/>
      </w:pPr>
      <w:r>
        <w:rPr>
          <w:rFonts w:ascii="Arial" w:eastAsia="Arial" w:hAnsi="Arial" w:cs="Arial"/>
          <w:color w:val="000000"/>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Pr>
          <w:rFonts w:ascii="Arial" w:eastAsia="Arial" w:hAnsi="Arial" w:cs="Arial"/>
          <w:color w:val="000000"/>
          <w:sz w:val="24"/>
          <w:szCs w:val="24"/>
          <w:vertAlign w:val="superscript"/>
        </w:rPr>
        <w:footnoteReference w:id="458"/>
      </w:r>
      <w:r>
        <w:rPr>
          <w:rFonts w:ascii="Arial" w:eastAsia="Arial" w:hAnsi="Arial" w:cs="Arial"/>
          <w:color w:val="000000"/>
          <w:sz w:val="24"/>
          <w:szCs w:val="24"/>
        </w:rPr>
        <w:t xml:space="preserve">Lo justifica por la gravedad de atribuir responsabilidad a actores institucionales y por las </w:t>
        <w:lastRenderedPageBreak/>
        <w:t>consecuencias jurídicas y políticas de esa atribución.</w:t>
      </w:r>
      <w:r>
        <w:rPr>
          <w:rFonts w:ascii="Arial" w:eastAsia="Arial" w:hAnsi="Arial" w:cs="Arial"/>
          <w:color w:val="000000"/>
          <w:sz w:val="24"/>
          <w:szCs w:val="24"/>
          <w:vertAlign w:val="superscript"/>
        </w:rPr>
        <w:footnoteReference w:id="459"/>
      </w:r>
      <w:r>
        <w:rPr>
          <w:rFonts w:ascii="Arial" w:eastAsia="Arial" w:hAnsi="Arial" w:cs="Arial"/>
          <w:color w:val="000000"/>
          <w:sz w:val="24"/>
          <w:szCs w:val="24"/>
        </w:rPr>
        <w:t xml:space="preserve"> A diferencia de lo que ocurre con las fórmulas legales examinadas, el proyecto enuncia los elementos que deben acreditarse para satisfacerlo.</w:t>
      </w:r>
      <w:r>
        <w:rPr>
          <w:rFonts w:ascii="Arial" w:eastAsia="Arial" w:hAnsi="Arial" w:cs="Arial"/>
          <w:color w:val="000000"/>
          <w:sz w:val="24"/>
          <w:szCs w:val="24"/>
          <w:vertAlign w:val="superscript"/>
        </w:rPr>
        <w:footnoteReference w:id="460"/>
      </w:r>
      <w:r>
        <w:rPr>
          <w:rFonts w:ascii="Arial" w:eastAsia="Arial" w:hAnsi="Arial" w:cs="Arial"/>
          <w:color w:val="000000"/>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Pr>
          <w:rFonts w:ascii="Arial" w:eastAsia="Arial" w:hAnsi="Arial" w:cs="Arial"/>
          <w:color w:val="000000"/>
          <w:sz w:val="24"/>
          <w:szCs w:val="24"/>
          <w:vertAlign w:val="superscript"/>
        </w:rPr>
        <w:footnoteReference w:id="461"/>
      </w:r>
      <w:r>
        <w:rPr>
          <w:rFonts w:ascii="Arial" w:eastAsia="Arial" w:hAnsi="Arial" w:cs="Arial"/>
          <w:color w:val="000000"/>
          <w:sz w:val="24"/>
          <w:szCs w:val="24"/>
        </w:rPr>
        <w:t xml:space="preserve"> Esta exigencia corresponde a la lógica de los estándares más exigentes que propone Ferrer Beltrán, construidos en torno a la refutación de hipótesis alternativas.</w:t>
      </w:r>
      <w:r>
        <w:rPr>
          <w:rFonts w:ascii="Arial" w:eastAsia="Arial" w:hAnsi="Arial" w:cs="Arial"/>
          <w:color w:val="000000"/>
          <w:sz w:val="24"/>
          <w:szCs w:val="24"/>
          <w:vertAlign w:val="superscript"/>
        </w:rPr>
        <w:footnoteReference w:id="462"/>
      </w:r>
      <w:r>
        <w:rPr>
          <w:rFonts w:ascii="Arial" w:eastAsia="Arial" w:hAnsi="Arial" w:cs="Arial"/>
          <w:color w:val="000000"/>
          <w:sz w:val="24"/>
          <w:szCs w:val="24"/>
        </w:rPr>
        <w:t xml:space="preserve"> El proyecto aplicó el estándar y concluyó que los indicios sobre la participación de partidos y personas servidoras públicas no lo superaban.</w:t>
      </w:r>
      <w:r>
        <w:rPr>
          <w:rFonts w:ascii="Arial" w:eastAsia="Arial" w:hAnsi="Arial" w:cs="Arial"/>
          <w:color w:val="000000"/>
          <w:sz w:val="24"/>
          <w:szCs w:val="24"/>
          <w:vertAlign w:val="superscript"/>
        </w:rPr>
        <w:footnoteReference w:id="463"/>
      </w:r>
      <w:r>
        <w:rPr>
          <w:rFonts w:ascii="Arial" w:eastAsia="Arial" w:hAnsi="Arial" w:cs="Arial"/>
          <w:color w:val="000000"/>
          <w:sz w:val="24"/>
          <w:szCs w:val="24"/>
        </w:rPr>
        <w:t xml:space="preserve"> Consideró que la evidencia no descartaba la posibilidad de actuaciones individuales sin respaldo institucional y ordenó dar vista al Instituto Nacional Electoral.</w:t>
      </w:r>
      <w:r>
        <w:rPr>
          <w:rFonts w:ascii="Arial" w:eastAsia="Arial" w:hAnsi="Arial" w:cs="Arial"/>
          <w:color w:val="000000"/>
          <w:sz w:val="24"/>
          <w:szCs w:val="24"/>
          <w:vertAlign w:val="superscript"/>
        </w:rPr>
        <w:footnoteReference w:id="464"/>
      </w:r>
      <w:r>
        <w:rPr>
          <w:rFonts w:ascii="Arial" w:eastAsia="Arial" w:hAnsi="Arial" w:cs="Arial"/>
          <w:color w:val="000000"/>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before="0" w:after="0" w:line="360" w:lineRule="auto"/>
        <w:ind w:firstLine="709"/>
        <w:jc w:val="both"/>
      </w:pPr>
      <w:r>
        <w:rPr>
          <w:rFonts w:ascii="Arial" w:eastAsia="Arial" w:hAnsi="Arial" w:cs="Arial"/>
          <w:color w:val="000000"/>
          <w:sz w:val="24"/>
          <w:szCs w:val="24"/>
        </w:rPr>
        <w:t>El estándar elevado presenta, sin embargo, una formulación menos depurada que el prevalente. El proyecto exige que las pruebas permitan establecer los elementos de manera convincente y con alto grado de certeza.</w:t>
      </w:r>
      <w:r>
        <w:rPr>
          <w:rFonts w:ascii="Arial" w:eastAsia="Arial" w:hAnsi="Arial" w:cs="Arial"/>
          <w:color w:val="000000"/>
          <w:sz w:val="24"/>
          <w:szCs w:val="24"/>
          <w:vertAlign w:val="superscript"/>
        </w:rPr>
        <w:footnoteReference w:id="465"/>
      </w:r>
      <w:r>
        <w:rPr>
          <w:rFonts w:ascii="Arial" w:eastAsia="Arial" w:hAnsi="Arial" w:cs="Arial"/>
          <w:color w:val="000000"/>
          <w:sz w:val="24"/>
          <w:szCs w:val="24"/>
        </w:rPr>
        <w:t xml:space="preserve">Requiere también que la cadena de inferencias conduzca de manera inexorable a la conclusión y que la valoración integral genere la certeza requerida.</w:t>
      </w:r>
      <w:r>
        <w:rPr>
          <w:rFonts w:ascii="Arial" w:eastAsia="Arial" w:hAnsi="Arial" w:cs="Arial"/>
          <w:color w:val="000000"/>
          <w:sz w:val="24"/>
          <w:szCs w:val="24"/>
          <w:vertAlign w:val="superscript"/>
        </w:rPr>
        <w:footnoteReference w:id="466"/>
      </w:r>
      <w:r>
        <w:rPr>
          <w:rFonts w:ascii="Arial" w:eastAsia="Arial" w:hAnsi="Arial" w:cs="Arial"/>
          <w:color w:val="000000"/>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lastRenderedPageBreak/>
        <w:t>cuarto requisito.</w:t>
      </w:r>
      <w:r>
        <w:rPr>
          <w:rFonts w:ascii="Arial" w:eastAsia="Arial" w:hAnsi="Arial" w:cs="Arial"/>
          <w:color w:val="000000"/>
          <w:sz w:val="24"/>
          <w:szCs w:val="24"/>
          <w:vertAlign w:val="superscript"/>
        </w:rPr>
        <w:footnoteReference w:id="467"/>
      </w:r>
      <w:r>
        <w:rPr>
          <w:rFonts w:ascii="Arial" w:eastAsia="Arial" w:hAnsi="Arial" w:cs="Arial"/>
          <w:color w:val="000000"/>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spacing w:before="0" w:after="0" w:line="240" w:lineRule="auto"/>
              <w:ind w:left="113" w:hanging="113"/>
              <w:jc w:val="left"/>
            </w:pPr>
            <w:r>
              <w:rPr>
                <w:rFonts w:ascii="Arial" w:eastAsia="Arial" w:hAnsi="Arial" w:cs="Arial"/>
                <w:b/>
                <w:bCs/>
                <w:color w:val="000000"/>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spacing w:before="0" w:after="0" w:line="240" w:lineRule="auto"/>
              <w:ind w:left="113" w:hanging="113"/>
              <w:jc w:val="left"/>
            </w:pPr>
            <w:r>
              <w:rPr>
                <w:rFonts w:ascii="Arial" w:eastAsia="Arial" w:hAnsi="Arial" w:cs="Arial"/>
                <w:b/>
                <w:bCs/>
                <w:color w:val="000000"/>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spacing w:before="0" w:after="0" w:line="240" w:lineRule="auto"/>
              <w:ind w:left="113" w:hanging="113"/>
              <w:jc w:val="left"/>
            </w:pPr>
            <w:r>
              <w:rPr>
                <w:rFonts w:ascii="Arial" w:eastAsia="Arial" w:hAnsi="Arial" w:cs="Arial"/>
                <w:b/>
                <w:bCs/>
                <w:color w:val="000000"/>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spacing w:before="0" w:after="0" w:line="240" w:lineRule="auto"/>
              <w:ind w:left="113" w:hanging="113"/>
              <w:jc w:val="left"/>
            </w:pPr>
            <w:r>
              <w:rPr>
                <w:rFonts w:ascii="Arial" w:eastAsia="Arial" w:hAnsi="Arial" w:cs="Arial"/>
                <w:b/>
                <w:bCs/>
                <w:color w:val="000000"/>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spacing w:before="0" w:after="0" w:line="240" w:lineRule="auto"/>
              <w:ind w:left="113" w:hanging="113"/>
              <w:jc w:val="left"/>
            </w:pPr>
            <w:r>
              <w:rPr>
                <w:rFonts w:ascii="Arial" w:eastAsia="Arial" w:hAnsi="Arial" w:cs="Arial"/>
                <w:b/>
                <w:bCs/>
                <w:color w:val="000000"/>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Acreditado</w:t>
            </w:r>
          </w:p>
        </w:tc>
      </w:tr>
    </w:tbl>
    <w:p w14:paraId="59ADF591" w14:textId="77777777" w:rsidR="00224E50" w:rsidRPr="00224E50" w:rsidRDefault="00224E50" w:rsidP="00224E50">
      <w:pPr>
        <w:spacing w:before="0" w:after="0" w:line="360" w:lineRule="auto"/>
        <w:ind w:firstLine="0"/>
        <w:jc w:val="both"/>
      </w:pPr>
      <w:r>
        <w:rPr>
          <w:rFonts w:ascii="Arial" w:eastAsia="Arial" w:hAnsi="Arial" w:cs="Arial"/>
          <w:color w:val="000000"/>
          <w:sz w:val="20"/>
          <w:szCs w:val="20"/>
        </w:rPr>
        <w:t>Tabla 1. Esquema de estándares del voto particular de Rodríguez Mondragón. Elaboración propia con base en el proyecto reproducido en el voto, párrafos 82-126, 304, 471-473 y 513-527.</w:t>
      </w:r>
    </w:p>
    <w:p>
      <w:pPr>
        <w:spacing w:before="0" w:after="0" w:line="360" w:lineRule="auto"/>
        <w:jc w:val="left"/>
      </w:pPr>
    </w:p>
    <w:p w14:paraId="333AF3C3" w14:textId="77777777" w:rsidR="00224E50" w:rsidRPr="00224E50" w:rsidRDefault="00224E50" w:rsidP="00224E50">
      <w:pPr>
        <w:spacing w:before="0" w:after="0" w:line="360" w:lineRule="auto"/>
        <w:ind w:firstLine="709"/>
        <w:jc w:val="both"/>
      </w:pPr>
      <w:r>
        <w:rPr>
          <w:rFonts w:ascii="Arial" w:eastAsia="Arial" w:hAnsi="Arial" w:cs="Arial"/>
          <w:color w:val="000000"/>
          <w:sz w:val="24"/>
          <w:szCs w:val="24"/>
        </w:rPr>
        <w:t>La mayor dificultad de la propuesta está en la fuente del estándar. El proyecto sostiene que el artículo 16 de la ley de medios configura un sistema de libre valoración que permite al órgano jurisdiccional determinar el tipo de estándar aplicable, modulando la exigencia según la naturaleza, gravedad y contexto de las violaciones.</w:t>
      </w:r>
      <w:r>
        <w:rPr>
          <w:rFonts w:ascii="Arial" w:eastAsia="Arial" w:hAnsi="Arial" w:cs="Arial"/>
          <w:color w:val="000000"/>
          <w:sz w:val="24"/>
          <w:szCs w:val="24"/>
          <w:vertAlign w:val="superscript"/>
        </w:rPr>
        <w:footnoteReference w:id="468"/>
      </w:r>
      <w:r>
        <w:rPr>
          <w:rFonts w:ascii="Arial" w:eastAsia="Arial" w:hAnsi="Arial" w:cs="Arial"/>
          <w:color w:val="000000"/>
          <w:sz w:val="24"/>
          <w:szCs w:val="24"/>
        </w:rPr>
        <w:t xml:space="preserve">El cuerpo del voto reitera esa tesis.</w:t>
      </w:r>
      <w:r>
        <w:rPr>
          <w:rFonts w:ascii="Arial" w:eastAsia="Arial" w:hAnsi="Arial" w:cs="Arial"/>
          <w:color w:val="000000"/>
          <w:sz w:val="24"/>
          <w:szCs w:val="24"/>
          <w:vertAlign w:val="superscript"/>
        </w:rPr>
        <w:footnoteReference w:id="469"/>
      </w:r>
      <w:r>
        <w:rPr>
          <w:rFonts w:ascii="Arial" w:eastAsia="Arial" w:hAnsi="Arial" w:cs="Arial"/>
          <w:color w:val="000000"/>
          <w:sz w:val="24"/>
          <w:szCs w:val="24"/>
        </w:rPr>
        <w:t xml:space="preserve"> El proyecto matiza, no obstante, que la decisión sobre la suficiencia no puede ser particularista ni libérrima, porque es una decisión político-moral </w:t>
        <w:lastRenderedPageBreak/>
        <w:t>que debe preservar la previsibilidad y la seguridad jurídica.</w:t>
      </w:r>
      <w:r>
        <w:rPr>
          <w:rFonts w:ascii="Arial" w:eastAsia="Arial" w:hAnsi="Arial" w:cs="Arial"/>
          <w:color w:val="000000"/>
          <w:sz w:val="24"/>
          <w:szCs w:val="24"/>
          <w:vertAlign w:val="superscript"/>
        </w:rPr>
        <w:footnoteReference w:id="470"/>
      </w:r>
      <w:r>
        <w:rPr>
          <w:rFonts w:ascii="Arial" w:eastAsia="Arial" w:hAnsi="Arial" w:cs="Arial"/>
          <w:color w:val="000000"/>
          <w:sz w:val="24"/>
          <w:szCs w:val="24"/>
        </w:rPr>
        <w:t xml:space="preserve"> Añade que los estándares aplicables deben ser los mismos que la Sala ha usado en casos anteriores, por congruencia con la línea jurisprudencial.</w:t>
      </w:r>
      <w:r>
        <w:rPr>
          <w:rFonts w:ascii="Arial" w:eastAsia="Arial" w:hAnsi="Arial" w:cs="Arial"/>
          <w:color w:val="000000"/>
          <w:sz w:val="24"/>
          <w:szCs w:val="24"/>
          <w:vertAlign w:val="superscript"/>
        </w:rPr>
        <w:footnoteReference w:id="471"/>
      </w:r>
      <w:r>
        <w:rPr>
          <w:rFonts w:ascii="Arial" w:eastAsia="Arial" w:hAnsi="Arial" w:cs="Arial"/>
          <w:color w:val="000000"/>
          <w:sz w:val="24"/>
          <w:szCs w:val="24"/>
        </w:rPr>
        <w:t xml:space="preserve"> Esta segunda precisión es coherente con la premisa de Ferrer Beltrán, según la cual el estándar es una regla general y abstracta, y no una decisión caso por caso.</w:t>
      </w:r>
      <w:r>
        <w:rPr>
          <w:rFonts w:ascii="Arial" w:eastAsia="Arial" w:hAnsi="Arial" w:cs="Arial"/>
          <w:color w:val="000000"/>
          <w:sz w:val="24"/>
          <w:szCs w:val="24"/>
          <w:vertAlign w:val="superscript"/>
        </w:rPr>
        <w:footnoteReference w:id="472"/>
      </w:r>
      <w:r>
        <w:rPr>
          <w:rFonts w:ascii="Arial" w:eastAsia="Arial" w:hAnsi="Arial" w:cs="Arial"/>
          <w:color w:val="000000"/>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Pr>
          <w:rFonts w:ascii="Arial" w:eastAsia="Arial" w:hAnsi="Arial" w:cs="Arial"/>
          <w:color w:val="000000"/>
          <w:sz w:val="24"/>
          <w:szCs w:val="24"/>
          <w:vertAlign w:val="superscript"/>
        </w:rPr>
        <w:footnoteReference w:id="473"/>
      </w:r>
      <w:r>
        <w:rPr>
          <w:rFonts w:ascii="Arial" w:eastAsia="Arial" w:hAnsi="Arial" w:cs="Arial"/>
          <w:color w:val="000000"/>
          <w:sz w:val="24"/>
          <w:szCs w:val="24"/>
        </w:rPr>
        <w:t xml:space="preserve"> La mayoría, por su parte, invocó la escuela de libre convencimiento que atribuye a la ley de medios para fundar su propia exigencia.</w:t>
      </w:r>
      <w:r>
        <w:rPr>
          <w:rFonts w:ascii="Arial" w:eastAsia="Arial" w:hAnsi="Arial" w:cs="Arial"/>
          <w:color w:val="000000"/>
          <w:sz w:val="24"/>
          <w:szCs w:val="24"/>
          <w:vertAlign w:val="superscript"/>
        </w:rPr>
        <w:footnoteReference w:id="474"/>
      </w:r>
      <w:r>
        <w:rPr>
          <w:rFonts w:ascii="Arial" w:eastAsia="Arial" w:hAnsi="Arial" w:cs="Arial"/>
          <w:color w:val="000000"/>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before="0" w:after="0" w:line="360" w:lineRule="auto"/>
        <w:ind w:firstLine="709"/>
        <w:jc w:val="both"/>
      </w:pPr>
      <w:r>
        <w:rPr>
          <w:rFonts w:ascii="Arial" w:eastAsia="Arial" w:hAnsi="Arial" w:cs="Arial"/>
          <w:color w:val="000000"/>
          <w:sz w:val="24"/>
          <w:szCs w:val="24"/>
        </w:rPr>
        <w:t>La misma tensión se advierte en el vocabulario. El proyecto afirma que la gravedad del impacto de una resolución determina el grado de convencimiento necesario para adoptarla.</w:t>
      </w:r>
      <w:r>
        <w:rPr>
          <w:rFonts w:ascii="Arial" w:eastAsia="Arial" w:hAnsi="Arial" w:cs="Arial"/>
          <w:color w:val="000000"/>
          <w:sz w:val="24"/>
          <w:szCs w:val="24"/>
          <w:vertAlign w:val="superscript"/>
        </w:rPr>
        <w:footnoteReference w:id="475"/>
      </w:r>
      <w:r>
        <w:rPr>
          <w:rFonts w:ascii="Arial" w:eastAsia="Arial" w:hAnsi="Arial" w:cs="Arial"/>
          <w:color w:val="000000"/>
          <w:sz w:val="24"/>
          <w:szCs w:val="24"/>
        </w:rPr>
        <w:t xml:space="preserve">Sostiene también que las dificultades probatorias no justifican disminuir el estándar, sino admitir pruebas indirectas que puedan generar el grado de convicción plena que la norma demanda.</w:t>
      </w:r>
      <w:r>
        <w:rPr>
          <w:rFonts w:ascii="Arial" w:eastAsia="Arial" w:hAnsi="Arial" w:cs="Arial"/>
          <w:color w:val="000000"/>
          <w:sz w:val="24"/>
          <w:szCs w:val="24"/>
          <w:vertAlign w:val="superscript"/>
        </w:rPr>
        <w:footnoteReference w:id="476"/>
      </w:r>
      <w:r>
        <w:rPr>
          <w:rFonts w:ascii="Arial" w:eastAsia="Arial" w:hAnsi="Arial" w:cs="Arial"/>
          <w:color w:val="000000"/>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18A625B3" w14:textId="77777777" w:rsidR="00224E50" w:rsidRPr="00224E50" w:rsidRDefault="00224E50" w:rsidP="00224E50">
      <w:pPr>
        <w:spacing w:before="0" w:after="0" w:line="360" w:lineRule="auto"/>
        <w:ind w:firstLine="709"/>
        <w:jc w:val="both"/>
      </w:pPr>
      <w:r>
        <w:rPr>
          <w:rFonts w:ascii="Arial" w:eastAsia="Arial" w:hAnsi="Arial" w:cs="Arial"/>
          <w:color w:val="000000"/>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Pr>
          <w:rFonts w:ascii="Arial" w:eastAsia="Arial" w:hAnsi="Arial" w:cs="Arial"/>
          <w:color w:val="000000"/>
          <w:sz w:val="24"/>
          <w:szCs w:val="24"/>
          <w:vertAlign w:val="superscript"/>
        </w:rPr>
        <w:footnoteReference w:id="477"/>
      </w:r>
      <w:r>
        <w:rPr>
          <w:rFonts w:ascii="Arial" w:eastAsia="Arial" w:hAnsi="Arial" w:cs="Arial"/>
          <w:color w:val="000000"/>
          <w:sz w:val="24"/>
          <w:szCs w:val="24"/>
        </w:rPr>
        <w:t xml:space="preserve">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Pr>
          <w:rFonts w:ascii="Arial" w:eastAsia="Arial" w:hAnsi="Arial" w:cs="Arial"/>
          <w:color w:val="000000"/>
          <w:sz w:val="24"/>
          <w:szCs w:val="24"/>
          <w:vertAlign w:val="superscript"/>
        </w:rPr>
        <w:footnoteReference w:id="478"/>
      </w:r>
      <w:r>
        <w:rPr>
          <w:rFonts w:ascii="Arial" w:eastAsia="Arial" w:hAnsi="Arial" w:cs="Arial"/>
          <w:color w:val="000000"/>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Pr>
          <w:rFonts w:ascii="Arial" w:eastAsia="Arial" w:hAnsi="Arial" w:cs="Arial"/>
          <w:color w:val="000000"/>
          <w:sz w:val="24"/>
          <w:szCs w:val="24"/>
          <w:vertAlign w:val="superscript"/>
        </w:rPr>
        <w:footnoteReference w:id="479"/>
      </w:r>
    </w:p>
    <w:p w14:paraId="39010930" w14:textId="77777777" w:rsidR="00224E50" w:rsidRPr="00224E50" w:rsidRDefault="00224E50" w:rsidP="00224E50">
      <w:pPr>
        <w:spacing w:before="0" w:after="0" w:line="360" w:lineRule="auto"/>
        <w:ind w:firstLine="709"/>
        <w:jc w:val="both"/>
      </w:pPr>
      <w:r>
        <w:rPr>
          <w:rFonts w:ascii="Arial" w:eastAsia="Arial" w:hAnsi="Arial" w:cs="Arial"/>
          <w:color w:val="000000"/>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Pr>
          <w:rFonts w:ascii="Arial" w:eastAsia="Arial" w:hAnsi="Arial" w:cs="Arial"/>
          <w:color w:val="000000"/>
          <w:sz w:val="24"/>
          <w:szCs w:val="24"/>
          <w:vertAlign w:val="superscript"/>
        </w:rPr>
        <w:footnoteReference w:id="480"/>
      </w:r>
      <w:r>
        <w:rPr>
          <w:rFonts w:ascii="Arial" w:eastAsia="Arial" w:hAnsi="Arial" w:cs="Arial"/>
          <w:color w:val="000000"/>
          <w:sz w:val="24"/>
          <w:szCs w:val="24"/>
        </w:rPr>
        <w:t xml:space="preserve">Subraya que el Instituto Nacional Electoral certificó páginas electrónicas dedicadas a distribuir acordeones, y que esas certificaciones son documentales públicas con valor probatorio pleno.</w:t>
      </w:r>
      <w:r>
        <w:rPr>
          <w:rFonts w:ascii="Arial" w:eastAsia="Arial" w:hAnsi="Arial" w:cs="Arial"/>
          <w:color w:val="000000"/>
          <w:sz w:val="24"/>
          <w:szCs w:val="24"/>
          <w:vertAlign w:val="superscript"/>
        </w:rPr>
        <w:footnoteReference w:id="481"/>
      </w:r>
      <w:r>
        <w:rPr>
          <w:rFonts w:ascii="Arial" w:eastAsia="Arial" w:hAnsi="Arial" w:cs="Arial"/>
          <w:color w:val="000000"/>
          <w:sz w:val="24"/>
          <w:szCs w:val="24"/>
        </w:rPr>
        <w:t xml:space="preserve"> Invoca la jurisprudencia 38/2002 para sostener que 231 notas periodísticas de 112 medios y 168 autores trascienden la fuerza indiciaria leve.</w:t>
      </w:r>
      <w:r>
        <w:rPr>
          <w:rFonts w:ascii="Arial" w:eastAsia="Arial" w:hAnsi="Arial" w:cs="Arial"/>
          <w:color w:val="000000"/>
          <w:sz w:val="24"/>
          <w:szCs w:val="24"/>
          <w:vertAlign w:val="superscript"/>
        </w:rPr>
        <w:footnoteReference w:id="482"/>
      </w:r>
      <w:r>
        <w:rPr>
          <w:rFonts w:ascii="Arial" w:eastAsia="Arial" w:hAnsi="Arial" w:cs="Arial"/>
          <w:color w:val="000000"/>
          <w:sz w:val="24"/>
          <w:szCs w:val="24"/>
        </w:rPr>
        <w:t xml:space="preserve"> Interpreta los deslindes de las candidaturas beneficiadas como </w:t>
        <w:lastRenderedPageBreak/>
        <w:t>reconocimientos de la existencia del fenómeno. Por último, califica como prueba diabólica la exigencia de demostrar que una persona identificable fue presionada o votó conforme a un acordeón.</w:t>
      </w:r>
      <w:r>
        <w:rPr>
          <w:rFonts w:ascii="Arial" w:eastAsia="Arial" w:hAnsi="Arial" w:cs="Arial"/>
          <w:color w:val="000000"/>
          <w:sz w:val="24"/>
          <w:szCs w:val="24"/>
          <w:vertAlign w:val="superscript"/>
        </w:rPr>
        <w:footnoteReference w:id="483"/>
      </w:r>
      <w:r>
        <w:rPr>
          <w:rFonts w:ascii="Arial" w:eastAsia="Arial" w:hAnsi="Arial" w:cs="Arial"/>
          <w:color w:val="000000"/>
          <w:sz w:val="24"/>
          <w:szCs w:val="24"/>
        </w:rPr>
        <w:t xml:space="preserve"> Estos reproches tienen un rasgo común. La mayoría había enumerado como ejemplos de pruebas faltantes las certificaciones de páginas y redes y las actas o fe de hechos levantadas en diversos puntos del país.</w:t>
      </w:r>
      <w:r>
        <w:rPr>
          <w:rFonts w:ascii="Arial" w:eastAsia="Arial" w:hAnsi="Arial" w:cs="Arial"/>
          <w:color w:val="000000"/>
          <w:sz w:val="24"/>
          <w:szCs w:val="24"/>
          <w:vertAlign w:val="superscript"/>
        </w:rPr>
        <w:footnoteReference w:id="484"/>
      </w:r>
      <w:r>
        <w:rPr>
          <w:rFonts w:ascii="Arial" w:eastAsia="Arial" w:hAnsi="Arial" w:cs="Arial"/>
          <w:color w:val="000000"/>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29CB0F7" w14:textId="77777777" w:rsidR="00224E50" w:rsidRPr="00224E50" w:rsidRDefault="00224E50" w:rsidP="00224E50">
      <w:pPr>
        <w:spacing w:before="0" w:after="0" w:line="360" w:lineRule="auto"/>
        <w:ind w:firstLine="709"/>
        <w:jc w:val="both"/>
      </w:pPr>
      <w:r>
        <w:rPr>
          <w:rFonts w:ascii="Arial" w:eastAsia="Arial" w:hAnsi="Arial" w:cs="Arial"/>
          <w:color w:val="000000"/>
          <w:sz w:val="24"/>
          <w:szCs w:val="24"/>
        </w:rPr>
        <w:t>El voto aborda por separado el impacto determinante de la irregularidad. Observa que las sentencias mayoritarias no contienen un análisis especial sobre ese impacto.</w:t>
      </w:r>
      <w:r>
        <w:rPr>
          <w:rFonts w:ascii="Arial" w:eastAsia="Arial" w:hAnsi="Arial" w:cs="Arial"/>
          <w:color w:val="000000"/>
          <w:sz w:val="24"/>
          <w:szCs w:val="24"/>
          <w:vertAlign w:val="superscript"/>
        </w:rPr>
        <w:footnoteReference w:id="485"/>
      </w:r>
      <w:r>
        <w:rPr>
          <w:rFonts w:ascii="Arial" w:eastAsia="Arial" w:hAnsi="Arial" w:cs="Arial"/>
          <w:color w:val="000000"/>
          <w:sz w:val="24"/>
          <w:szCs w:val="24"/>
        </w:rPr>
        <w:t xml:space="preserve">Expone los factores constitucional, cuantitativo y cualitativo de la determinancia, con fórmulas coincidentes en lo sustancial con las de la tesis XXXI/2004.</w:t>
      </w:r>
      <w:r>
        <w:rPr>
          <w:rFonts w:ascii="Arial" w:eastAsia="Arial" w:hAnsi="Arial" w:cs="Arial"/>
          <w:color w:val="000000"/>
          <w:sz w:val="24"/>
          <w:szCs w:val="24"/>
          <w:vertAlign w:val="superscript"/>
        </w:rPr>
        <w:footnoteReference w:id="486"/>
      </w:r>
      <w:r>
        <w:rPr>
          <w:rFonts w:ascii="Arial" w:eastAsia="Arial" w:hAnsi="Arial" w:cs="Arial"/>
          <w:color w:val="000000"/>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Pr>
          <w:rFonts w:ascii="Arial" w:eastAsia="Arial" w:hAnsi="Arial" w:cs="Arial"/>
          <w:color w:val="000000"/>
          <w:sz w:val="24"/>
          <w:szCs w:val="24"/>
          <w:vertAlign w:val="superscript"/>
        </w:rPr>
        <w:footnoteReference w:id="487"/>
      </w:r>
      <w:r>
        <w:rPr>
          <w:rFonts w:ascii="Arial" w:eastAsia="Arial" w:hAnsi="Arial" w:cs="Arial"/>
          <w:color w:val="000000"/>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Pr>
          <w:rFonts w:ascii="Arial" w:eastAsia="Arial" w:hAnsi="Arial" w:cs="Arial"/>
          <w:color w:val="000000"/>
          <w:sz w:val="24"/>
          <w:szCs w:val="24"/>
          <w:vertAlign w:val="superscript"/>
        </w:rPr>
        <w:footnoteReference w:id="488"/>
      </w:r>
      <w:r>
        <w:rPr>
          <w:rFonts w:ascii="Arial" w:eastAsia="Arial" w:hAnsi="Arial" w:cs="Arial"/>
          <w:color w:val="000000"/>
          <w:sz w:val="24"/>
          <w:szCs w:val="24"/>
        </w:rPr>
        <w:t xml:space="preserve"> El proyecto aclara que la estadística no sustituye las inferencias obtenidas del resto de la evidencia, sino que opera como herramienta adicional de comprobación de </w:t>
        <w:lastRenderedPageBreak/>
        <w:t>hipótesis.</w:t>
      </w:r>
      <w:r>
        <w:rPr>
          <w:rFonts w:ascii="Arial" w:eastAsia="Arial" w:hAnsi="Arial" w:cs="Arial"/>
          <w:color w:val="000000"/>
          <w:sz w:val="24"/>
          <w:szCs w:val="24"/>
          <w:vertAlign w:val="superscript"/>
        </w:rPr>
        <w:footnoteReference w:id="489"/>
      </w:r>
      <w:r>
        <w:rPr>
          <w:rFonts w:ascii="Arial" w:eastAsia="Arial" w:hAnsi="Arial" w:cs="Arial"/>
          <w:color w:val="000000"/>
          <w:sz w:val="24"/>
          <w:szCs w:val="24"/>
        </w:rPr>
        <w:t xml:space="preserve"> Justifica su uso en la dificultad de probar el impacto, pues el secreto del voto impide conocer qué motivó la decisión de cada elector.</w:t>
      </w:r>
      <w:r>
        <w:rPr>
          <w:rFonts w:ascii="Arial" w:eastAsia="Arial" w:hAnsi="Arial" w:cs="Arial"/>
          <w:color w:val="000000"/>
          <w:sz w:val="24"/>
          <w:szCs w:val="24"/>
          <w:vertAlign w:val="superscript"/>
        </w:rPr>
        <w:footnoteReference w:id="490"/>
      </w:r>
      <w:r>
        <w:rPr>
          <w:rFonts w:ascii="Arial" w:eastAsia="Arial" w:hAnsi="Arial" w:cs="Arial"/>
          <w:color w:val="000000"/>
          <w:sz w:val="24"/>
          <w:szCs w:val="24"/>
        </w:rPr>
        <w:t xml:space="preserve"> Recuerda, además, que la Sala Superior ha considerado desmedido exigir prueba fehaciente de la trascendencia de los hechos, por fijar un estándar casi imposible de alcanzar.</w:t>
      </w:r>
      <w:r>
        <w:rPr>
          <w:rFonts w:ascii="Arial" w:eastAsia="Arial" w:hAnsi="Arial" w:cs="Arial"/>
          <w:color w:val="000000"/>
          <w:sz w:val="24"/>
          <w:szCs w:val="24"/>
          <w:vertAlign w:val="superscript"/>
        </w:rPr>
        <w:footnoteReference w:id="491"/>
      </w:r>
      <w:r>
        <w:rPr>
          <w:rFonts w:ascii="Arial" w:eastAsia="Arial" w:hAnsi="Arial" w:cs="Arial"/>
          <w:color w:val="000000"/>
          <w:sz w:val="24"/>
          <w:szCs w:val="24"/>
        </w:rPr>
        <w:t xml:space="preserve"> En cuanto al factor cualitativo, invoca la vulneración de la libertad del sufragio, la certeza, la legalidad, la equidad, la neutralidad y la prohibición de injerencia de agentes externos.</w:t>
      </w:r>
      <w:r>
        <w:rPr>
          <w:rFonts w:ascii="Arial" w:eastAsia="Arial" w:hAnsi="Arial" w:cs="Arial"/>
          <w:color w:val="000000"/>
          <w:sz w:val="24"/>
          <w:szCs w:val="24"/>
          <w:vertAlign w:val="superscript"/>
        </w:rPr>
        <w:footnoteReference w:id="492"/>
      </w:r>
    </w:p>
    <w:p w14:paraId="003DEB3F" w14:textId="7233BA21" w:rsidR="00224E50" w:rsidRPr="00224E50" w:rsidRDefault="00224E50" w:rsidP="00224E50">
      <w:pPr>
        <w:spacing w:before="0" w:after="0" w:line="360" w:lineRule="auto"/>
        <w:ind w:firstLine="709"/>
        <w:jc w:val="both"/>
      </w:pPr>
      <w:r>
        <w:rPr>
          <w:rFonts w:ascii="Arial" w:eastAsia="Arial" w:hAnsi="Arial" w:cs="Arial"/>
          <w:color w:val="000000"/>
          <w:sz w:val="24"/>
          <w:szCs w:val="24"/>
        </w:rPr>
        <w:t>Este tratamiento muestra el alcance y el límite de la ruptura. El proyecto somete el impacto de la irregularidad al estándar de probabilidad prevalente, pues la hipótesis que examina incluye que la propaganda impactó en la validez de la elección.</w:t>
      </w:r>
      <w:r>
        <w:rPr>
          <w:rFonts w:ascii="Arial" w:eastAsia="Arial" w:hAnsi="Arial" w:cs="Arial"/>
          <w:color w:val="000000"/>
          <w:sz w:val="24"/>
          <w:szCs w:val="24"/>
          <w:vertAlign w:val="superscript"/>
        </w:rPr>
        <w:footnoteReference w:id="493"/>
      </w:r>
      <w:r>
        <w:rPr>
          <w:rFonts w:ascii="Arial" w:eastAsia="Arial" w:hAnsi="Arial" w:cs="Arial"/>
          <w:color w:val="000000"/>
          <w:sz w:val="24"/>
          <w:szCs w:val="24"/>
        </w:rPr>
        <w:t xml:space="preserve">Conforme a ese estándar, bastaría mostrar que la hipótesis del impacto es más probable que su negación. Sin embargo, la conclusión se formula, en otros términos. El proyecto afirma que la correlación estadística permite concluir una posible causalidad directa y que es imposible descartar la influencia de las guías en los resultados.</w:t>
      </w:r>
      <w:r>
        <w:rPr>
          <w:rFonts w:ascii="Arial" w:eastAsia="Arial" w:hAnsi="Arial" w:cs="Arial"/>
          <w:color w:val="000000"/>
          <w:sz w:val="24"/>
          <w:szCs w:val="24"/>
          <w:vertAlign w:val="superscript"/>
        </w:rPr>
        <w:footnoteReference w:id="494"/>
      </w:r>
      <w:r>
        <w:rPr>
          <w:rFonts w:ascii="Arial" w:eastAsia="Arial" w:hAnsi="Arial" w:cs="Arial"/>
          <w:color w:val="000000"/>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Pr>
          <w:rFonts w:ascii="Arial" w:eastAsia="Arial" w:hAnsi="Arial" w:cs="Arial"/>
          <w:color w:val="000000"/>
          <w:sz w:val="24"/>
          <w:szCs w:val="24"/>
          <w:vertAlign w:val="superscript"/>
        </w:rPr>
        <w:footnoteReference w:id="495"/>
      </w:r>
      <w:r>
        <w:rPr>
          <w:rFonts w:ascii="Arial" w:eastAsia="Arial" w:hAnsi="Arial" w:cs="Arial"/>
          <w:color w:val="000000"/>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Pr>
          <w:rFonts w:ascii="Arial" w:eastAsia="Arial" w:hAnsi="Arial" w:cs="Arial"/>
          <w:color w:val="000000"/>
          <w:sz w:val="24"/>
          <w:szCs w:val="24"/>
          <w:vertAlign w:val="superscript"/>
        </w:rPr>
        <w:footnoteReference w:id="496"/>
      </w:r>
      <w:r>
        <w:rPr>
          <w:rFonts w:ascii="Arial" w:eastAsia="Arial" w:hAnsi="Arial" w:cs="Arial"/>
          <w:color w:val="000000"/>
          <w:sz w:val="24"/>
          <w:szCs w:val="24"/>
        </w:rPr>
        <w:t xml:space="preserve"> El disidente replicó que un análisis de corte transversal era válido, de modo que el desacuerdo sobre la determinancia se reduce a juicios opuestos sobre la fuerza de una misma evidencia estadística.</w:t>
      </w:r>
      <w:r>
        <w:rPr>
          <w:rFonts w:ascii="Arial" w:eastAsia="Arial" w:hAnsi="Arial" w:cs="Arial"/>
          <w:color w:val="000000"/>
          <w:sz w:val="24"/>
          <w:szCs w:val="24"/>
          <w:vertAlign w:val="superscript"/>
        </w:rPr>
        <w:footnoteReference w:id="497"/>
      </w:r>
    </w:p>
    <w:p w14:paraId="62767892" w14:textId="2ECB5906" w:rsidR="00224E50" w:rsidRPr="00224E50" w:rsidRDefault="008F0525" w:rsidP="00224E50">
      <w:pPr>
        <w:spacing w:before="0" w:after="0" w:line="360" w:lineRule="auto"/>
        <w:ind w:firstLine="709"/>
        <w:jc w:val="both"/>
      </w:pPr>
      <w:r>
        <w:rPr>
          <w:rFonts w:ascii="Arial" w:eastAsia="Arial" w:hAnsi="Arial" w:cs="Arial"/>
          <w:color w:val="000000"/>
          <w:sz w:val="24"/>
          <w:szCs w:val="24"/>
        </w:rPr>
        <w:t xml:space="preserve">Como se ha analizado, los actores definen qué debe probarse, pero no cuánto debe probarse. El proyecto supera esa limitación en el plano declarativo, porque somete el impacto al estándar de probabilidad prevalente. En la aplicación, sin embargo, el parámetro constitucional del cinco por ciento y la gravedad </w:t>
        <w:lastRenderedPageBreak/>
        <w:t>de los principios vulnerados se presentan como razones autónomas de determinancia.</w:t>
      </w:r>
      <w:r>
        <w:rPr>
          <w:rFonts w:ascii="Arial" w:eastAsia="Arial" w:hAnsi="Arial" w:cs="Arial"/>
          <w:color w:val="000000"/>
          <w:sz w:val="24"/>
          <w:szCs w:val="24"/>
          <w:vertAlign w:val="superscript"/>
        </w:rPr>
        <w:footnoteReference w:id="498"/>
      </w:r>
      <w:r>
        <w:rPr>
          <w:rFonts w:ascii="Arial" w:eastAsia="Arial" w:hAnsi="Arial" w:cs="Arial"/>
          <w:color w:val="000000"/>
          <w:sz w:val="24"/>
          <w:szCs w:val="24"/>
        </w:rPr>
        <w:t xml:space="preserve">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E691E70" w14:textId="77777777" w:rsidR="00224E50" w:rsidRPr="00224E50" w:rsidRDefault="00224E50" w:rsidP="00224E50">
      <w:pPr>
        <w:spacing w:before="0" w:after="0" w:line="360" w:lineRule="auto"/>
        <w:ind w:firstLine="709"/>
        <w:jc w:val="both"/>
      </w:pPr>
      <w:r>
        <w:rPr>
          <w:rFonts w:ascii="Arial" w:eastAsia="Arial" w:hAnsi="Arial" w:cs="Arial"/>
          <w:color w:val="000000"/>
          <w:sz w:val="24"/>
          <w:szCs w:val="24"/>
        </w:rPr>
        <w:t>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Sus limitaciones derivan de la necesidad de construir el estándar sin apoyo en el texto legal. La tabla 2 sintetiza la comparación entre la sentencia mayoritaria y el voto.</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spacing w:before="0" w:after="0" w:line="240" w:lineRule="auto"/>
              <w:ind w:left="113" w:hanging="113"/>
              <w:jc w:val="left"/>
            </w:pPr>
            <w:r>
              <w:rPr>
                <w:rFonts w:ascii="Arial" w:eastAsia="Arial" w:hAnsi="Arial" w:cs="Arial"/>
                <w:b/>
                <w:bCs/>
                <w:color w:val="000000"/>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spacing w:before="0" w:after="0" w:line="240" w:lineRule="auto"/>
              <w:ind w:left="113" w:hanging="113"/>
              <w:jc w:val="left"/>
            </w:pPr>
            <w:r>
              <w:rPr>
                <w:rFonts w:ascii="Arial" w:eastAsia="Arial" w:hAnsi="Arial" w:cs="Arial"/>
                <w:b/>
                <w:bCs/>
                <w:color w:val="000000"/>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spacing w:before="0" w:after="0" w:line="240" w:lineRule="auto"/>
              <w:ind w:left="113" w:hanging="113"/>
              <w:jc w:val="left"/>
            </w:pPr>
            <w:r>
              <w:rPr>
                <w:rFonts w:ascii="Arial" w:eastAsia="Arial" w:hAnsi="Arial" w:cs="Arial"/>
                <w:b/>
                <w:bCs/>
                <w:color w:val="000000"/>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 xml:space="preserve">Método referido al acervo y resultado expresado como convicción, certeza e irrefutabilidad</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Estándares diferenciados por hecho y fijados por modulación judicial</w:t>
            </w:r>
          </w:p>
        </w:tc>
      </w:tr>
    </w:tbl>
    <w:p w14:paraId="43B8E716" w14:textId="77777777" w:rsidR="00224E50" w:rsidRPr="00224E50" w:rsidRDefault="00224E50" w:rsidP="00224E50">
      <w:pPr>
        <w:spacing w:before="0" w:after="0" w:line="360" w:lineRule="auto"/>
        <w:ind w:firstLine="0"/>
        <w:jc w:val="both"/>
      </w:pPr>
      <w:r>
        <w:rPr>
          <w:rFonts w:ascii="Arial" w:eastAsia="Arial" w:hAnsi="Arial" w:cs="Arial"/>
          <w:color w:val="000000"/>
          <w:sz w:val="20"/>
          <w:szCs w:val="20"/>
        </w:rPr>
        <w:t xml:space="preserve">Tabla 2. La sentencia mayoritaria y el voto particular frente a los requisitos metodológicos. Elaboración propia con base en Ferrer Beltrán, </w:t>
      </w:r>
      <w:r>
        <w:rPr>
          <w:rFonts w:ascii="Arial" w:eastAsia="Arial" w:hAnsi="Arial" w:cs="Arial"/>
          <w:i/>
          <w:iCs/>
          <w:color w:val="000000"/>
          <w:sz w:val="20"/>
          <w:szCs w:val="20"/>
        </w:rPr>
        <w:t>Prueba sin convicción</w:t>
      </w:r>
      <w:r>
        <w:rPr>
          <w:rFonts w:ascii="Arial" w:eastAsia="Arial" w:hAnsi="Arial" w:cs="Arial"/>
          <w:color w:val="000000"/>
          <w:sz w:val="20"/>
          <w:szCs w:val="20"/>
        </w:rPr>
        <w:t>, p. 29, en el SUP-JIN-194/2025, párrafos 46, 50-59 y 104-113, y en el voto particular, pp. 17-21 y 38-45, y párrafos 82-161 y 471-473 del proyecto.</w:t>
      </w:r>
    </w:p>
    <w:p>
      <w:pPr>
        <w:spacing w:before="0" w:after="0" w:line="360" w:lineRule="auto"/>
        <w:jc w:val="left"/>
      </w:pPr>
    </w:p>
    <w:p w14:paraId="5BF1AC27" w14:textId="41C2EA61" w:rsidR="00224E50" w:rsidRPr="00224E50" w:rsidRDefault="00224E50" w:rsidP="00224E50">
      <w:pPr>
        <w:spacing w:before="0" w:after="0" w:line="360" w:lineRule="auto"/>
        <w:ind w:firstLine="709"/>
        <w:jc w:val="both"/>
      </w:pPr>
      <w:r>
        <w:rPr>
          <w:rFonts w:ascii="Arial" w:eastAsia="Arial" w:hAnsi="Arial" w:cs="Arial"/>
          <w:color w:val="000000"/>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se desarrolla en el apartado 3.3.</w:t>
      </w:r>
    </w:p>
    <w:p w14:paraId="7F62EF47" w14:textId="696DEF7D" w:rsidR="00224E50" w:rsidRPr="00224E50" w:rsidRDefault="00224E50" w:rsidP="00224E50">
      <w:pPr>
        <w:spacing w:before="0" w:after="0" w:line="360" w:lineRule="auto"/>
        <w:ind w:firstLine="709"/>
        <w:jc w:val="both"/>
      </w:pPr>
      <w:r>
        <w:rPr>
          <w:rFonts w:ascii="Arial" w:eastAsia="Arial" w:hAnsi="Arial" w:cs="Arial"/>
          <w:color w:val="000000"/>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Pr>
          <w:rFonts w:ascii="Arial" w:eastAsia="Arial" w:hAnsi="Arial" w:cs="Arial"/>
          <w:color w:val="000000"/>
          <w:sz w:val="24"/>
          <w:szCs w:val="24"/>
          <w:vertAlign w:val="superscript"/>
        </w:rPr>
        <w:footnoteReference w:id="499"/>
      </w:r>
      <w:r>
        <w:rPr>
          <w:rFonts w:ascii="Arial" w:eastAsia="Arial" w:hAnsi="Arial" w:cs="Arial"/>
          <w:color w:val="000000"/>
          <w:sz w:val="24"/>
          <w:szCs w:val="24"/>
        </w:rPr>
        <w:t xml:space="preserve">Su disenso combinó un argumento de legalidad, centrado en la jornada electoral, con una crítica detallada de las inferencias de la mayoría. Exigieron datos empíricos concretos y propusieron hipótesis alternativas, pero expresaron la suficiencia </w:t>
        <w:lastRenderedPageBreak/>
        <w:t>en términos de fuerza convictiva.</w:t>
      </w:r>
      <w:r>
        <w:rPr>
          <w:rFonts w:ascii="Arial" w:eastAsia="Arial" w:hAnsi="Arial" w:cs="Arial"/>
          <w:color w:val="000000"/>
          <w:sz w:val="24"/>
          <w:szCs w:val="24"/>
          <w:vertAlign w:val="superscript"/>
        </w:rPr>
        <w:footnoteReference w:id="500"/>
      </w:r>
      <w:r>
        <w:rPr>
          <w:rFonts w:ascii="Arial" w:eastAsia="Arial" w:hAnsi="Arial" w:cs="Arial"/>
          <w:color w:val="000000"/>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spacing w:before="0" w:after="0" w:line="240" w:lineRule="auto"/>
              <w:ind w:left="113" w:hanging="113"/>
              <w:jc w:val="left"/>
            </w:pPr>
            <w:r>
              <w:rPr>
                <w:rFonts w:ascii="Arial" w:eastAsia="Arial" w:hAnsi="Arial" w:cs="Arial"/>
                <w:b/>
                <w:bCs/>
                <w:color w:val="000000"/>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spacing w:before="0" w:after="0" w:line="240" w:lineRule="auto"/>
              <w:ind w:left="113" w:hanging="113"/>
              <w:jc w:val="left"/>
            </w:pPr>
            <w:r>
              <w:rPr>
                <w:rFonts w:ascii="Arial" w:eastAsia="Arial" w:hAnsi="Arial" w:cs="Arial"/>
                <w:b/>
                <w:bCs/>
                <w:color w:val="000000"/>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spacing w:before="0" w:after="0" w:line="240" w:lineRule="auto"/>
              <w:ind w:left="113" w:hanging="113"/>
              <w:jc w:val="left"/>
            </w:pPr>
            <w:r>
              <w:rPr>
                <w:rFonts w:ascii="Arial" w:eastAsia="Arial" w:hAnsi="Arial" w:cs="Arial"/>
                <w:b/>
                <w:bCs/>
                <w:color w:val="000000"/>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spacing w:before="0" w:after="0" w:line="240" w:lineRule="auto"/>
              <w:ind w:left="113" w:hanging="113"/>
              <w:jc w:val="left"/>
            </w:pPr>
            <w:r>
              <w:rPr>
                <w:rFonts w:ascii="Arial" w:eastAsia="Arial" w:hAnsi="Arial" w:cs="Arial"/>
                <w:color w:val="000000"/>
                <w:sz w:val="22"/>
                <w:szCs w:val="22"/>
              </w:rPr>
              <w:t>Tres factores y análisis estadístico</w:t>
            </w:r>
          </w:p>
        </w:tc>
      </w:tr>
    </w:tbl>
    <w:p w14:paraId="0E2F0593" w14:textId="77777777" w:rsidR="00224E50" w:rsidRPr="00224E50" w:rsidRDefault="00224E50" w:rsidP="00224E50">
      <w:pPr>
        <w:spacing w:before="0" w:after="0" w:line="360" w:lineRule="auto"/>
        <w:ind w:firstLine="0"/>
        <w:jc w:val="both"/>
      </w:pPr>
      <w:r>
        <w:rPr>
          <w:rFonts w:ascii="Arial" w:eastAsia="Arial" w:hAnsi="Arial" w:cs="Arial"/>
          <w:color w:val="000000"/>
          <w:sz w:val="20"/>
          <w:szCs w:val="20"/>
        </w:rPr>
        <w:t>Tabla 3. Cotejo entre los votos particulares de 2000 y 2025. Elaboración propia con base en el voto particular del caso Tabasco, t. II, pp. 1-7 y 269, y en el voto particular en el SUP-JIN-194/2025, pp. 17-21 y 38-45, y párrafos 82-161 del proyecto.</w:t>
      </w:r>
    </w:p>
    <w:p>
      <w:pPr>
        <w:spacing w:before="0" w:after="0" w:line="360" w:lineRule="auto"/>
        <w:jc w:val="left"/>
      </w:pPr>
    </w:p>
    <w:p w14:paraId="4CB59679" w14:textId="77777777" w:rsidR="00224E50" w:rsidRPr="00224E50" w:rsidRDefault="00224E50" w:rsidP="00224E50">
      <w:pPr>
        <w:spacing w:before="0" w:after="0" w:line="360" w:lineRule="auto"/>
        <w:ind w:firstLine="709"/>
        <w:jc w:val="both"/>
      </w:pPr>
      <w:r>
        <w:rPr>
          <w:rFonts w:ascii="Arial" w:eastAsia="Arial" w:hAnsi="Arial" w:cs="Arial"/>
          <w:color w:val="000000"/>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Pr>
          <w:rFonts w:ascii="Arial" w:eastAsia="Arial" w:hAnsi="Arial" w:cs="Arial"/>
          <w:color w:val="000000"/>
          <w:sz w:val="24"/>
          <w:szCs w:val="24"/>
          <w:vertAlign w:val="superscript"/>
        </w:rPr>
        <w:footnoteReference w:id="501"/>
      </w:r>
      <w:r>
        <w:rPr>
          <w:rFonts w:ascii="Arial" w:eastAsia="Arial" w:hAnsi="Arial" w:cs="Arial"/>
          <w:color w:val="000000"/>
          <w:sz w:val="24"/>
          <w:szCs w:val="24"/>
        </w:rPr>
        <w:t xml:space="preserve">El magistrado Rodríguez Mondragón compartió el sentido del fallo, pero formuló un voto razonado para precisar su postura.</w:t>
      </w:r>
      <w:r>
        <w:rPr>
          <w:rFonts w:ascii="Arial" w:eastAsia="Arial" w:hAnsi="Arial" w:cs="Arial"/>
          <w:color w:val="000000"/>
          <w:sz w:val="24"/>
          <w:szCs w:val="24"/>
          <w:vertAlign w:val="superscript"/>
        </w:rPr>
        <w:footnoteReference w:id="502"/>
      </w:r>
      <w:r>
        <w:rPr>
          <w:rFonts w:ascii="Arial" w:eastAsia="Arial" w:hAnsi="Arial" w:cs="Arial"/>
          <w:color w:val="000000"/>
          <w:sz w:val="24"/>
          <w:szCs w:val="24"/>
        </w:rPr>
        <w:t xml:space="preserve"> Respecto del uso de un programa social, advirtió que debía evitarse adoptar estándares probatorios sumamente complicados de satisfacer.</w:t>
      </w:r>
      <w:r>
        <w:rPr>
          <w:rFonts w:ascii="Arial" w:eastAsia="Arial" w:hAnsi="Arial" w:cs="Arial"/>
          <w:color w:val="000000"/>
          <w:sz w:val="24"/>
          <w:szCs w:val="24"/>
          <w:vertAlign w:val="superscript"/>
        </w:rPr>
        <w:footnoteReference w:id="503"/>
      </w:r>
      <w:r>
        <w:rPr>
          <w:rFonts w:ascii="Arial" w:eastAsia="Arial" w:hAnsi="Arial" w:cs="Arial"/>
          <w:color w:val="000000"/>
          <w:sz w:val="24"/>
          <w:szCs w:val="24"/>
        </w:rPr>
        <w:t xml:space="preserve"> Sostuvo que, por su carácter ilícito, esas conductas suelen realizarse de manera encubierta, de modo que no sería viable exigir una prueba directa.</w:t>
      </w:r>
      <w:r>
        <w:rPr>
          <w:rFonts w:ascii="Arial" w:eastAsia="Arial" w:hAnsi="Arial" w:cs="Arial"/>
          <w:color w:val="000000"/>
          <w:sz w:val="24"/>
          <w:szCs w:val="24"/>
          <w:vertAlign w:val="superscript"/>
        </w:rPr>
        <w:footnoteReference w:id="504"/>
      </w:r>
      <w:r>
        <w:rPr>
          <w:rFonts w:ascii="Arial" w:eastAsia="Arial" w:hAnsi="Arial" w:cs="Arial"/>
          <w:color w:val="000000"/>
          <w:sz w:val="24"/>
          <w:szCs w:val="24"/>
        </w:rPr>
        <w:t xml:space="preserve"> Respecto de la violencia política de género, afirmó que exigir prueba fehaciente de la trascendencia fijaba un estándar probatorio muy alto, prácticamente imposible de alcanzar.</w:t>
      </w:r>
      <w:r>
        <w:rPr>
          <w:rFonts w:ascii="Arial" w:eastAsia="Arial" w:hAnsi="Arial" w:cs="Arial"/>
          <w:color w:val="000000"/>
          <w:sz w:val="24"/>
          <w:szCs w:val="24"/>
          <w:vertAlign w:val="superscript"/>
        </w:rPr>
        <w:footnoteReference w:id="505"/>
      </w:r>
      <w:r>
        <w:rPr>
          <w:rFonts w:ascii="Arial" w:eastAsia="Arial" w:hAnsi="Arial" w:cs="Arial"/>
          <w:color w:val="000000"/>
          <w:sz w:val="24"/>
          <w:szCs w:val="24"/>
        </w:rPr>
        <w:t xml:space="preserve"> Consideró excesivo exigir pruebas irrefutables y sostuvo que la atribución de responsabilidad no era condición necesaria para declarar la nulidad.</w:t>
      </w:r>
      <w:r>
        <w:rPr>
          <w:rFonts w:ascii="Arial" w:eastAsia="Arial" w:hAnsi="Arial" w:cs="Arial"/>
          <w:color w:val="000000"/>
          <w:sz w:val="24"/>
          <w:szCs w:val="24"/>
          <w:vertAlign w:val="superscript"/>
        </w:rPr>
        <w:footnoteReference w:id="506"/>
      </w:r>
      <w:r>
        <w:rPr>
          <w:rFonts w:ascii="Arial" w:eastAsia="Arial" w:hAnsi="Arial" w:cs="Arial"/>
          <w:color w:val="000000"/>
          <w:sz w:val="24"/>
          <w:szCs w:val="24"/>
        </w:rPr>
        <w:t xml:space="preserve"> Los tres argumentos reaparecen en el voto de 2025, a saber, la clandestinidad de la conducta, el rechazo de las pruebas irrefutables y la innecesidad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36FC18AF" w14:textId="076BF7C0" w:rsidR="00224E50" w:rsidRDefault="00224E50" w:rsidP="00647260">
      <w:pPr>
        <w:spacing w:before="0" w:after="0" w:line="360" w:lineRule="auto"/>
        <w:ind w:firstLine="709"/>
        <w:jc w:val="both"/>
      </w:pPr>
      <w:r>
        <w:rPr>
          <w:rFonts w:ascii="Arial" w:eastAsia="Arial" w:hAnsi="Arial" w:cs="Arial"/>
          <w:color w:val="000000"/>
          <w:sz w:val="24"/>
          <w:szCs w:val="24"/>
        </w:rPr>
      </w:r>
      <w:del w:id="950002" w:author="Claude (humanizer)" w:date="2026-09-26T00:00:00Z">
        <w:r>
          <w:rPr>
            <w:rFonts w:ascii="Arial" w:eastAsia="Arial" w:hAnsi="Arial" w:cs="Arial"/>
            <w:color w:val="000000"/>
            <w:sz w:val="24"/>
            <w:szCs w:val="24"/>
          </w:rPr>
          <w:delText xml:space="preserve">Queda por precisar el alcance de esta crítica</w:delText>
        </w:r>
      </w:del>
      <w:ins w:id="950003" w:author="Claude (humanizer)" w:date="2026-09-26T00:00:00Z">
        <w:r>
          <w:rPr>
            <w:rFonts w:ascii="Arial" w:eastAsia="Arial" w:hAnsi="Arial" w:cs="Arial"/>
            <w:color w:val="000000"/>
            <w:sz w:val="24"/>
            <w:szCs w:val="24"/>
          </w:rPr>
          <w:t xml:space="preserve">La crítica del voto carece de efectos vinculantes</w:t>
        </w:r>
      </w:ins>
      <w:r>
        <w:rPr>
          <w:rFonts w:ascii="Arial" w:eastAsia="Arial" w:hAnsi="Arial" w:cs="Arial"/>
          <w:color w:val="000000"/>
          <w:sz w:val="24"/>
          <w:szCs w:val="24"/>
        </w:rPr>
        <w:t xml:space="preserve">. 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lastRenderedPageBreak/>
        <w:t>menos tres umbrales distintos. La parte actora pidió un estándar flexible, el disidente propuso la probabilidad prevalente y la mayoría exigió medios de convicción irrefutables.</w:t>
      </w:r>
      <w:r>
        <w:rPr>
          <w:rFonts w:ascii="Arial" w:eastAsia="Arial" w:hAnsi="Arial" w:cs="Arial"/>
          <w:color w:val="000000"/>
          <w:sz w:val="24"/>
          <w:szCs w:val="24"/>
          <w:vertAlign w:val="superscript"/>
        </w:rPr>
        <w:footnoteReference w:id="507"/>
      </w:r>
      <w:r>
        <w:rPr>
          <w:rFonts w:ascii="Arial" w:eastAsia="Arial" w:hAnsi="Arial" w:cs="Arial"/>
          <w:color w:val="000000"/>
          <w:sz w:val="24"/>
          <w:szCs w:val="24"/>
        </w:rPr>
        <w:t xml:space="preserve">Ninguno de esos umbrales puede derivarse del texto legal ni descartarse con base en él. Esa indeterminación depende de la estructura de la cláusula híbrida y no de la calidad técnica de quienes deciden. Por ello, la experiencia de 2025 sugiere que la corrección del error de categoría no puede confiarse únicamente a la evolución jurisprudencial. Aporta, así, un fundamento para la propuesta de reforma legal que se formulará en el último capítulo de este trabajo.</w:t>
      </w:r>
    </w:p>
    <w:p w14:paraId="02059693" w14:textId="3CA5E155" w:rsidR="00137B01" w:rsidRPr="00137B01" w:rsidRDefault="00224E50" w:rsidP="0047322A">
      <w:pPr>
        <w:spacing w:before="0" w:after="0" w:line="360" w:lineRule="auto"/>
        <w:ind w:firstLine="709"/>
        <w:jc w:val="both"/>
      </w:pPr>
      <w:r>
        <w:rPr>
          <w:rFonts w:ascii="Arial" w:eastAsia="Arial" w:hAnsi="Arial" w:cs="Arial"/>
          <w:color w:val="000000"/>
          <w:sz w:val="24"/>
          <w:szCs w:val="24"/>
        </w:rPr>
        <w:t xml:space="preserve">En síntesis, el análisis del voto particular permite formular cuatro conclusiones. La primera es que el disenso probatorio de 2025 corresponde al magistrado Rodríguez Mondragón, cuyo voto incorpora íntegramente el proyecto rechazado, mientras que el de la magistrada Otálora Malassis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pPr>
        <w:spacing w:before="0" w:after="0" w:line="360" w:lineRule="auto"/>
        <w:jc w:val="left"/>
      </w:pPr>
    </w:p>
    <w:p>
      <w:pPr>
        <w:pStyle w:val="Ttulo2"/>
        <w:keepNext/>
        <w:spacing w:before="0" w:after="0" w:line="360" w:lineRule="auto"/>
        <w:ind w:left="567" w:hanging="284"/>
        <w:jc w:val="left"/>
      </w:pPr>
      <w:r>
        <w:rPr>
          <w:rFonts w:ascii="Arial" w:eastAsia="Arial" w:hAnsi="Arial" w:cs="Arial"/>
          <w:color w:val="000000"/>
          <w:sz w:val="24"/>
          <w:szCs w:val="24"/>
        </w:rPr>
        <w:t xml:space="preserve">3.3. </w:t>
      </w:r>
      <w:r>
        <w:rPr>
          <w:rFonts w:ascii="Arial" w:eastAsia="Arial" w:hAnsi="Arial" w:cs="Arial"/>
          <w:i/>
          <w:iCs/>
          <w:color w:val="000000"/>
          <w:sz w:val="24"/>
          <w:szCs w:val="24"/>
        </w:rPr>
        <w:t xml:space="preserve">Caracterización teórica de la cláusula del artículo 16 de la LGSMIME como cláusula mixta</w:t>
      </w:r>
    </w:p>
    <w:p>
      <w:pPr>
        <w:spacing w:before="0" w:after="0" w:line="360" w:lineRule="auto"/>
        <w:jc w:val="left"/>
      </w:pPr>
    </w:p>
    <w:p w14:paraId="070CD2CA" w14:textId="77777777" w:rsidR="00FB3B55" w:rsidRPr="00FB3B55" w:rsidRDefault="00FB3B55" w:rsidP="00FB3B55">
      <w:pPr>
        <w:spacing w:before="0" w:after="0" w:line="360" w:lineRule="auto"/>
        <w:ind w:firstLine="0"/>
        <w:jc w:val="both"/>
      </w:pPr>
      <w:r>
        <w:rPr>
          <w:rFonts w:ascii="Arial" w:eastAsia="Arial" w:hAnsi="Arial" w:cs="Arial"/>
          <w:color w:val="000000"/>
          <w:sz w:val="24"/>
          <w:szCs w:val="24"/>
        </w:rPr>
        <w:t>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Esa combinación constituye un defecto de estructura, distinto de la vaguedad y de la ambigüedad.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El examen parte de los sistemas de valoración y de la noción clásica de sistema mixto. Después define la cláusula mixta, la deslinda de la textura abierta y de la ambigüedad y describe la anatomía del artículo 16. Enseguida analiza el funcionamiento inerte del componente racional, las reglas jurisprudenciales de peso, las cláusulas análogas y las consecuencias dogmáticas de la calificación. Al final se examina su relación con el error de categoría y se traza el tránsito al capítulo cuarto.</w:t>
      </w:r>
    </w:p>
    <w:p w14:paraId="6C8B77B4" w14:textId="77777777" w:rsidR="00FB3B55" w:rsidRPr="00FB3B55" w:rsidRDefault="00FB3B55" w:rsidP="00FB3B55">
      <w:pPr>
        <w:spacing w:before="0" w:after="0" w:line="360" w:lineRule="auto"/>
        <w:ind w:firstLine="709"/>
        <w:jc w:val="both"/>
      </w:pPr>
      <w:r>
        <w:rPr>
          <w:rFonts w:ascii="Arial" w:eastAsia="Arial" w:hAnsi="Arial" w:cs="Arial"/>
          <w:color w:val="000000"/>
          <w:sz w:val="24"/>
          <w:szCs w:val="24"/>
        </w:rPr>
        <w:t>La doctrina procesal distingue tradicionalmente tres sistemas de valoración de la prueba. En el sistema de prueba legal o tasada, el legislador fija de antemano el valor de los medios de prueba y el juez se limita a aplicarlo.</w:t>
      </w:r>
      <w:r>
        <w:rPr>
          <w:rFonts w:ascii="Arial" w:eastAsia="Arial" w:hAnsi="Arial" w:cs="Arial"/>
          <w:color w:val="000000"/>
          <w:sz w:val="24"/>
          <w:szCs w:val="24"/>
          <w:vertAlign w:val="superscript"/>
        </w:rPr>
        <w:footnoteReference w:id="508"/>
      </w:r>
      <w:r>
        <w:rPr>
          <w:rFonts w:ascii="Arial" w:eastAsia="Arial" w:hAnsi="Arial" w:cs="Arial"/>
          <w:color w:val="000000"/>
          <w:sz w:val="24"/>
          <w:szCs w:val="24"/>
        </w:rPr>
        <w:t xml:space="preserve">Zeferín Hernández sitúa el origen de ese sistema en el derecho canónico y observa que automatiza al juzgador al valor limitado y específico establecido en la ley. El sistema de íntima convicción, asociado al </w:t>
        <w:lastRenderedPageBreak/>
        <w:t>jurado popular que adoptó la Revolución Francesa, permitía decidir sin justificar ni explicar la decisión.</w:t>
      </w:r>
      <w:r>
        <w:rPr>
          <w:rFonts w:ascii="Arial" w:eastAsia="Arial" w:hAnsi="Arial" w:cs="Arial"/>
          <w:color w:val="000000"/>
          <w:sz w:val="24"/>
          <w:szCs w:val="24"/>
          <w:vertAlign w:val="superscript"/>
        </w:rPr>
        <w:footnoteReference w:id="509"/>
      </w:r>
      <w:r>
        <w:rPr>
          <w:rFonts w:ascii="Arial" w:eastAsia="Arial" w:hAnsi="Arial" w:cs="Arial"/>
          <w:color w:val="000000"/>
          <w:sz w:val="24"/>
          <w:szCs w:val="24"/>
        </w:rPr>
        <w:t xml:space="preserve"> El mismo autor recuerda la calificación de Ferrajoli, según la cual ese sistema constituye una de las páginas políticamente más amargas de la historia de las instituciones penales.</w:t>
      </w:r>
      <w:r>
        <w:rPr>
          <w:rFonts w:ascii="Arial" w:eastAsia="Arial" w:hAnsi="Arial" w:cs="Arial"/>
          <w:color w:val="000000"/>
          <w:sz w:val="24"/>
          <w:szCs w:val="24"/>
          <w:vertAlign w:val="superscript"/>
        </w:rPr>
        <w:footnoteReference w:id="510"/>
      </w:r>
      <w:r>
        <w:rPr>
          <w:rFonts w:ascii="Arial" w:eastAsia="Arial" w:hAnsi="Arial" w:cs="Arial"/>
          <w:color w:val="000000"/>
          <w:sz w:val="24"/>
          <w:szCs w:val="24"/>
        </w:rPr>
        <w:t xml:space="preserve"> El sistema de la sana crítica surgió en la legislación procesal española del siglo XIX y concede libertad de valoración sujeta a las reglas de la experiencia, la lógica y la ciencia.</w:t>
      </w:r>
      <w:r>
        <w:rPr>
          <w:rFonts w:ascii="Arial" w:eastAsia="Arial" w:hAnsi="Arial" w:cs="Arial"/>
          <w:color w:val="000000"/>
          <w:sz w:val="24"/>
          <w:szCs w:val="24"/>
          <w:vertAlign w:val="superscript"/>
        </w:rPr>
        <w:footnoteReference w:id="511"/>
      </w:r>
      <w:r>
        <w:rPr>
          <w:rFonts w:ascii="Arial" w:eastAsia="Arial" w:hAnsi="Arial" w:cs="Arial"/>
          <w:color w:val="000000"/>
          <w:sz w:val="24"/>
          <w:szCs w:val="24"/>
        </w:rPr>
        <w:t xml:space="preserve"> Ferrer Beltrán precisa que la libre valoración es libre solo en el sentido de que no está sujeta a normas jurídicas que predeterminen su resultado.</w:t>
      </w:r>
      <w:r>
        <w:rPr>
          <w:rFonts w:ascii="Arial" w:eastAsia="Arial" w:hAnsi="Arial" w:cs="Arial"/>
          <w:color w:val="000000"/>
          <w:sz w:val="24"/>
          <w:szCs w:val="24"/>
          <w:vertAlign w:val="superscript"/>
        </w:rPr>
        <w:footnoteReference w:id="512"/>
      </w:r>
      <w:r>
        <w:rPr>
          <w:rFonts w:ascii="Arial" w:eastAsia="Arial" w:hAnsi="Arial" w:cs="Arial"/>
          <w:color w:val="000000"/>
          <w:sz w:val="24"/>
          <w:szCs w:val="24"/>
        </w:rPr>
        <w:t xml:space="preserve"> Esa libertad está limitada por las reglas generales de la epistemología.</w:t>
      </w:r>
      <w:r>
        <w:rPr>
          <w:rFonts w:ascii="Arial" w:eastAsia="Arial" w:hAnsi="Arial" w:cs="Arial"/>
          <w:color w:val="000000"/>
          <w:sz w:val="24"/>
          <w:szCs w:val="24"/>
          <w:vertAlign w:val="superscript"/>
        </w:rPr>
        <w:footnoteReference w:id="513"/>
      </w:r>
      <w:r>
        <w:rPr>
          <w:rFonts w:ascii="Arial" w:eastAsia="Arial" w:hAnsi="Arial" w:cs="Arial"/>
          <w:color w:val="000000"/>
          <w:sz w:val="24"/>
          <w:szCs w:val="24"/>
        </w:rPr>
        <w:t xml:space="preserve"> La concepción que el mismo autor denomina persuasiva identifica, en cambio, la libre valoración con la íntima convicción del juez como único criterio de decisión.</w:t>
      </w:r>
      <w:r>
        <w:rPr>
          <w:rFonts w:ascii="Arial" w:eastAsia="Arial" w:hAnsi="Arial" w:cs="Arial"/>
          <w:color w:val="000000"/>
          <w:sz w:val="24"/>
          <w:szCs w:val="24"/>
          <w:vertAlign w:val="superscript"/>
        </w:rPr>
        <w:footnoteReference w:id="514"/>
      </w:r>
      <w:r>
        <w:rPr>
          <w:rFonts w:ascii="Arial" w:eastAsia="Arial" w:hAnsi="Arial" w:cs="Arial"/>
          <w:color w:val="000000"/>
          <w:sz w:val="24"/>
          <w:szCs w:val="24"/>
        </w:rPr>
        <w:t xml:space="preserve"> Esta distinción </w:t>
      </w:r>
      <w:del w:id="950036" w:author="Claude (humanizer)" w:date="2026-09-26T00:00:00Z">
        <w:r>
          <w:rPr>
            <w:rFonts w:ascii="Arial" w:eastAsia="Arial" w:hAnsi="Arial" w:cs="Arial"/>
            <w:color w:val="000000"/>
            <w:sz w:val="24"/>
            <w:szCs w:val="24"/>
          </w:rPr>
          <w:delText xml:space="preserve">es decisiv</w:delText>
        </w:r>
      </w:del>
      <w:ins w:id="950037" w:author="Claude (humanizer)" w:date="2026-09-26T00:00:00Z">
        <w:r>
          <w:rPr>
            <w:rFonts w:ascii="Arial" w:eastAsia="Arial" w:hAnsi="Arial" w:cs="Arial"/>
            <w:color w:val="000000"/>
            <w:sz w:val="24"/>
            <w:szCs w:val="24"/>
          </w:rPr>
          <w:t xml:space="preserve">import</w:t>
        </w:r>
      </w:ins>
      <w:r>
        <w:rPr>
          <w:rFonts w:ascii="Arial" w:eastAsia="Arial" w:hAnsi="Arial" w:cs="Arial"/>
          <w:color w:val="000000"/>
          <w:sz w:val="24"/>
          <w:szCs w:val="24"/>
        </w:rPr>
        <w:t xml:space="preserve">a para el análisis del artículo 16, que emplea el vocabulario de la sana crítica y el de la convicción en el mismo precepto.</w:t>
      </w:r>
    </w:p>
    <w:p w14:paraId="3D7C13A0" w14:textId="77777777" w:rsidR="00FB3B55" w:rsidRPr="00FB3B55" w:rsidRDefault="00FB3B55" w:rsidP="00FB3B55">
      <w:pPr>
        <w:spacing w:before="0" w:after="0" w:line="360" w:lineRule="auto"/>
        <w:ind w:firstLine="709"/>
        <w:jc w:val="both"/>
      </w:pPr>
      <w:r>
        <w:rPr>
          <w:rFonts w:ascii="Arial" w:eastAsia="Arial" w:hAnsi="Arial" w:cs="Arial"/>
          <w:color w:val="000000"/>
          <w:sz w:val="24"/>
          <w:szCs w:val="24"/>
        </w:rPr>
        <w:t xml:space="preserve">Entre los dos polos, la doctrina reconoce los llamados sistemas mixtos. Zeferín Hernández explica que el </w:t>
      </w:r>
      <w:r>
        <w:rPr>
          <w:rFonts w:ascii="Arial" w:eastAsia="Arial" w:hAnsi="Arial" w:cs="Arial"/>
          <w:i/>
          <w:iCs/>
          <w:color w:val="000000"/>
          <w:sz w:val="24"/>
          <w:szCs w:val="24"/>
        </w:rPr>
        <w:t xml:space="preserve">Código de Instrucción Criminal</w:t>
      </w:r>
      <w:r>
        <w:rPr>
          <w:rFonts w:ascii="Arial" w:eastAsia="Arial" w:hAnsi="Arial" w:cs="Arial"/>
          <w:color w:val="000000"/>
          <w:sz w:val="24"/>
          <w:szCs w:val="24"/>
        </w:rPr>
        <w:t xml:space="preserve"> francés de 1808 propuso valorar algunos elementos de convicción en forma tasada y otros con libertad probatoria, lo que constituye el punto central del sistema mixto.</w:t>
      </w:r>
      <w:r>
        <w:rPr>
          <w:rFonts w:ascii="Arial" w:eastAsia="Arial" w:hAnsi="Arial" w:cs="Arial"/>
          <w:color w:val="000000"/>
          <w:sz w:val="24"/>
          <w:szCs w:val="24"/>
          <w:vertAlign w:val="superscript"/>
        </w:rPr>
        <w:footnoteReference w:id="515"/>
      </w:r>
      <w:r>
        <w:rPr>
          <w:rFonts w:ascii="Arial" w:eastAsia="Arial" w:hAnsi="Arial" w:cs="Arial"/>
          <w:color w:val="000000"/>
          <w:sz w:val="24"/>
          <w:szCs w:val="24"/>
        </w:rPr>
        <w:t xml:space="preserve">Añade que el proceso penal mexicano posterior a 1931 adoptó ese esquema, con valor tasado para pruebas como los documentos públicos y valoración libre para otras como las periciales y las testimoniales.</w:t>
      </w:r>
      <w:r>
        <w:rPr>
          <w:rFonts w:ascii="Arial" w:eastAsia="Arial" w:hAnsi="Arial" w:cs="Arial"/>
          <w:color w:val="000000"/>
          <w:sz w:val="24"/>
          <w:szCs w:val="24"/>
          <w:vertAlign w:val="superscript"/>
        </w:rPr>
        <w:footnoteReference w:id="516"/>
      </w:r>
      <w:r>
        <w:rPr>
          <w:rFonts w:ascii="Arial" w:eastAsia="Arial" w:hAnsi="Arial" w:cs="Arial"/>
          <w:color w:val="000000"/>
          <w:sz w:val="24"/>
          <w:szCs w:val="24"/>
        </w:rPr>
        <w:t xml:space="preserve"> Montoya Zamora sostiene que la ley de medios combina, en ese sentido, un sistema tasado con uno de libre valoración.</w:t>
      </w:r>
      <w:r>
        <w:rPr>
          <w:rFonts w:ascii="Arial" w:eastAsia="Arial" w:hAnsi="Arial" w:cs="Arial"/>
          <w:color w:val="000000"/>
          <w:sz w:val="24"/>
          <w:szCs w:val="24"/>
          <w:vertAlign w:val="superscript"/>
        </w:rPr>
        <w:footnoteReference w:id="517"/>
      </w:r>
      <w:r>
        <w:rPr>
          <w:rFonts w:ascii="Arial" w:eastAsia="Arial" w:hAnsi="Arial" w:cs="Arial"/>
          <w:color w:val="000000"/>
          <w:sz w:val="24"/>
          <w:szCs w:val="24"/>
        </w:rPr>
        <w:t xml:space="preserve"> Recoge también la opinión de Devis Echandía, para quien no existen sistemas mixtos, sino un sistema legal atenuado, porque la tasa legal subsiste aunque sea parcial.</w:t>
      </w:r>
      <w:r>
        <w:rPr>
          <w:rFonts w:ascii="Arial" w:eastAsia="Arial" w:hAnsi="Arial" w:cs="Arial"/>
          <w:color w:val="000000"/>
          <w:sz w:val="24"/>
          <w:szCs w:val="24"/>
          <w:vertAlign w:val="superscript"/>
        </w:rPr>
        <w:footnoteReference w:id="518"/>
      </w:r>
      <w:r>
        <w:rPr>
          <w:rFonts w:ascii="Arial" w:eastAsia="Arial" w:hAnsi="Arial" w:cs="Arial"/>
          <w:color w:val="000000"/>
          <w:sz w:val="24"/>
          <w:szCs w:val="24"/>
        </w:rPr>
        <w:t xml:space="preserve"> Refiere, por último, que la mayoría de los ordenamientos procesales mexicanos adoptó un sistema mixto con cierto predominio de la prueba tasada.</w:t>
      </w:r>
      <w:r>
        <w:rPr>
          <w:rFonts w:ascii="Arial" w:eastAsia="Arial" w:hAnsi="Arial" w:cs="Arial"/>
          <w:color w:val="000000"/>
          <w:sz w:val="24"/>
          <w:szCs w:val="24"/>
          <w:vertAlign w:val="superscript"/>
        </w:rPr>
        <w:footnoteReference w:id="519"/>
      </w:r>
      <w:r>
        <w:rPr>
          <w:rFonts w:ascii="Arial" w:eastAsia="Arial" w:hAnsi="Arial" w:cs="Arial"/>
          <w:color w:val="000000"/>
          <w:sz w:val="24"/>
          <w:szCs w:val="24"/>
        </w:rPr>
        <w:t xml:space="preserve"> En esta noción clásica, lo mixto es la distribución de </w:t>
        <w:lastRenderedPageBreak/>
        <w:t>los medios de prueba entre dos regímenes de valoración. Ferrer Beltrán advierte que ni siquiera la prueba legal puede ser pura, porque el juez siempre debe valorar la prueba para tener por satisfecho el antecedente de la regla tasada.</w:t>
      </w:r>
      <w:r>
        <w:rPr>
          <w:rFonts w:ascii="Arial" w:eastAsia="Arial" w:hAnsi="Arial" w:cs="Arial"/>
          <w:color w:val="000000"/>
          <w:sz w:val="24"/>
          <w:szCs w:val="24"/>
          <w:vertAlign w:val="superscript"/>
        </w:rPr>
        <w:footnoteReference w:id="520"/>
      </w:r>
      <w:r>
        <w:rPr>
          <w:rFonts w:ascii="Arial" w:eastAsia="Arial" w:hAnsi="Arial" w:cs="Arial"/>
          <w:color w:val="000000"/>
          <w:sz w:val="24"/>
          <w:szCs w:val="24"/>
        </w:rPr>
        <w:t xml:space="preserve"> La combinación de regímenes es, por tanto, un rasgo común de los ordenamientos procesales y no constituye por sí misma un defecto. El problema del artículo 16 es otro y requiere una categoría distinta.</w:t>
      </w:r>
    </w:p>
    <w:p w14:paraId="09BE8CB7" w14:textId="77777777" w:rsidR="00FB3B55" w:rsidRPr="00FB3B55" w:rsidRDefault="00FB3B55" w:rsidP="00FB3B55">
      <w:pPr>
        <w:spacing w:before="0" w:after="0" w:line="360" w:lineRule="auto"/>
        <w:ind w:firstLine="709"/>
        <w:jc w:val="both"/>
      </w:pPr>
      <w:r>
        <w:rPr>
          <w:rFonts w:ascii="Arial" w:eastAsia="Arial" w:hAnsi="Arial" w:cs="Arial"/>
          <w:color w:val="000000"/>
          <w:sz w:val="24"/>
          <w:szCs w:val="24"/>
        </w:rPr>
        <w:t>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El defecto de la cláusula está en omitir la regla que ordena esos elementos y en confiar la suficiencia a un estado mental.</w:t>
      </w:r>
    </w:p>
    <w:p w14:paraId="6E28FE20" w14:textId="77777777" w:rsidR="00FB3B55" w:rsidRPr="00FB3B55" w:rsidRDefault="00FB3B55" w:rsidP="00FB3B55">
      <w:pPr>
        <w:spacing w:before="0" w:after="0" w:line="360" w:lineRule="auto"/>
        <w:ind w:firstLine="709"/>
        <w:jc w:val="both"/>
      </w:pPr>
      <w:r>
        <w:rPr>
          <w:rFonts w:ascii="Arial" w:eastAsia="Arial" w:hAnsi="Arial" w:cs="Arial"/>
          <w:color w:val="000000"/>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La tasación del </w:t>
        <w:lastRenderedPageBreak/>
        <w:t>artículo 16 no es absoluta. El párrafo 2 concede valor probatorio pleno a las documentales públicas, salvo prueba en contrario respecto de su autenticidad o de la veracidad de los hechos a que se refieran.</w:t>
      </w:r>
      <w:r>
        <w:rPr>
          <w:rFonts w:ascii="Arial" w:eastAsia="Arial" w:hAnsi="Arial" w:cs="Arial"/>
          <w:color w:val="000000"/>
          <w:sz w:val="24"/>
          <w:szCs w:val="24"/>
          <w:vertAlign w:val="superscript"/>
        </w:rPr>
        <w:footnoteReference w:id="521"/>
      </w:r>
      <w:r>
        <w:rPr>
          <w:rFonts w:ascii="Arial" w:eastAsia="Arial" w:hAnsi="Arial" w:cs="Arial"/>
          <w:color w:val="000000"/>
          <w:sz w:val="24"/>
          <w:szCs w:val="24"/>
        </w:rPr>
        <w:t xml:space="preserve">Se trata de una regla de peso derrotable, que no impide al órgano valorar la prueba contraria. Por ello, la tensión principal del precepto se da entre el método y el criterio de suficiencia del párrafo 3. Este matiz evita sobrestimar la rigidez del régimen de las documentales públicas y concentra el análisis en el punto que interesa a esta investigación.</w:t>
      </w:r>
    </w:p>
    <w:p w14:paraId="2CC8644F" w14:textId="77777777" w:rsidR="00FB3B55" w:rsidRPr="00FB3B55" w:rsidRDefault="00FB3B55" w:rsidP="00FB3B55">
      <w:pPr>
        <w:spacing w:before="0" w:after="0" w:line="360" w:lineRule="auto"/>
        <w:ind w:firstLine="709"/>
        <w:jc w:val="both"/>
      </w:pPr>
      <w:r>
        <w:rPr>
          <w:rFonts w:ascii="Arial" w:eastAsia="Arial" w:hAnsi="Arial" w:cs="Arial"/>
          <w:color w:val="000000"/>
          <w:sz w:val="24"/>
          <w:szCs w:val="24"/>
        </w:rPr>
        <w:t>La calificación de cláusula mixta exige distinguirla de otros defectos del lenguaje normativo. Hart explica que toda regla presenta casos centrales claros y casos dudosos, lo que produce un núcleo de certeza y una penumbra de duda.</w:t>
      </w:r>
      <w:r>
        <w:rPr>
          <w:rFonts w:ascii="Arial" w:eastAsia="Arial" w:hAnsi="Arial" w:cs="Arial"/>
          <w:color w:val="000000"/>
          <w:sz w:val="24"/>
          <w:szCs w:val="24"/>
          <w:vertAlign w:val="superscript"/>
        </w:rPr>
        <w:footnoteReference w:id="522"/>
      </w:r>
      <w:r>
        <w:rPr>
          <w:rFonts w:ascii="Arial" w:eastAsia="Arial" w:hAnsi="Arial" w:cs="Arial"/>
          <w:color w:val="000000"/>
          <w:sz w:val="24"/>
          <w:szCs w:val="24"/>
        </w:rPr>
        <w:t xml:space="preserve">Denomina textura abierta a esa indeterminación, que atribuye a una característica general del lenguaje humano.</w:t>
      </w:r>
      <w:r>
        <w:rPr>
          <w:rFonts w:ascii="Arial" w:eastAsia="Arial" w:hAnsi="Arial" w:cs="Arial"/>
          <w:color w:val="000000"/>
          <w:sz w:val="24"/>
          <w:szCs w:val="24"/>
          <w:vertAlign w:val="superscript"/>
        </w:rPr>
        <w:footnoteReference w:id="523"/>
      </w:r>
      <w:r>
        <w:rPr>
          <w:rFonts w:ascii="Arial" w:eastAsia="Arial" w:hAnsi="Arial" w:cs="Arial"/>
          <w:color w:val="000000"/>
          <w:sz w:val="24"/>
          <w:szCs w:val="24"/>
        </w:rPr>
        <w:t xml:space="preserve"> Su ejemplo es la regla que prohíbe los vehículos en un parque, cuya aplicación resulta clara en unos casos y dudosa en otros.</w:t>
      </w:r>
      <w:r>
        <w:rPr>
          <w:rFonts w:ascii="Arial" w:eastAsia="Arial" w:hAnsi="Arial" w:cs="Arial"/>
          <w:color w:val="000000"/>
          <w:sz w:val="24"/>
          <w:szCs w:val="24"/>
          <w:vertAlign w:val="superscript"/>
        </w:rPr>
        <w:footnoteReference w:id="524"/>
      </w:r>
      <w:r>
        <w:rPr>
          <w:rFonts w:ascii="Arial" w:eastAsia="Arial" w:hAnsi="Arial" w:cs="Arial"/>
          <w:color w:val="000000"/>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Pr>
          <w:rFonts w:ascii="Arial" w:eastAsia="Arial" w:hAnsi="Arial" w:cs="Arial"/>
          <w:color w:val="000000"/>
          <w:sz w:val="24"/>
          <w:szCs w:val="24"/>
          <w:vertAlign w:val="superscript"/>
        </w:rPr>
        <w:footnoteReference w:id="525"/>
      </w:r>
      <w:r>
        <w:rPr>
          <w:rFonts w:ascii="Arial" w:eastAsia="Arial" w:hAnsi="Arial" w:cs="Arial"/>
          <w:color w:val="000000"/>
          <w:sz w:val="24"/>
          <w:szCs w:val="24"/>
        </w:rPr>
        <w:t xml:space="preserve"> Esa ambigüedad existe y agrava el problema, pero su eliminación no resolvería la falta de un umbral de suficiencia.</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spacing w:before="0" w:after="0" w:line="240" w:lineRule="auto"/>
              <w:ind w:left="113" w:hanging="113"/>
              <w:jc w:val="left"/>
            </w:pPr>
            <w:r>
              <w:rPr>
                <w:rFonts w:ascii="Arial" w:eastAsia="Arial" w:hAnsi="Arial" w:cs="Arial"/>
                <w:b/>
                <w:bCs/>
                <w:color w:val="000000"/>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spacing w:before="0" w:after="0" w:line="240" w:lineRule="auto"/>
              <w:ind w:left="113" w:hanging="113"/>
              <w:jc w:val="left"/>
            </w:pPr>
            <w:r>
              <w:rPr>
                <w:rFonts w:ascii="Arial" w:eastAsia="Arial" w:hAnsi="Arial" w:cs="Arial"/>
                <w:b/>
                <w:bCs/>
                <w:color w:val="000000"/>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spacing w:before="0" w:after="0" w:line="240" w:lineRule="auto"/>
              <w:ind w:left="113" w:hanging="113"/>
              <w:jc w:val="left"/>
            </w:pPr>
            <w:r>
              <w:rPr>
                <w:rFonts w:ascii="Arial" w:eastAsia="Arial" w:hAnsi="Arial" w:cs="Arial"/>
                <w:b/>
                <w:bCs/>
                <w:color w:val="000000"/>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spacing w:before="0" w:after="0" w:line="240" w:lineRule="auto"/>
              <w:ind w:left="113" w:hanging="113"/>
              <w:jc w:val="left"/>
            </w:pPr>
            <w:r>
              <w:rPr>
                <w:rFonts w:ascii="Arial" w:eastAsia="Arial" w:hAnsi="Arial" w:cs="Arial"/>
                <w:b/>
                <w:bCs/>
                <w:color w:val="000000"/>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Solo parcial, porque falta la regla que debería interpretarse</w:t>
            </w:r>
          </w:p>
        </w:tc>
      </w:tr>
    </w:tbl>
    <w:p w14:paraId="5BA12819" w14:textId="77777777" w:rsidR="00FB3B55" w:rsidRPr="00FB3B55" w:rsidRDefault="00FB3B55" w:rsidP="00FB3B55">
      <w:pPr>
        <w:spacing w:before="0" w:after="0" w:line="360" w:lineRule="auto"/>
        <w:ind w:firstLine="0"/>
        <w:jc w:val="both"/>
      </w:pPr>
      <w:r>
        <w:rPr>
          <w:rFonts w:ascii="Arial" w:eastAsia="Arial" w:hAnsi="Arial" w:cs="Arial"/>
          <w:color w:val="000000"/>
          <w:sz w:val="20"/>
          <w:szCs w:val="20"/>
        </w:rPr>
        <w:t xml:space="preserve">Tabla 1. Deslinde entre la cláusula mixta, la textura abierta y la ambigüedad. Elaboración propia con base en Hart, </w:t>
      </w:r>
      <w:r>
        <w:rPr>
          <w:rFonts w:ascii="Arial" w:eastAsia="Arial" w:hAnsi="Arial" w:cs="Arial"/>
          <w:i/>
          <w:iCs/>
          <w:color w:val="000000"/>
          <w:sz w:val="20"/>
          <w:szCs w:val="20"/>
        </w:rPr>
        <w:t>El concepto de derecho</w:t>
      </w:r>
      <w:r>
        <w:rPr>
          <w:rFonts w:ascii="Arial" w:eastAsia="Arial" w:hAnsi="Arial" w:cs="Arial"/>
          <w:color w:val="000000"/>
          <w:sz w:val="20"/>
          <w:szCs w:val="20"/>
        </w:rPr>
        <w:t>, pp. 153, 158 y 159, en Montoya Zamora, Las reglas de la lógica, pp. 31 y 32, y en el artículo 16 de la ley de medios.</w:t>
      </w:r>
    </w:p>
    <w:p>
      <w:pPr>
        <w:spacing w:before="0" w:after="0" w:line="360" w:lineRule="auto"/>
        <w:jc w:val="left"/>
      </w:pPr>
    </w:p>
    <w:p w14:paraId="2D27F4C4" w14:textId="77777777" w:rsidR="00FB3B55" w:rsidRPr="00FB3B55" w:rsidRDefault="00FB3B55" w:rsidP="00FB3B55">
      <w:pPr>
        <w:spacing w:before="0" w:after="0" w:line="360" w:lineRule="auto"/>
        <w:ind w:firstLine="709"/>
        <w:jc w:val="both"/>
      </w:pPr>
      <w:r>
        <w:rPr>
          <w:rFonts w:ascii="Arial" w:eastAsia="Arial" w:hAnsi="Arial" w:cs="Arial"/>
          <w:color w:val="000000"/>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Pr>
          <w:rFonts w:ascii="Arial" w:eastAsia="Arial" w:hAnsi="Arial" w:cs="Arial"/>
          <w:color w:val="000000"/>
          <w:sz w:val="24"/>
          <w:szCs w:val="24"/>
          <w:vertAlign w:val="superscript"/>
        </w:rPr>
        <w:footnoteReference w:id="526"/>
      </w:r>
      <w:r>
        <w:rPr>
          <w:rFonts w:ascii="Arial" w:eastAsia="Arial" w:hAnsi="Arial" w:cs="Arial"/>
          <w:color w:val="000000"/>
          <w:sz w:val="24"/>
          <w:szCs w:val="24"/>
        </w:rPr>
        <w:t xml:space="preserve">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65FB55F5" w14:textId="77777777" w:rsidR="00FB3B55" w:rsidRPr="00FB3B55" w:rsidRDefault="00FB3B55" w:rsidP="00FB3B55">
      <w:pPr>
        <w:spacing w:before="0" w:after="0" w:line="360" w:lineRule="auto"/>
        <w:ind w:firstLine="709"/>
        <w:jc w:val="both"/>
      </w:pPr>
      <w:r>
        <w:rPr>
          <w:rFonts w:ascii="Arial" w:eastAsia="Arial" w:hAnsi="Arial" w:cs="Arial"/>
          <w:color w:val="000000"/>
          <w:sz w:val="24"/>
          <w:szCs w:val="24"/>
        </w:rPr>
        <w:t>Precisada la categoría, puede describirse la anatomía del artículo 16. Su párrafo 1 ordena valorar los medios de prueba atendiendo a las reglas de la lógica, de la sana crítica y de la experiencia, tomando en cuenta las disposiciones especiales del capítulo.</w:t>
      </w:r>
      <w:r>
        <w:rPr>
          <w:rFonts w:ascii="Arial" w:eastAsia="Arial" w:hAnsi="Arial" w:cs="Arial"/>
          <w:color w:val="000000"/>
          <w:sz w:val="24"/>
          <w:szCs w:val="24"/>
          <w:vertAlign w:val="superscript"/>
        </w:rPr>
        <w:footnoteReference w:id="527"/>
      </w:r>
      <w:r>
        <w:rPr>
          <w:rFonts w:ascii="Arial" w:eastAsia="Arial" w:hAnsi="Arial" w:cs="Arial"/>
          <w:color w:val="000000"/>
          <w:sz w:val="24"/>
          <w:szCs w:val="24"/>
        </w:rPr>
        <w:t xml:space="preserve">Es el anclaje racional del precepto, porque remite la valoración a criterios generales y no al arbitrio del órgano. La salvedad final conecta ese método con las reglas especiales de los párrafos siguientes. El párrafo 2 introduce la regla de </w:t>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Pr>
          <w:rFonts w:ascii="Arial" w:eastAsia="Arial" w:hAnsi="Arial" w:cs="Arial"/>
          <w:color w:val="000000"/>
          <w:sz w:val="24"/>
          <w:szCs w:val="24"/>
          <w:vertAlign w:val="superscript"/>
        </w:rPr>
        <w:footnoteReference w:id="528"/>
      </w:r>
      <w:r>
        <w:rPr>
          <w:rFonts w:ascii="Arial" w:eastAsia="Arial" w:hAnsi="Arial" w:cs="Arial"/>
          <w:color w:val="000000"/>
          <w:sz w:val="24"/>
          <w:szCs w:val="24"/>
        </w:rPr>
        <w:t xml:space="preserve"> El párrafo 4 excluye las pruebas presentadas fuera de plazo, salvo las supervenientes, y pertenece al régimen de admisión. La cláusula mixta se localiza, por tanto, en los párrafos 1 a 3, como sostuvo el apartado 2.2.</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spacing w:before="0" w:after="0" w:line="240" w:lineRule="auto"/>
              <w:ind w:left="113" w:hanging="113"/>
              <w:jc w:val="left"/>
            </w:pPr>
            <w:r>
              <w:rPr>
                <w:rFonts w:ascii="Arial" w:eastAsia="Arial" w:hAnsi="Arial" w:cs="Arial"/>
                <w:b/>
                <w:bCs/>
                <w:color w:val="000000"/>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spacing w:before="0" w:after="0" w:line="240" w:lineRule="auto"/>
              <w:ind w:left="113" w:hanging="113"/>
              <w:jc w:val="left"/>
            </w:pPr>
            <w:r>
              <w:rPr>
                <w:rFonts w:ascii="Arial" w:eastAsia="Arial" w:hAnsi="Arial" w:cs="Arial"/>
                <w:b/>
                <w:bCs/>
                <w:color w:val="000000"/>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spacing w:before="0" w:after="0" w:line="240" w:lineRule="auto"/>
              <w:ind w:left="113" w:hanging="113"/>
              <w:jc w:val="left"/>
            </w:pPr>
            <w:r>
              <w:rPr>
                <w:rFonts w:ascii="Arial" w:eastAsia="Arial" w:hAnsi="Arial" w:cs="Arial"/>
                <w:b/>
                <w:bCs/>
                <w:color w:val="000000"/>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spacing w:before="0" w:after="0" w:line="240" w:lineRule="auto"/>
              <w:ind w:left="113" w:hanging="113"/>
              <w:jc w:val="left"/>
            </w:pPr>
            <w:r>
              <w:rPr>
                <w:rFonts w:ascii="Arial" w:eastAsia="Arial" w:hAnsi="Arial" w:cs="Arial"/>
                <w:b/>
                <w:bCs/>
                <w:color w:val="000000"/>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 xml:space="preserve">Regla legal de peso derrotable</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 xml:space="preserve">Cuándo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Qué se valora</w:t>
            </w:r>
          </w:p>
        </w:tc>
      </w:tr>
    </w:tbl>
    <w:p w14:paraId="4A5864D0" w14:textId="77777777" w:rsidR="00FB3B55" w:rsidRPr="00FB3B55" w:rsidRDefault="00FB3B55" w:rsidP="00FB3B55">
      <w:pPr>
        <w:spacing w:before="0" w:after="0" w:line="360" w:lineRule="auto"/>
        <w:ind w:firstLine="0"/>
        <w:jc w:val="both"/>
      </w:pPr>
      <w:r>
        <w:rPr>
          <w:rFonts w:ascii="Arial" w:eastAsia="Arial" w:hAnsi="Arial" w:cs="Arial"/>
          <w:color w:val="000000"/>
          <w:sz w:val="20"/>
          <w:szCs w:val="20"/>
        </w:rPr>
        <w:t xml:space="preserve">Tabla 2. Estructura del artículo 16 de la ley de medios. Elaboración propia con base en la </w:t>
      </w:r>
      <w:r>
        <w:rPr>
          <w:rFonts w:ascii="Arial" w:eastAsia="Arial" w:hAnsi="Arial" w:cs="Arial"/>
          <w:i/>
          <w:iCs/>
          <w:color w:val="000000"/>
          <w:sz w:val="20"/>
          <w:szCs w:val="20"/>
        </w:rPr>
        <w:t xml:space="preserve">Ley General del Sistema de Medios de Impugnación en Materia Electoral</w:t>
      </w:r>
      <w:r>
        <w:rPr>
          <w:rFonts w:ascii="Arial" w:eastAsia="Arial" w:hAnsi="Arial" w:cs="Arial"/>
          <w:color w:val="000000"/>
          <w:sz w:val="20"/>
          <w:szCs w:val="20"/>
        </w:rPr>
        <w:t xml:space="preserve">, artículo 16, texto vigente.</w:t>
      </w:r>
    </w:p>
    <w:p>
      <w:pPr>
        <w:spacing w:before="0" w:after="0" w:line="360" w:lineRule="auto"/>
        <w:jc w:val="left"/>
      </w:pPr>
    </w:p>
    <w:p w14:paraId="41A2241D" w14:textId="77777777" w:rsidR="00FB3B55" w:rsidRPr="00FB3B55" w:rsidRDefault="00FB3B55" w:rsidP="00FB3B55">
      <w:pPr>
        <w:spacing w:before="0" w:after="0" w:line="360" w:lineRule="auto"/>
        <w:ind w:firstLine="709"/>
        <w:jc w:val="both"/>
      </w:pPr>
      <w:r>
        <w:rPr>
          <w:rFonts w:ascii="Arial" w:eastAsia="Arial" w:hAnsi="Arial" w:cs="Arial"/>
          <w:color w:val="000000"/>
          <w:sz w:val="24"/>
          <w:szCs w:val="24"/>
        </w:rPr>
        <w:t xml:space="preserve">La misma estructura se reproduce en el procedimiento especial sancionador. La Sala Regional Especializada, al resolver el SRE-PSC-236/2024, relativo a las conferencias matutinas del titular del Ejecutivo federal, transcribió el régimen del artículo 462 de la </w:t>
      </w:r>
      <w:r>
        <w:rPr>
          <w:rFonts w:ascii="Arial" w:eastAsia="Arial" w:hAnsi="Arial" w:cs="Arial"/>
          <w:i/>
          <w:iCs/>
          <w:color w:val="000000"/>
          <w:sz w:val="24"/>
          <w:szCs w:val="24"/>
        </w:rPr>
        <w:t xml:space="preserve">Ley General de Instituciones y Procedimientos Electorales</w:t>
      </w:r>
      <w:r>
        <w:rPr>
          <w:rFonts w:ascii="Arial" w:eastAsia="Arial" w:hAnsi="Arial" w:cs="Arial"/>
          <w:color w:val="000000"/>
          <w:sz w:val="24"/>
          <w:szCs w:val="24"/>
        </w:rPr>
        <w:t xml:space="preserve">.</w:t>
      </w:r>
      <w:r>
        <w:rPr>
          <w:rFonts w:ascii="Arial" w:eastAsia="Arial" w:hAnsi="Arial" w:cs="Arial"/>
          <w:color w:val="000000"/>
          <w:sz w:val="24"/>
          <w:szCs w:val="24"/>
          <w:vertAlign w:val="superscript"/>
        </w:rPr>
        <w:footnoteReference w:id="529"/>
      </w:r>
      <w:r>
        <w:rPr>
          <w:rFonts w:ascii="Arial" w:eastAsia="Arial" w:hAnsi="Arial" w:cs="Arial"/>
          <w:color w:val="000000"/>
          <w:sz w:val="24"/>
          <w:szCs w:val="24"/>
        </w:rPr>
        <w:t xml:space="preserve">Conforme a esa </w:t>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37EB15C" w14:textId="77777777" w:rsidR="00FB3B55" w:rsidRPr="00FB3B55" w:rsidRDefault="00FB3B55" w:rsidP="00FB3B55">
      <w:pPr>
        <w:spacing w:before="0" w:after="0" w:line="360" w:lineRule="auto"/>
        <w:ind w:firstLine="709"/>
        <w:jc w:val="both"/>
      </w:pPr>
      <w:r>
        <w:rPr>
          <w:rFonts w:ascii="Arial" w:eastAsia="Arial" w:hAnsi="Arial" w:cs="Arial"/>
          <w:color w:val="000000"/>
          <w:sz w:val="24"/>
          <w:szCs w:val="24"/>
        </w:rPr>
        <w:t>La consecuencia práctica de la cláusula mixta es que su componente racional tiende a operar como enunciado y no como premisa. Montoya Zamora estudió el uso de la expresión reglas de la lógica en sentencias de la Sala Superior.</w:t>
      </w:r>
      <w:r>
        <w:rPr>
          <w:rFonts w:ascii="Arial" w:eastAsia="Arial" w:hAnsi="Arial" w:cs="Arial"/>
          <w:color w:val="000000"/>
          <w:sz w:val="24"/>
          <w:szCs w:val="24"/>
          <w:vertAlign w:val="superscript"/>
        </w:rPr>
        <w:footnoteReference w:id="530"/>
      </w:r>
      <w:r>
        <w:rPr>
          <w:rFonts w:ascii="Arial" w:eastAsia="Arial" w:hAnsi="Arial" w:cs="Arial"/>
          <w:color w:val="000000"/>
          <w:sz w:val="24"/>
          <w:szCs w:val="24"/>
        </w:rPr>
        <w:t xml:space="preserve">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Pr>
          <w:rFonts w:ascii="Arial" w:eastAsia="Arial" w:hAnsi="Arial" w:cs="Arial"/>
          <w:color w:val="000000"/>
          <w:sz w:val="24"/>
          <w:szCs w:val="24"/>
          <w:vertAlign w:val="superscript"/>
        </w:rPr>
        <w:footnoteReference w:id="531"/>
      </w:r>
      <w:r>
        <w:rPr>
          <w:rFonts w:ascii="Arial" w:eastAsia="Arial" w:hAnsi="Arial" w:cs="Arial"/>
          <w:color w:val="000000"/>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Pr>
          <w:rFonts w:ascii="Arial" w:eastAsia="Arial" w:hAnsi="Arial" w:cs="Arial"/>
          <w:color w:val="000000"/>
          <w:sz w:val="24"/>
          <w:szCs w:val="24"/>
          <w:vertAlign w:val="superscript"/>
        </w:rPr>
        <w:footnoteReference w:id="532"/>
      </w:r>
      <w:r>
        <w:rPr>
          <w:rFonts w:ascii="Arial" w:eastAsia="Arial" w:hAnsi="Arial" w:cs="Arial"/>
          <w:color w:val="000000"/>
          <w:sz w:val="24"/>
          <w:szCs w:val="24"/>
        </w:rPr>
        <w:t xml:space="preserve"> Montoya Zamora observa que la sentencia no señala a qué se refiere con esa expresión ni qué reglas utiliza como premisas.</w:t>
      </w:r>
      <w:r>
        <w:rPr>
          <w:rFonts w:ascii="Arial" w:eastAsia="Arial" w:hAnsi="Arial" w:cs="Arial"/>
          <w:color w:val="000000"/>
          <w:sz w:val="24"/>
          <w:szCs w:val="24"/>
          <w:vertAlign w:val="superscript"/>
        </w:rPr>
        <w:footnoteReference w:id="533"/>
      </w:r>
      <w:r>
        <w:rPr>
          <w:rFonts w:ascii="Arial" w:eastAsia="Arial" w:hAnsi="Arial" w:cs="Arial"/>
          <w:color w:val="000000"/>
          <w:sz w:val="24"/>
          <w:szCs w:val="24"/>
        </w:rPr>
        <w:t xml:space="preserve"> En el SUP-JRC-273/2010, relativo a la elección de gobernador de Durango, la Sala sostuvo que, conforme a las reglas de la lógica, la sana crítica y las máximas de </w:t>
        <w:lastRenderedPageBreak/>
        <w:t>experiencia, dos notas periodísticas no bastaban para conceder fuerza probatoria plena.</w:t>
      </w:r>
      <w:r>
        <w:rPr>
          <w:rFonts w:ascii="Arial" w:eastAsia="Arial" w:hAnsi="Arial" w:cs="Arial"/>
          <w:color w:val="000000"/>
          <w:sz w:val="24"/>
          <w:szCs w:val="24"/>
          <w:vertAlign w:val="superscript"/>
        </w:rPr>
        <w:footnoteReference w:id="534"/>
      </w:r>
      <w:r>
        <w:rPr>
          <w:rFonts w:ascii="Arial" w:eastAsia="Arial" w:hAnsi="Arial" w:cs="Arial"/>
          <w:color w:val="000000"/>
          <w:sz w:val="24"/>
          <w:szCs w:val="24"/>
        </w:rPr>
        <w:t xml:space="preserve"> El autor documenta el mismo uso en los precedentes de las jurisprudencias 11/2002 y 38/2002.</w:t>
      </w:r>
      <w:r>
        <w:rPr>
          <w:rFonts w:ascii="Arial" w:eastAsia="Arial" w:hAnsi="Arial" w:cs="Arial"/>
          <w:color w:val="000000"/>
          <w:sz w:val="24"/>
          <w:szCs w:val="24"/>
          <w:vertAlign w:val="superscript"/>
        </w:rPr>
        <w:footnoteReference w:id="535"/>
      </w:r>
      <w:r>
        <w:rPr>
          <w:rFonts w:ascii="Arial" w:eastAsia="Arial" w:hAnsi="Arial" w:cs="Arial"/>
          <w:color w:val="000000"/>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before="0" w:after="0" w:line="360" w:lineRule="auto"/>
        <w:ind w:firstLine="709"/>
        <w:jc w:val="both"/>
      </w:pPr>
      <w:r>
        <w:rPr>
          <w:rFonts w:ascii="Arial" w:eastAsia="Arial" w:hAnsi="Arial" w:cs="Arial"/>
          <w:color w:val="000000"/>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Pr>
          <w:rFonts w:ascii="Arial" w:eastAsia="Arial" w:hAnsi="Arial" w:cs="Arial"/>
          <w:color w:val="000000"/>
          <w:sz w:val="24"/>
          <w:szCs w:val="24"/>
          <w:vertAlign w:val="superscript"/>
        </w:rPr>
        <w:footnoteReference w:id="536"/>
      </w:r>
      <w:r>
        <w:rPr>
          <w:rFonts w:ascii="Arial" w:eastAsia="Arial" w:hAnsi="Arial" w:cs="Arial"/>
          <w:color w:val="000000"/>
          <w:sz w:val="24"/>
          <w:szCs w:val="24"/>
        </w:rPr>
        <w:t xml:space="preserve">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9CE0EF0" w14:textId="77777777" w:rsidR="00FB3B55" w:rsidRPr="00FB3B55" w:rsidRDefault="00FB3B55" w:rsidP="00FB3B55">
      <w:pPr>
        <w:spacing w:before="0" w:after="0" w:line="360" w:lineRule="auto"/>
        <w:ind w:firstLine="709"/>
        <w:jc w:val="both"/>
      </w:pPr>
      <w:r>
        <w:rPr>
          <w:rFonts w:ascii="Arial" w:eastAsia="Arial" w:hAnsi="Arial" w:cs="Arial"/>
          <w:color w:val="000000"/>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Pr>
          <w:rFonts w:ascii="Arial" w:eastAsia="Arial" w:hAnsi="Arial" w:cs="Arial"/>
          <w:color w:val="000000"/>
          <w:sz w:val="24"/>
          <w:szCs w:val="24"/>
          <w:vertAlign w:val="superscript"/>
        </w:rPr>
        <w:footnoteReference w:id="537"/>
      </w:r>
      <w:r>
        <w:rPr>
          <w:rFonts w:ascii="Arial" w:eastAsia="Arial" w:hAnsi="Arial" w:cs="Arial"/>
          <w:color w:val="000000"/>
          <w:sz w:val="24"/>
          <w:szCs w:val="24"/>
        </w:rPr>
        <w:t xml:space="preserve">Entre esas circunstancias figuran la pluralidad de notas, su procedencia de distintos medios y autores, su coincidencia sustancial y la falta de desmentido del afectado. Cuando concurren, los elementos faltantes para alcanzar la </w:t>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before="0" w:after="0" w:line="360" w:lineRule="auto"/>
        <w:ind w:firstLine="709"/>
        <w:jc w:val="both"/>
      </w:pPr>
      <w:r>
        <w:rPr>
          <w:rFonts w:ascii="Arial" w:eastAsia="Arial" w:hAnsi="Arial" w:cs="Arial"/>
          <w:color w:val="000000"/>
          <w:sz w:val="24"/>
          <w:szCs w:val="24"/>
        </w:rPr>
        <w:t>Otras jurisprudencias siguieron la misma técnica. La jurisprudencia 4/2014 sostiene que las pruebas técnicas son insuficientes, por sí solas, para acreditar de manera fehaciente los hechos que contienen.</w:t>
      </w:r>
      <w:r>
        <w:rPr>
          <w:rFonts w:ascii="Arial" w:eastAsia="Arial" w:hAnsi="Arial" w:cs="Arial"/>
          <w:color w:val="000000"/>
          <w:sz w:val="24"/>
          <w:szCs w:val="24"/>
          <w:vertAlign w:val="superscript"/>
        </w:rPr>
        <w:footnoteReference w:id="538"/>
      </w:r>
      <w:r>
        <w:rPr>
          <w:rFonts w:ascii="Arial" w:eastAsia="Arial" w:hAnsi="Arial" w:cs="Arial"/>
          <w:color w:val="000000"/>
          <w:sz w:val="24"/>
          <w:szCs w:val="24"/>
        </w:rPr>
        <w:t xml:space="preserve">La jurisprudencia 11/2002 establece que la prueba testimonial en materia electoral solo puede aportar indicios, porque los testimonios se hacen constar en actas ante fedatario público, sin intervención del juzgador ni del contrario del oferente.</w:t>
      </w:r>
      <w:r>
        <w:rPr>
          <w:rFonts w:ascii="Arial" w:eastAsia="Arial" w:hAnsi="Arial" w:cs="Arial"/>
          <w:color w:val="000000"/>
          <w:sz w:val="24"/>
          <w:szCs w:val="24"/>
          <w:vertAlign w:val="superscript"/>
        </w:rPr>
        <w:footnoteReference w:id="539"/>
      </w:r>
      <w:r>
        <w:rPr>
          <w:rFonts w:ascii="Arial" w:eastAsia="Arial" w:hAnsi="Arial" w:cs="Arial"/>
          <w:color w:val="000000"/>
          <w:sz w:val="24"/>
          <w:szCs w:val="24"/>
        </w:rPr>
        <w:t xml:space="preserve"> </w:t>
      </w:r>
      <w:del w:id="950038" w:author="Claude (humanizer)" w:date="2026-09-26T00:00:00Z">
        <w:r>
          <w:rPr>
            <w:rFonts w:ascii="Arial" w:eastAsia="Arial" w:hAnsi="Arial" w:cs="Arial"/>
            <w:color w:val="000000"/>
            <w:sz w:val="24"/>
            <w:szCs w:val="24"/>
          </w:rPr>
          <w:delText xml:space="preserve">Resulta significativo que la propia jurisprudencia afirme</w:delText>
        </w:r>
      </w:del>
      <w:ins w:id="950039" w:author="Claude (humanizer)" w:date="2026-09-26T00:00:00Z">
        <w:r>
          <w:rPr>
            <w:rFonts w:ascii="Arial" w:eastAsia="Arial" w:hAnsi="Arial" w:cs="Arial"/>
            <w:color w:val="000000"/>
            <w:sz w:val="24"/>
            <w:szCs w:val="24"/>
          </w:rPr>
          <w:t xml:space="preserve">La propia jurisprudencia afirma</w:t>
        </w:r>
      </w:ins>
      <w:r>
        <w:rPr>
          <w:rFonts w:ascii="Arial" w:eastAsia="Arial" w:hAnsi="Arial" w:cs="Arial"/>
          <w:color w:val="000000"/>
          <w:sz w:val="24"/>
          <w:szCs w:val="24"/>
        </w:rPr>
        <w:t xml:space="preserv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Pr>
          <w:rFonts w:ascii="Arial" w:eastAsia="Arial" w:hAnsi="Arial" w:cs="Arial"/>
          <w:color w:val="000000"/>
          <w:sz w:val="24"/>
          <w:szCs w:val="24"/>
          <w:vertAlign w:val="superscript"/>
        </w:rPr>
        <w:footnoteReference w:id="540"/>
      </w:r>
      <w:r>
        <w:rPr>
          <w:rFonts w:ascii="Arial" w:eastAsia="Arial" w:hAnsi="Arial" w:cs="Arial"/>
          <w:color w:val="000000"/>
          <w:sz w:val="24"/>
          <w:szCs w:val="24"/>
        </w:rPr>
        <w:t xml:space="preserve"> Las reglas jurisprudenciales de peso comparten esa naturaleza general, y por ello no pueden sustituir el juicio de suficiencia sobre el acervo concreto.</w:t>
      </w:r>
    </w:p>
    <w:p w14:paraId="13B07EDA" w14:textId="77777777" w:rsidR="00FB3B55" w:rsidRPr="00FB3B55" w:rsidRDefault="00FB3B55" w:rsidP="00FB3B55">
      <w:pPr>
        <w:spacing w:before="0" w:after="0" w:line="360" w:lineRule="auto"/>
        <w:ind w:firstLine="709"/>
        <w:jc w:val="both"/>
      </w:pPr>
      <w:r>
        <w:rPr>
          <w:rFonts w:ascii="Arial" w:eastAsia="Arial" w:hAnsi="Arial" w:cs="Arial"/>
          <w:color w:val="000000"/>
          <w:sz w:val="24"/>
          <w:szCs w:val="24"/>
        </w:rPr>
        <w:t xml:space="preserve">La estructura del artículo 16 tiene análogos en otros ordenamientos mexicanos. El </w:t>
      </w:r>
      <w:r>
        <w:rPr>
          <w:rFonts w:ascii="Arial" w:eastAsia="Arial" w:hAnsi="Arial" w:cs="Arial"/>
          <w:i/>
          <w:iCs/>
          <w:color w:val="000000"/>
          <w:sz w:val="24"/>
          <w:szCs w:val="24"/>
        </w:rPr>
        <w:t xml:space="preserve">Código Nacional de Procedimientos Penales</w:t>
      </w:r>
      <w:r>
        <w:rPr>
          <w:rFonts w:ascii="Arial" w:eastAsia="Arial" w:hAnsi="Arial" w:cs="Arial"/>
          <w:color w:val="000000"/>
          <w:sz w:val="24"/>
          <w:szCs w:val="24"/>
        </w:rPr>
        <w:t xml:space="preserve"> ordena que las pruebas se valoren de manera libre y lógica y exige justificar el valor asignado con base en la apreciación conjunta, integral y armónica de los elementos probatorios.</w:t>
      </w:r>
      <w:r>
        <w:rPr>
          <w:rFonts w:ascii="Arial" w:eastAsia="Arial" w:hAnsi="Arial" w:cs="Arial"/>
          <w:color w:val="000000"/>
          <w:sz w:val="24"/>
          <w:szCs w:val="24"/>
          <w:vertAlign w:val="superscript"/>
        </w:rPr>
        <w:footnoteReference w:id="541"/>
      </w:r>
      <w:r>
        <w:rPr>
          <w:rFonts w:ascii="Arial" w:eastAsia="Arial" w:hAnsi="Arial" w:cs="Arial"/>
          <w:color w:val="000000"/>
          <w:sz w:val="24"/>
          <w:szCs w:val="24"/>
        </w:rPr>
        <w:t xml:space="preserve">Su artículo 359 dispone, a la vez, que solo podrá condenarse si se llega a la convicción de la culpabilidad más allá de toda duda razonable.</w:t>
      </w:r>
      <w:r>
        <w:rPr>
          <w:rFonts w:ascii="Arial" w:eastAsia="Arial" w:hAnsi="Arial" w:cs="Arial"/>
          <w:color w:val="000000"/>
          <w:sz w:val="24"/>
          <w:szCs w:val="24"/>
          <w:vertAlign w:val="superscript"/>
        </w:rPr>
        <w:footnoteReference w:id="542"/>
      </w:r>
      <w:r>
        <w:rPr>
          <w:rFonts w:ascii="Arial" w:eastAsia="Arial" w:hAnsi="Arial" w:cs="Arial"/>
          <w:color w:val="000000"/>
          <w:sz w:val="24"/>
          <w:szCs w:val="24"/>
        </w:rPr>
        <w:t xml:space="preserve"> El artículo 402 ordena apreciar la prueba según la libre convicción extraída de la totalidad del debate, de manera libre y lógica, y somete los medios lícitos a la crítica racional.</w:t>
      </w:r>
      <w:r>
        <w:rPr>
          <w:rFonts w:ascii="Arial" w:eastAsia="Arial" w:hAnsi="Arial" w:cs="Arial"/>
          <w:color w:val="000000"/>
          <w:sz w:val="24"/>
          <w:szCs w:val="24"/>
          <w:vertAlign w:val="superscript"/>
        </w:rPr>
        <w:footnoteReference w:id="543"/>
      </w:r>
      <w:r>
        <w:rPr>
          <w:rFonts w:ascii="Arial" w:eastAsia="Arial" w:hAnsi="Arial" w:cs="Arial"/>
          <w:color w:val="000000"/>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Pr>
          <w:rFonts w:ascii="Arial" w:eastAsia="Arial" w:hAnsi="Arial" w:cs="Arial"/>
          <w:color w:val="000000"/>
          <w:sz w:val="24"/>
          <w:szCs w:val="24"/>
          <w:vertAlign w:val="superscript"/>
        </w:rPr>
        <w:footnoteReference w:id="544"/>
      </w:r>
      <w:r>
        <w:rPr>
          <w:rFonts w:ascii="Arial" w:eastAsia="Arial" w:hAnsi="Arial" w:cs="Arial"/>
          <w:color w:val="000000"/>
          <w:sz w:val="24"/>
          <w:szCs w:val="24"/>
        </w:rPr>
        <w:t xml:space="preserve"> El </w:t>
      </w:r>
      <w:r>
        <w:rPr>
          <w:rFonts w:ascii="Arial" w:eastAsia="Arial" w:hAnsi="Arial" w:cs="Arial"/>
          <w:i/>
          <w:iCs/>
          <w:color w:val="000000"/>
          <w:sz w:val="24"/>
          <w:szCs w:val="24"/>
        </w:rPr>
        <w:t xml:space="preserve">Código de Procedimientos Civiles para el Estado de Michoacán</w:t>
      </w:r>
      <w:r>
        <w:rPr>
          <w:rFonts w:ascii="Arial" w:eastAsia="Arial" w:hAnsi="Arial" w:cs="Arial"/>
          <w:color w:val="000000"/>
          <w:sz w:val="24"/>
          <w:szCs w:val="24"/>
        </w:rPr>
        <w:t xml:space="preserve"> ofrece un ejemplo de tasación y arbitrio dentro de un mismo precepto. Su artículo 547 deja el valor de la prueba testimonial al arbitrio del juez, pero le impide tener por probados los hechos cuando no concurran al menos dos testigos con ciertas condiciones.</w:t>
      </w:r>
      <w:r>
        <w:rPr>
          <w:rFonts w:ascii="Arial" w:eastAsia="Arial" w:hAnsi="Arial" w:cs="Arial"/>
          <w:color w:val="000000"/>
          <w:sz w:val="24"/>
          <w:szCs w:val="24"/>
          <w:vertAlign w:val="superscript"/>
        </w:rPr>
        <w:footnoteReference w:id="545"/>
      </w:r>
      <w:r>
        <w:rPr>
          <w:rFonts w:ascii="Arial" w:eastAsia="Arial" w:hAnsi="Arial" w:cs="Arial"/>
          <w:color w:val="000000"/>
          <w:sz w:val="24"/>
          <w:szCs w:val="24"/>
        </w:rPr>
        <w:t xml:space="preserve"> Su artículo 545 ordena determinar el valor de la pericial atendiendo a la convicción que genere, y en el mismo artículo dispone que los avalúos harán prueba plena.</w:t>
      </w:r>
      <w:r>
        <w:rPr>
          <w:rFonts w:ascii="Arial" w:eastAsia="Arial" w:hAnsi="Arial" w:cs="Arial"/>
          <w:color w:val="000000"/>
          <w:sz w:val="24"/>
          <w:szCs w:val="24"/>
          <w:vertAlign w:val="superscript"/>
        </w:rPr>
        <w:footnoteReference w:id="546"/>
      </w:r>
      <w:r>
        <w:rPr>
          <w:rFonts w:ascii="Arial" w:eastAsia="Arial" w:hAnsi="Arial" w:cs="Arial"/>
          <w:color w:val="000000"/>
          <w:sz w:val="24"/>
          <w:szCs w:val="24"/>
        </w:rPr>
        <w:t xml:space="preserve"> El mismo código concede valor probatorio pleno a los instrumentos públicos y remite a la justicia del juez la apreciación de las presunciones humanas.</w:t>
      </w:r>
      <w:r>
        <w:rPr>
          <w:rFonts w:ascii="Arial" w:eastAsia="Arial" w:hAnsi="Arial" w:cs="Arial"/>
          <w:color w:val="000000"/>
          <w:sz w:val="24"/>
          <w:szCs w:val="24"/>
          <w:vertAlign w:val="superscript"/>
        </w:rPr>
        <w:footnoteReference w:id="547"/>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spacing w:before="0" w:after="0" w:line="240" w:lineRule="auto"/>
              <w:ind w:left="113" w:hanging="113"/>
              <w:jc w:val="left"/>
            </w:pPr>
            <w:r>
              <w:rPr>
                <w:rFonts w:ascii="Arial" w:eastAsia="Arial" w:hAnsi="Arial" w:cs="Arial"/>
                <w:b/>
                <w:bCs/>
                <w:color w:val="000000"/>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spacing w:before="0" w:after="0" w:line="240" w:lineRule="auto"/>
              <w:ind w:left="113" w:hanging="113"/>
              <w:jc w:val="left"/>
            </w:pPr>
            <w:r>
              <w:rPr>
                <w:rFonts w:ascii="Arial" w:eastAsia="Arial" w:hAnsi="Arial" w:cs="Arial"/>
                <w:b/>
                <w:bCs/>
                <w:color w:val="000000"/>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spacing w:before="0" w:after="0" w:line="240" w:lineRule="auto"/>
              <w:ind w:left="113" w:hanging="113"/>
              <w:jc w:val="left"/>
            </w:pPr>
            <w:r>
              <w:rPr>
                <w:rFonts w:ascii="Arial" w:eastAsia="Arial" w:hAnsi="Arial" w:cs="Arial"/>
                <w:b/>
                <w:bCs/>
                <w:color w:val="000000"/>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spacing w:before="0" w:after="0" w:line="240" w:lineRule="auto"/>
              <w:ind w:left="113" w:hanging="113"/>
              <w:jc w:val="left"/>
            </w:pPr>
            <w:r>
              <w:rPr>
                <w:rFonts w:ascii="Arial" w:eastAsia="Arial" w:hAnsi="Arial" w:cs="Arial"/>
                <w:b/>
                <w:bCs/>
                <w:color w:val="000000"/>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 xml:space="preserve">Documentales públicas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spacing w:before="0" w:after="0" w:line="240" w:lineRule="auto"/>
              <w:ind w:left="113" w:hanging="113"/>
              <w:jc w:val="left"/>
            </w:pPr>
            <w:r>
              <w:rPr>
                <w:rFonts w:ascii="Arial" w:eastAsia="Arial" w:hAnsi="Arial" w:cs="Arial"/>
                <w:i/>
                <w:iCs/>
                <w:color w:val="000000"/>
                <w:sz w:val="22"/>
                <w:szCs w:val="22"/>
              </w:rPr>
              <w:t xml:space="preserve">Ley General de Instituciones y Procedimientos Electorales</w:t>
            </w:r>
            <w:r>
              <w:rPr>
                <w:rFonts w:ascii="Arial" w:eastAsia="Arial" w:hAnsi="Arial" w:cs="Arial"/>
                <w:color w:val="000000"/>
                <w:sz w:val="22"/>
                <w:szCs w:val="22"/>
              </w:rPr>
              <w:t xml:space="preserve">,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 xml:space="preserve">Documentales públicas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spacing w:before="0" w:after="0" w:line="240" w:lineRule="auto"/>
              <w:ind w:left="113" w:hanging="113"/>
              <w:jc w:val="left"/>
            </w:pPr>
            <w:r>
              <w:rPr>
                <w:rFonts w:ascii="Arial" w:eastAsia="Arial" w:hAnsi="Arial" w:cs="Arial"/>
                <w:i/>
                <w:iCs/>
                <w:color w:val="000000"/>
                <w:sz w:val="22"/>
                <w:szCs w:val="22"/>
              </w:rPr>
              <w:t xml:space="preserve">Código Nacional de Procedimientos Penales</w:t>
            </w:r>
            <w:r>
              <w:rPr>
                <w:rFonts w:ascii="Arial" w:eastAsia="Arial" w:hAnsi="Arial" w:cs="Arial"/>
                <w:color w:val="000000"/>
                <w:sz w:val="22"/>
                <w:szCs w:val="22"/>
              </w:rPr>
              <w:t xml:space="preserve">,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spacing w:before="0" w:after="0" w:line="240" w:lineRule="auto"/>
              <w:ind w:left="113" w:hanging="113"/>
              <w:jc w:val="left"/>
            </w:pPr>
            <w:r>
              <w:rPr>
                <w:rFonts w:ascii="Arial" w:eastAsia="Arial" w:hAnsi="Arial" w:cs="Arial"/>
                <w:color w:val="000000"/>
                <w:sz w:val="22"/>
                <w:szCs w:val="22"/>
              </w:rPr>
              <w:t>Convicción que genere la pericial</w:t>
            </w:r>
          </w:p>
        </w:tc>
      </w:tr>
    </w:tbl>
    <w:p w14:paraId="7C0F411D" w14:textId="77777777" w:rsidR="00FB3B55" w:rsidRPr="00FB3B55" w:rsidRDefault="00FB3B55" w:rsidP="00FB3B55">
      <w:pPr>
        <w:spacing w:before="0" w:after="0" w:line="360" w:lineRule="auto"/>
        <w:ind w:firstLine="0"/>
        <w:jc w:val="both"/>
      </w:pPr>
      <w:r>
        <w:rPr>
          <w:rFonts w:ascii="Arial" w:eastAsia="Arial" w:hAnsi="Arial" w:cs="Arial"/>
          <w:color w:val="000000"/>
          <w:sz w:val="20"/>
          <w:szCs w:val="20"/>
        </w:rPr>
        <w:t>Tabla 3. Cláusulas mixtas en el derecho procesal mexicano. Elaboración propia con base en los ordenamientos citados y en el SRE-PSC-236/2024.</w:t>
      </w:r>
    </w:p>
    <w:p>
      <w:pPr>
        <w:spacing w:before="0" w:after="0" w:line="360" w:lineRule="auto"/>
        <w:jc w:val="left"/>
      </w:pPr>
    </w:p>
    <w:p w14:paraId="2EEA350F" w14:textId="77777777" w:rsidR="00FB3B55" w:rsidRPr="00FB3B55" w:rsidRDefault="00FB3B55" w:rsidP="00FB3B55">
      <w:pPr>
        <w:spacing w:before="0" w:after="0" w:line="360" w:lineRule="auto"/>
        <w:ind w:firstLine="709"/>
        <w:jc w:val="both"/>
      </w:pPr>
      <w:r>
        <w:rPr>
          <w:rFonts w:ascii="Arial" w:eastAsia="Arial" w:hAnsi="Arial" w:cs="Arial"/>
          <w:color w:val="000000"/>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Pr>
          <w:rFonts w:ascii="Arial" w:eastAsia="Arial" w:hAnsi="Arial" w:cs="Arial"/>
          <w:color w:val="000000"/>
          <w:sz w:val="24"/>
          <w:szCs w:val="24"/>
          <w:vertAlign w:val="superscript"/>
        </w:rPr>
        <w:footnoteReference w:id="548"/>
      </w:r>
      <w:r>
        <w:rPr>
          <w:rFonts w:ascii="Arial" w:eastAsia="Arial" w:hAnsi="Arial" w:cs="Arial"/>
          <w:color w:val="000000"/>
          <w:sz w:val="24"/>
          <w:szCs w:val="24"/>
        </w:rPr>
        <w:t xml:space="preserve">Ferrer Beltrán interpreta la prueba legal como expresión de la desconfianza del legislador hacia el juez.</w:t>
      </w:r>
      <w:r>
        <w:rPr>
          <w:rFonts w:ascii="Arial" w:eastAsia="Arial" w:hAnsi="Arial" w:cs="Arial"/>
          <w:color w:val="000000"/>
          <w:sz w:val="24"/>
          <w:szCs w:val="24"/>
          <w:vertAlign w:val="superscript"/>
        </w:rPr>
        <w:footnoteReference w:id="549"/>
      </w:r>
      <w:r>
        <w:rPr>
          <w:rFonts w:ascii="Arial" w:eastAsia="Arial" w:hAnsi="Arial" w:cs="Arial"/>
          <w:color w:val="000000"/>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lastRenderedPageBreak/>
        <w:t>y la comparación solo pretende mostrar que el diseño no es excepcional. Establecer su extensión en todo el derecho procesal mexicano excede los alcances de este apartado.</w:t>
      </w:r>
    </w:p>
    <w:p w14:paraId="39A2711D" w14:textId="77777777" w:rsidR="00FB3B55" w:rsidRPr="00FB3B55" w:rsidRDefault="00FB3B55" w:rsidP="00FB3B55">
      <w:pPr>
        <w:spacing w:before="0" w:after="0" w:line="360" w:lineRule="auto"/>
        <w:ind w:firstLine="709"/>
        <w:jc w:val="both"/>
      </w:pPr>
      <w:r>
        <w:rPr>
          <w:rFonts w:ascii="Arial" w:eastAsia="Arial" w:hAnsi="Arial" w:cs="Arial"/>
          <w:color w:val="000000"/>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derrotable,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Pr>
          <w:rFonts w:ascii="Arial" w:eastAsia="Arial" w:hAnsi="Arial" w:cs="Arial"/>
          <w:color w:val="000000"/>
          <w:sz w:val="24"/>
          <w:szCs w:val="24"/>
          <w:vertAlign w:val="superscript"/>
        </w:rPr>
        <w:footnoteReference w:id="550"/>
      </w:r>
      <w:r>
        <w:rPr>
          <w:rFonts w:ascii="Arial" w:eastAsia="Arial" w:hAnsi="Arial" w:cs="Arial"/>
          <w:color w:val="000000"/>
          <w:sz w:val="24"/>
          <w:szCs w:val="24"/>
        </w:rPr>
        <w:t xml:space="preserve">Encuentra apoyo también en el proyecto incorporado al voto particular del SUP-JIN-194/2025, que definió la plena acreditación como la superación del estándar previamente fijado.</w:t>
      </w:r>
      <w:r>
        <w:rPr>
          <w:rFonts w:ascii="Arial" w:eastAsia="Arial" w:hAnsi="Arial" w:cs="Arial"/>
          <w:color w:val="000000"/>
          <w:sz w:val="24"/>
          <w:szCs w:val="24"/>
          <w:vertAlign w:val="superscript"/>
        </w:rPr>
        <w:footnoteReference w:id="551"/>
      </w:r>
      <w:r>
        <w:rPr>
          <w:rFonts w:ascii="Arial" w:eastAsia="Arial" w:hAnsi="Arial" w:cs="Arial"/>
          <w:color w:val="000000"/>
          <w:sz w:val="24"/>
          <w:szCs w:val="24"/>
        </w:rPr>
        <w:t xml:space="preserve"> Sin embargo, la interpretación tiene un límite. Puede despsicologizar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668F4A60" w14:textId="77777777" w:rsidR="00FB3B55" w:rsidRPr="00FB3B55" w:rsidRDefault="00FB3B55" w:rsidP="00FB3B55">
      <w:pPr>
        <w:spacing w:before="0" w:after="0" w:line="360" w:lineRule="auto"/>
        <w:ind w:firstLine="709"/>
        <w:jc w:val="both"/>
      </w:pPr>
      <w:r>
        <w:rPr>
          <w:rFonts w:ascii="Arial" w:eastAsia="Arial" w:hAnsi="Arial" w:cs="Arial"/>
          <w:color w:val="000000"/>
          <w:sz w:val="24"/>
          <w:szCs w:val="24"/>
        </w:rPr>
        <w:lastRenderedPageBreak/>
      </w:r>
      <w:del w:id="950006" w:author="Claude (humanizer)" w:date="2026-09-26T00:00:00Z">
        <w:r>
          <w:rPr>
            <w:rFonts w:ascii="Arial" w:eastAsia="Arial" w:hAnsi="Arial" w:cs="Arial"/>
            <w:color w:val="000000"/>
            <w:sz w:val="24"/>
            <w:szCs w:val="24"/>
          </w:rPr>
          <w:delText xml:space="preserve">Resta precisar la relación entre la cláusula mixta y el error de categoría. Esta noción</w:delText>
        </w:r>
      </w:del>
      <w:ins w:id="950007" w:author="Claude (humanizer)" w:date="2026-09-26T00:00:00Z">
        <w:r>
          <w:rPr>
            <w:rFonts w:ascii="Arial" w:eastAsia="Arial" w:hAnsi="Arial" w:cs="Arial"/>
            <w:color w:val="000000"/>
            <w:sz w:val="24"/>
            <w:szCs w:val="24"/>
          </w:rPr>
          <w:t xml:space="preserve">La noción de error de categoría, que la cláusula mixta expresa en el plano normativo,</w:t>
        </w:r>
      </w:ins>
      <w:r>
        <w:rPr>
          <w:rFonts w:ascii="Arial" w:eastAsia="Arial" w:hAnsi="Arial" w:cs="Arial"/>
          <w:color w:val="000000"/>
          <w:sz w:val="24"/>
          <w:szCs w:val="24"/>
        </w:rPr>
        <w:t xml:space="preserve"> procede de Gilbert Ryle. Ryle la definió como el error que consiste en presentar los hechos de un ámbito como si pertenecieran a un tipo lógico o categoría, cuando en realidad pertenecen a otro.</w:t>
      </w:r>
      <w:r>
        <w:rPr>
          <w:rFonts w:ascii="Arial" w:eastAsia="Arial" w:hAnsi="Arial" w:cs="Arial"/>
          <w:color w:val="000000"/>
          <w:sz w:val="24"/>
          <w:szCs w:val="24"/>
          <w:vertAlign w:val="superscript"/>
        </w:rPr>
        <w:footnoteReference w:id="552"/>
      </w:r>
      <w:r>
        <w:rPr>
          <w:rFonts w:ascii="Arial" w:eastAsia="Arial" w:hAnsi="Arial" w:cs="Arial"/>
          <w:color w:val="000000"/>
          <w:sz w:val="24"/>
          <w:szCs w:val="24"/>
        </w:rPr>
        <w:t xml:space="preserve">Su ejemplo más conocido es el del visitante que, después de conocer los colegios, las bibliotecas y los laboratorios de Oxford, pregunta dónde está la Universidad.</w:t>
      </w:r>
      <w:r>
        <w:rPr>
          <w:rFonts w:ascii="Arial" w:eastAsia="Arial" w:hAnsi="Arial" w:cs="Arial"/>
          <w:color w:val="000000"/>
          <w:sz w:val="24"/>
          <w:szCs w:val="24"/>
          <w:vertAlign w:val="superscript"/>
        </w:rPr>
        <w:footnoteReference w:id="553"/>
      </w:r>
      <w:r>
        <w:rPr>
          <w:rFonts w:ascii="Arial" w:eastAsia="Arial" w:hAnsi="Arial" w:cs="Arial"/>
          <w:color w:val="000000"/>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Pr>
          <w:rFonts w:ascii="Arial" w:eastAsia="Arial" w:hAnsi="Arial" w:cs="Arial"/>
          <w:color w:val="000000"/>
          <w:sz w:val="24"/>
          <w:szCs w:val="24"/>
          <w:vertAlign w:val="superscript"/>
        </w:rPr>
        <w:footnoteReference w:id="554"/>
      </w:r>
      <w:r>
        <w:rPr>
          <w:rFonts w:ascii="Arial" w:eastAsia="Arial" w:hAnsi="Arial" w:cs="Arial"/>
          <w:color w:val="000000"/>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before="0" w:after="0" w:line="360" w:lineRule="auto"/>
        <w:ind w:firstLine="709"/>
        <w:jc w:val="both"/>
      </w:pPr>
      <w:r>
        <w:rPr>
          <w:rFonts w:ascii="Arial" w:eastAsia="Arial" w:hAnsi="Arial" w:cs="Arial"/>
          <w:color w:val="000000"/>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concreto aunque la ley le atribuya un valor específico.</w:t>
      </w:r>
      <w:r>
        <w:rPr>
          <w:rFonts w:ascii="Arial" w:eastAsia="Arial" w:hAnsi="Arial" w:cs="Arial"/>
          <w:color w:val="000000"/>
          <w:sz w:val="24"/>
          <w:szCs w:val="24"/>
          <w:vertAlign w:val="superscript"/>
        </w:rPr>
        <w:footnoteReference w:id="555"/>
      </w:r>
      <w:r>
        <w:rPr>
          <w:rFonts w:ascii="Arial" w:eastAsia="Arial" w:hAnsi="Arial" w:cs="Arial"/>
          <w:color w:val="000000"/>
          <w:sz w:val="24"/>
          <w:szCs w:val="24"/>
        </w:rPr>
        <w:t xml:space="preserve">La observación muestra que el valor legal de un medio y su aporte a la hipótesis del caso son magnitudes distintas. Confundirlas equivale a tratar una propiedad del tipo de prueba como si fuera una propiedad del acervo concreto. El legislador no </w:t>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258A91AE" w14:textId="77777777" w:rsidR="00FB3B55" w:rsidRPr="00FB3B55" w:rsidRDefault="00FB3B55" w:rsidP="00FB3B55">
      <w:pPr>
        <w:spacing w:before="0" w:after="0" w:line="360" w:lineRule="auto"/>
        <w:ind w:firstLine="709"/>
        <w:jc w:val="both"/>
      </w:pPr>
      <w:r>
        <w:rPr>
          <w:rFonts w:ascii="Arial" w:eastAsia="Arial" w:hAnsi="Arial" w:cs="Arial"/>
          <w:color w:val="000000"/>
          <w:sz w:val="24"/>
          <w:szCs w:val="24"/>
        </w:rPr>
      </w:r>
      <w:del w:id="950018" w:author="Claude (humanizer)" w:date="2026-09-26T00:00:00Z">
        <w:r>
          <w:rPr>
            <w:rFonts w:ascii="Arial" w:eastAsia="Arial" w:hAnsi="Arial" w:cs="Arial"/>
            <w:color w:val="000000"/>
            <w:sz w:val="24"/>
            <w:szCs w:val="24"/>
          </w:rPr>
          <w:delText xml:space="preserve">En síntesis, l</w:delText>
        </w:r>
      </w:del>
      <w:ins w:id="950019" w:author="Claude (humanizer)" w:date="2026-09-26T00:00:00Z">
        <w:r>
          <w:rPr>
            <w:rFonts w:ascii="Arial" w:eastAsia="Arial" w:hAnsi="Arial" w:cs="Arial"/>
            <w:color w:val="000000"/>
            <w:sz w:val="24"/>
            <w:szCs w:val="24"/>
          </w:rPr>
          <w:t xml:space="preserve">L</w:t>
        </w:r>
      </w:ins>
      <w:r>
        <w:rPr>
          <w:rFonts w:ascii="Arial" w:eastAsia="Arial" w:hAnsi="Arial" w:cs="Arial"/>
          <w:color w:val="000000"/>
          <w:sz w:val="24"/>
          <w:szCs w:val="24"/>
        </w:rPr>
        <w:t xml:space="preserve">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before="0" w:after="0" w:line="360" w:lineRule="auto"/>
        <w:ind w:firstLine="709"/>
        <w:jc w:val="both"/>
      </w:pPr>
      <w:r>
        <w:rPr>
          <w:rFonts w:ascii="Arial" w:eastAsia="Arial" w:hAnsi="Arial" w:cs="Arial"/>
          <w:color w:val="000000"/>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lastRenderedPageBreak/>
        <w:t>formular la propuesta de reforma. Con ello, la investigación transita de la fase de diagnóstico a la fase propositiva.</w:t>
      </w:r>
    </w:p>
    <w:p w14:paraId="35FB82A9" w14:textId="77777777" w:rsidR="00A32EF9" w:rsidRDefault="00E354C7">
      <w:r>
        <w:br w:type="page"/>
      </w: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pStyle w:val="Ttulo1"/>
        <w:keepNext/>
        <w:spacing w:before="0" w:after="0" w:line="360" w:lineRule="auto"/>
        <w:jc w:val="center"/>
      </w:pPr>
      <w:r>
        <w:rPr>
          <w:rFonts w:ascii="Arial" w:eastAsia="Arial" w:hAnsi="Arial" w:cs="Arial"/>
          <w:b/>
          <w:bCs/>
          <w:color w:val="000000"/>
          <w:sz w:val="24"/>
          <w:szCs w:val="24"/>
        </w:rPr>
        <w:t xml:space="preserve">Capítulo IV</w:t>
      </w:r>
    </w:p>
    <w:p>
      <w:pPr>
        <w:pStyle w:val="Ttulo1"/>
        <w:keepNext/>
        <w:spacing w:before="0" w:after="0" w:line="360" w:lineRule="auto"/>
        <w:jc w:val="center"/>
      </w:pPr>
      <w:r>
        <w:rPr>
          <w:rFonts w:ascii="Arial" w:eastAsia="Arial" w:hAnsi="Arial" w:cs="Arial"/>
          <w:b/>
          <w:bCs/>
          <w:color w:val="000000"/>
          <w:sz w:val="24"/>
          <w:szCs w:val="24"/>
        </w:rPr>
        <w:t xml:space="preserve">El fundamento metodológico de un estándar de prueba propio para la materia electoral</w:t>
      </w:r>
    </w:p>
    <w:p>
      <w:pPr>
        <w:spacing w:before="0" w:after="0" w:line="360" w:lineRule="auto"/>
        <w:jc w:val="left"/>
      </w:pPr>
    </w:p>
    <w:p>
      <w:pPr>
        <w:spacing w:before="0" w:after="0" w:line="360" w:lineRule="auto"/>
        <w:ind w:left="567" w:right="567"/>
        <w:jc w:val="both"/>
      </w:pPr>
      <w:r>
        <w:rPr>
          <w:rFonts w:ascii="Arial" w:eastAsia="Arial" w:hAnsi="Arial" w:cs="Arial"/>
          <w:smallCaps/>
          <w:color w:val="000000"/>
          <w:sz w:val="22"/>
          <w:szCs w:val="22"/>
        </w:rPr>
        <w:t xml:space="preserve">Sumario</w:t>
      </w:r>
      <w:r>
        <w:rPr>
          <w:rFonts w:ascii="Arial" w:eastAsia="Arial" w:hAnsi="Arial" w:cs="Arial"/>
          <w:color w:val="000000"/>
          <w:sz w:val="22"/>
          <w:szCs w:val="22"/>
        </w:rPr>
        <w:t xml:space="preserve">: </w:t>
      </w:r>
      <w:r>
        <w:rPr>
          <w:rFonts w:ascii="Arial" w:eastAsia="Arial" w:hAnsi="Arial" w:cs="Arial"/>
          <w:color w:val="000000"/>
          <w:sz w:val="22"/>
          <w:szCs w:val="22"/>
        </w:rPr>
        <w:t xml:space="preserve">4.1. </w:t>
      </w:r>
      <w:r>
        <w:rPr>
          <w:rFonts w:ascii="Arial" w:eastAsia="Arial" w:hAnsi="Arial" w:cs="Arial"/>
          <w:i/>
          <w:iCs/>
          <w:color w:val="000000"/>
          <w:sz w:val="22"/>
          <w:szCs w:val="22"/>
        </w:rPr>
        <w:t xml:space="preserve">La distribución del riesgo del error como función del estándar de prueba</w:t>
      </w:r>
      <w:r>
        <w:rPr>
          <w:rFonts w:ascii="Arial" w:eastAsia="Arial" w:hAnsi="Arial" w:cs="Arial"/>
          <w:color w:val="000000"/>
          <w:sz w:val="22"/>
          <w:szCs w:val="22"/>
        </w:rPr>
        <w:t xml:space="preserve">. </w:t>
      </w:r>
      <w:r>
        <w:rPr>
          <w:rFonts w:ascii="Arial" w:eastAsia="Arial" w:hAnsi="Arial" w:cs="Arial"/>
          <w:color w:val="000000"/>
          <w:sz w:val="22"/>
          <w:szCs w:val="22"/>
        </w:rPr>
        <w:t xml:space="preserve">4.2. </w:t>
      </w:r>
      <w:r>
        <w:rPr>
          <w:rFonts w:ascii="Arial" w:eastAsia="Arial" w:hAnsi="Arial" w:cs="Arial"/>
          <w:i/>
          <w:iCs/>
          <w:color w:val="000000"/>
          <w:sz w:val="22"/>
          <w:szCs w:val="22"/>
        </w:rPr>
        <w:t xml:space="preserve">La relatividad del estándar de prueba según los bienes en juego y los costes del error</w:t>
      </w:r>
      <w:r>
        <w:rPr>
          <w:rFonts w:ascii="Arial" w:eastAsia="Arial" w:hAnsi="Arial" w:cs="Arial"/>
          <w:color w:val="000000"/>
          <w:sz w:val="22"/>
          <w:szCs w:val="22"/>
        </w:rPr>
        <w:t xml:space="preserve">. </w:t>
      </w:r>
      <w:r>
        <w:rPr>
          <w:rFonts w:ascii="Arial" w:eastAsia="Arial" w:hAnsi="Arial" w:cs="Arial"/>
          <w:color w:val="000000"/>
          <w:sz w:val="22"/>
          <w:szCs w:val="22"/>
        </w:rPr>
        <w:t xml:space="preserve">4.3. </w:t>
      </w:r>
      <w:r>
        <w:rPr>
          <w:rFonts w:ascii="Arial" w:eastAsia="Arial" w:hAnsi="Arial" w:cs="Arial"/>
          <w:i/>
          <w:iCs/>
          <w:color w:val="000000"/>
          <w:sz w:val="22"/>
          <w:szCs w:val="22"/>
        </w:rPr>
        <w:t xml:space="preserve">Los bienes en juego propios del contencioso electoral mexicano</w:t>
      </w:r>
      <w:r>
        <w:rPr>
          <w:rFonts w:ascii="Arial" w:eastAsia="Arial" w:hAnsi="Arial" w:cs="Arial"/>
          <w:color w:val="000000"/>
          <w:sz w:val="22"/>
          <w:szCs w:val="22"/>
        </w:rPr>
        <w:t xml:space="preserve">.</w:t>
      </w:r>
    </w:p>
    <w:p>
      <w:pPr>
        <w:spacing w:before="0" w:after="0" w:line="360" w:lineRule="auto"/>
        <w:jc w:val="left"/>
      </w:pPr>
    </w:p>
    <w:p w14:paraId="35FB82AB" w14:textId="77777777" w:rsidR="00A32EF9" w:rsidRDefault="00E354C7">
      <w:pPr>
        <w:spacing w:before="0" w:after="0" w:line="360" w:lineRule="auto"/>
        <w:ind w:firstLine="0"/>
        <w:jc w:val="both"/>
      </w:pPr>
      <w:r>
        <w:rPr>
          <w:rFonts w:ascii="Arial" w:eastAsia="Arial" w:hAnsi="Arial" w:cs="Arial"/>
          <w:color w:val="000000"/>
          <w:sz w:val="24"/>
          <w:szCs w:val="24"/>
        </w:rP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electoral mexicano, como paso previo a la propuesta de diseño legislativo que se formulará en el capítulo quinto. Esta secuencia expositiva traduce el marco teórico general del capítulo primero en un fundamento aplicado a la materia electoral.</w:t>
      </w:r>
    </w:p>
    <w:p>
      <w:pPr>
        <w:spacing w:before="0" w:after="0" w:line="360" w:lineRule="auto"/>
        <w:jc w:val="left"/>
      </w:pPr>
    </w:p>
    <w:p>
      <w:pPr>
        <w:pStyle w:val="Ttulo2"/>
        <w:keepNext/>
        <w:spacing w:before="0" w:after="0" w:line="360" w:lineRule="auto"/>
        <w:ind w:left="567" w:hanging="284"/>
        <w:jc w:val="left"/>
      </w:pPr>
      <w:r>
        <w:rPr>
          <w:rFonts w:ascii="Arial" w:eastAsia="Arial" w:hAnsi="Arial" w:cs="Arial"/>
          <w:color w:val="000000"/>
          <w:sz w:val="24"/>
          <w:szCs w:val="24"/>
        </w:rPr>
        <w:t xml:space="preserve">4.1. </w:t>
      </w:r>
      <w:r>
        <w:rPr>
          <w:rFonts w:ascii="Arial" w:eastAsia="Arial" w:hAnsi="Arial" w:cs="Arial"/>
          <w:i/>
          <w:iCs/>
          <w:color w:val="000000"/>
          <w:sz w:val="24"/>
          <w:szCs w:val="24"/>
        </w:rPr>
        <w:t xml:space="preserve">La distribución del riesgo del error como función del estándar de prueba</w:t>
      </w:r>
    </w:p>
    <w:p>
      <w:pPr>
        <w:spacing w:before="0" w:after="0" w:line="360" w:lineRule="auto"/>
        <w:jc w:val="left"/>
      </w:pPr>
    </w:p>
    <w:p w14:paraId="0BAC5327" w14:textId="77777777" w:rsidR="00964EC4" w:rsidRPr="00964EC4" w:rsidRDefault="00964EC4" w:rsidP="00964EC4">
      <w:pPr>
        <w:spacing w:before="0" w:after="0" w:line="360" w:lineRule="auto"/>
        <w:ind w:firstLine="0"/>
        <w:jc w:val="both"/>
      </w:pPr>
      <w:r>
        <w:rPr>
          <w:rFonts w:ascii="Arial" w:eastAsia="Arial" w:hAnsi="Arial" w:cs="Arial"/>
          <w:color w:val="000000"/>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continuación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AD8D8F8" w14:textId="77777777" w:rsidR="00964EC4" w:rsidRPr="00964EC4" w:rsidRDefault="00964EC4" w:rsidP="00964EC4">
      <w:pPr>
        <w:spacing w:before="0" w:after="0" w:line="360" w:lineRule="auto"/>
        <w:ind w:firstLine="709"/>
        <w:jc w:val="both"/>
      </w:pPr>
      <w:r>
        <w:rPr>
          <w:rFonts w:ascii="Arial" w:eastAsia="Arial" w:hAnsi="Arial" w:cs="Arial"/>
          <w:color w:val="000000"/>
          <w:sz w:val="24"/>
          <w:szCs w:val="24"/>
        </w:rPr>
        <w:t xml:space="preserve">Un estándar de prueba es una regla y no un estado mental del juzgador. Ferrer Beltrán lo define como la regla que determina el nivel de suficiencia probatoria para que una </w:t>
        <w:lastRenderedPageBreak/>
        <w:t>hipótesis pueda considerarse probada a los efectos de una decisión sobre los hechos.</w:t>
      </w:r>
      <w:r>
        <w:rPr>
          <w:rFonts w:ascii="Arial" w:eastAsia="Arial" w:hAnsi="Arial" w:cs="Arial"/>
          <w:color w:val="000000"/>
          <w:sz w:val="24"/>
          <w:szCs w:val="24"/>
          <w:vertAlign w:val="superscript"/>
        </w:rPr>
        <w:footnoteReference w:id="556"/>
      </w:r>
      <w:r>
        <w:rPr>
          <w:rFonts w:ascii="Arial" w:eastAsia="Arial" w:hAnsi="Arial" w:cs="Arial"/>
          <w:color w:val="000000"/>
          <w:sz w:val="24"/>
          <w:szCs w:val="24"/>
        </w:rPr>
        <w:t xml:space="preserve">El autor sostiene que, para la concepción racional de la prueba, la convicción del juzgador es irrelevante desde el punto de vista justificativo.</w:t>
      </w:r>
      <w:r>
        <w:rPr>
          <w:rFonts w:ascii="Arial" w:eastAsia="Arial" w:hAnsi="Arial" w:cs="Arial"/>
          <w:color w:val="000000"/>
          <w:sz w:val="24"/>
          <w:szCs w:val="24"/>
          <w:vertAlign w:val="superscript"/>
        </w:rPr>
        <w:footnoteReference w:id="557"/>
      </w:r>
      <w:r>
        <w:rPr>
          <w:rFonts w:ascii="Arial" w:eastAsia="Arial" w:hAnsi="Arial" w:cs="Arial"/>
          <w:color w:val="000000"/>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r>
        <w:rPr>
          <w:rFonts w:ascii="Arial" w:eastAsia="Arial" w:hAnsi="Arial" w:cs="Arial"/>
          <w:i/>
          <w:iCs/>
          <w:color w:val="000000"/>
          <w:sz w:val="24"/>
          <w:szCs w:val="24"/>
        </w:rPr>
        <w:t xml:space="preserve">common law</w:t>
      </w:r>
      <w:r>
        <w:rPr>
          <w:rFonts w:ascii="Arial" w:eastAsia="Arial" w:hAnsi="Arial" w:cs="Arial"/>
          <w:color w:val="000000"/>
          <w:sz w:val="24"/>
          <w:szCs w:val="24"/>
        </w:rPr>
        <w:t xml:space="preserve"> como la del </w:t>
      </w:r>
      <w:r>
        <w:rPr>
          <w:rFonts w:ascii="Arial" w:eastAsia="Arial" w:hAnsi="Arial" w:cs="Arial"/>
          <w:i/>
          <w:iCs/>
          <w:color w:val="000000"/>
          <w:sz w:val="24"/>
          <w:szCs w:val="24"/>
        </w:rPr>
        <w:t xml:space="preserve">civil law</w:t>
      </w:r>
      <w:r>
        <w:rPr>
          <w:rFonts w:ascii="Arial" w:eastAsia="Arial" w:hAnsi="Arial" w:cs="Arial"/>
          <w:color w:val="000000"/>
          <w:sz w:val="24"/>
          <w:szCs w:val="24"/>
        </w:rPr>
        <w:t>. En el derecho electoral mexicano, esa concepción se expresa en el artículo 16, párrafo 3, de la ley de medios, que hace depender la prueba plena de que los elementos del expediente generen convicción en el órgano competente.</w:t>
      </w:r>
      <w:r>
        <w:rPr>
          <w:rFonts w:ascii="Arial" w:eastAsia="Arial" w:hAnsi="Arial" w:cs="Arial"/>
          <w:color w:val="000000"/>
          <w:sz w:val="24"/>
          <w:szCs w:val="24"/>
          <w:vertAlign w:val="superscript"/>
        </w:rPr>
        <w:footnoteReference w:id="558"/>
      </w:r>
      <w:r>
        <w:rPr>
          <w:rFonts w:ascii="Arial" w:eastAsia="Arial" w:hAnsi="Arial" w:cs="Arial"/>
          <w:color w:val="000000"/>
          <w:sz w:val="24"/>
          <w:szCs w:val="24"/>
        </w:rPr>
        <w:t xml:space="preserve"> Se trata de un precepto legal y no constitucional.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before="0" w:after="0" w:line="360" w:lineRule="auto"/>
        <w:ind w:firstLine="709"/>
        <w:jc w:val="both"/>
      </w:pPr>
      <w:r>
        <w:rPr>
          <w:rFonts w:ascii="Arial" w:eastAsia="Arial" w:hAnsi="Arial" w:cs="Arial"/>
          <w:color w:val="000000"/>
          <w:sz w:val="24"/>
          <w:szCs w:val="24"/>
        </w:rPr>
        <w:t>Ferrer Beltrán atribuye a los estándares de prueba tres funciones.</w:t>
      </w:r>
      <w:r>
        <w:rPr>
          <w:rFonts w:ascii="Arial" w:eastAsia="Arial" w:hAnsi="Arial" w:cs="Arial"/>
          <w:color w:val="000000"/>
          <w:sz w:val="24"/>
          <w:szCs w:val="24"/>
          <w:vertAlign w:val="superscript"/>
        </w:rPr>
        <w:footnoteReference w:id="559"/>
      </w:r>
      <w:r>
        <w:rPr>
          <w:rFonts w:ascii="Arial" w:eastAsia="Arial" w:hAnsi="Arial" w:cs="Arial"/>
          <w:color w:val="000000"/>
          <w:sz w:val="24"/>
          <w:szCs w:val="24"/>
        </w:rPr>
        <w:t xml:space="preserve">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w:t>
      </w:r>
      <w:del w:id="950032" w:author="Claude (humanizer)" w:date="2026-09-26T00:00:00Z">
        <w:r>
          <w:rPr>
            <w:rFonts w:ascii="Arial" w:eastAsia="Arial" w:hAnsi="Arial" w:cs="Arial"/>
            <w:color w:val="000000"/>
            <w:sz w:val="24"/>
            <w:szCs w:val="24"/>
          </w:rPr>
          <w:delText xml:space="preserve">añade una precisión decisiva, pues</w:delText>
        </w:r>
      </w:del>
      <w:ins w:id="950033" w:author="Claude (humanizer)" w:date="2026-09-26T00:00:00Z">
        <w:r>
          <w:rPr>
            <w:rFonts w:ascii="Arial" w:eastAsia="Arial" w:hAnsi="Arial" w:cs="Arial"/>
            <w:color w:val="000000"/>
            <w:sz w:val="24"/>
            <w:szCs w:val="24"/>
          </w:rPr>
          <w:t xml:space="preserve">precisa que</w:t>
        </w:r>
      </w:ins>
      <w:r>
        <w:rPr>
          <w:rFonts w:ascii="Arial" w:eastAsia="Arial" w:hAnsi="Arial" w:cs="Arial"/>
          <w:color w:val="000000"/>
          <w:sz w:val="24"/>
          <w:szCs w:val="24"/>
        </w:rPr>
        <w:t xml:space="preserve">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w:t>
      </w:r>
      <w:del w:id="950026" w:author="Claude (humanizer)" w:date="2026-09-26T00:00:00Z">
        <w:r>
          <w:rPr>
            <w:rFonts w:ascii="Arial" w:eastAsia="Arial" w:hAnsi="Arial" w:cs="Arial"/>
            <w:color w:val="000000"/>
            <w:sz w:val="24"/>
            <w:szCs w:val="24"/>
          </w:rPr>
          <w:delText xml:space="preserve">Esta interdependencia es el eje de lo que sigue</w:delText>
        </w:r>
      </w:del>
      <w:ins w:id="950027" w:author="Claude (humanizer)" w:date="2026-09-26T00:00:00Z">
        <w:r>
          <w:rPr>
            <w:rFonts w:ascii="Arial" w:eastAsia="Arial" w:hAnsi="Arial" w:cs="Arial"/>
            <w:color w:val="000000"/>
            <w:sz w:val="24"/>
            <w:szCs w:val="24"/>
          </w:rPr>
          <w:t xml:space="preserve">Lo que sigue desarrolla esta interdependencia</w:t>
        </w:r>
      </w:ins>
      <w:r>
        <w:rPr>
          <w:rFonts w:ascii="Arial" w:eastAsia="Arial" w:hAnsi="Arial" w:cs="Arial"/>
          <w:color w:val="000000"/>
          <w:sz w:val="24"/>
          <w:szCs w:val="24"/>
        </w:rPr>
        <w:t xml:space="preserve">.</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spacing w:before="0" w:after="0" w:line="240" w:lineRule="auto"/>
              <w:ind w:left="113" w:hanging="113"/>
              <w:jc w:val="left"/>
            </w:pPr>
            <w:r>
              <w:rPr>
                <w:rFonts w:ascii="Arial" w:eastAsia="Arial" w:hAnsi="Arial" w:cs="Arial"/>
                <w:b/>
                <w:bCs/>
                <w:color w:val="000000"/>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spacing w:before="0" w:after="0" w:line="240" w:lineRule="auto"/>
              <w:ind w:left="113" w:hanging="113"/>
              <w:jc w:val="left"/>
            </w:pPr>
            <w:r>
              <w:rPr>
                <w:rFonts w:ascii="Arial" w:eastAsia="Arial" w:hAnsi="Arial" w:cs="Arial"/>
                <w:b/>
                <w:bCs/>
                <w:color w:val="000000"/>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spacing w:before="0" w:after="0" w:line="240" w:lineRule="auto"/>
              <w:ind w:left="113" w:hanging="113"/>
              <w:jc w:val="left"/>
            </w:pPr>
            <w:r>
              <w:rPr>
                <w:rFonts w:ascii="Arial" w:eastAsia="Arial" w:hAnsi="Arial" w:cs="Arial"/>
                <w:b/>
                <w:bCs/>
                <w:color w:val="000000"/>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Sí. La concreta distribución depende de la altura del umbral</w:t>
            </w:r>
          </w:p>
        </w:tc>
      </w:tr>
    </w:tbl>
    <w:p w14:paraId="3108FED4" w14:textId="77777777" w:rsidR="00964EC4" w:rsidRPr="00964EC4" w:rsidRDefault="00964EC4" w:rsidP="00964EC4">
      <w:pPr>
        <w:spacing w:before="0" w:after="0" w:line="360" w:lineRule="auto"/>
        <w:ind w:firstLine="0"/>
        <w:jc w:val="both"/>
      </w:pPr>
      <w:r>
        <w:rPr>
          <w:rFonts w:ascii="Arial" w:eastAsia="Arial" w:hAnsi="Arial" w:cs="Arial"/>
          <w:color w:val="000000"/>
          <w:sz w:val="20"/>
          <w:szCs w:val="20"/>
        </w:rPr>
        <w:t xml:space="preserve">Tabla 1. Las tres funciones del estándar de prueba. Elaboración propia con base en Ferrer Beltrán, </w:t>
      </w:r>
      <w:r>
        <w:rPr>
          <w:rFonts w:ascii="Arial" w:eastAsia="Arial" w:hAnsi="Arial" w:cs="Arial"/>
          <w:i/>
          <w:iCs/>
          <w:color w:val="000000"/>
          <w:sz w:val="20"/>
          <w:szCs w:val="20"/>
        </w:rPr>
        <w:t>Prueba sin convicción</w:t>
      </w:r>
      <w:r>
        <w:rPr>
          <w:rFonts w:ascii="Arial" w:eastAsia="Arial" w:hAnsi="Arial" w:cs="Arial"/>
          <w:color w:val="000000"/>
          <w:sz w:val="20"/>
          <w:szCs w:val="20"/>
        </w:rPr>
        <w:t>, pp. 109-115.</w:t>
      </w:r>
    </w:p>
    <w:p>
      <w:pPr>
        <w:spacing w:before="0" w:after="0" w:line="360" w:lineRule="auto"/>
        <w:jc w:val="left"/>
      </w:pPr>
    </w:p>
    <w:p w14:paraId="2962664C" w14:textId="77777777" w:rsidR="00964EC4" w:rsidRPr="00964EC4" w:rsidRDefault="00964EC4" w:rsidP="00964EC4">
      <w:pPr>
        <w:spacing w:before="0" w:after="0" w:line="360" w:lineRule="auto"/>
        <w:ind w:firstLine="709"/>
        <w:jc w:val="both"/>
      </w:pPr>
      <w:r>
        <w:rPr>
          <w:rFonts w:ascii="Arial" w:eastAsia="Arial" w:hAnsi="Arial" w:cs="Arial"/>
          <w:color w:val="000000"/>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Pr>
          <w:rFonts w:ascii="Arial" w:eastAsia="Arial" w:hAnsi="Arial" w:cs="Arial"/>
          <w:color w:val="000000"/>
          <w:sz w:val="24"/>
          <w:szCs w:val="24"/>
          <w:vertAlign w:val="superscript"/>
        </w:rPr>
        <w:footnoteReference w:id="560"/>
      </w:r>
      <w:r>
        <w:rPr>
          <w:rFonts w:ascii="Arial" w:eastAsia="Arial" w:hAnsi="Arial" w:cs="Arial"/>
          <w:color w:val="000000"/>
          <w:sz w:val="24"/>
          <w:szCs w:val="24"/>
        </w:rPr>
        <w:t xml:space="preserve">Sin esos criterios resulta de imposible cumplimiento la obligación de motivar, es decir, de justificar que una hipótesis supera o no el umbral que habilita a aceptarla como probada. El autor vincula esas dimensiones con los controles de racionalidad </w:t>
      </w:r>
      <w:r>
        <w:rPr>
          <w:rFonts w:ascii="Arial" w:eastAsia="Arial" w:hAnsi="Arial" w:cs="Arial"/>
          <w:i/>
          <w:iCs/>
          <w:color w:val="000000"/>
          <w:sz w:val="24"/>
          <w:szCs w:val="24"/>
        </w:rPr>
        <w:t>ex ante</w:t>
      </w:r>
      <w:r>
        <w:rPr>
          <w:rFonts w:ascii="Arial" w:eastAsia="Arial" w:hAnsi="Arial" w:cs="Arial"/>
          <w:color w:val="000000"/>
          <w:sz w:val="24"/>
          <w:szCs w:val="24"/>
        </w:rPr>
        <w:t xml:space="preserve"> y </w:t>
      </w:r>
      <w:r>
        <w:rPr>
          <w:rFonts w:ascii="Arial" w:eastAsia="Arial" w:hAnsi="Arial" w:cs="Arial"/>
          <w:i/>
          <w:iCs/>
          <w:color w:val="000000"/>
          <w:sz w:val="24"/>
          <w:szCs w:val="24"/>
        </w:rPr>
        <w:t>ex post</w:t>
      </w:r>
      <w:r>
        <w:rPr>
          <w:rFonts w:ascii="Arial" w:eastAsia="Arial" w:hAnsi="Arial" w:cs="Arial"/>
          <w:color w:val="000000"/>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Pr>
          <w:rFonts w:ascii="Arial" w:eastAsia="Arial" w:hAnsi="Arial" w:cs="Arial"/>
          <w:color w:val="000000"/>
          <w:sz w:val="24"/>
          <w:szCs w:val="24"/>
          <w:vertAlign w:val="superscript"/>
        </w:rPr>
        <w:footnoteReference w:id="561"/>
      </w:r>
      <w:r>
        <w:rPr>
          <w:rFonts w:ascii="Arial" w:eastAsia="Arial" w:hAnsi="Arial" w:cs="Arial"/>
          <w:color w:val="000000"/>
          <w:sz w:val="24"/>
          <w:szCs w:val="24"/>
        </w:rPr>
        <w:t xml:space="preserve"> El autor concluye que, sin estándares que cumplan los requisitos metodológicos, no es posible justificar las decisiones sobre los hechos ni controlar la justificación de las decisiones de otros. </w:t>
        <w:lastRenderedPageBreak/>
        <w:t>Pregunta, en ese sentido, cómo podría justificarse la manifiesta insuficiencia de una prueba si no se dispone de criterios intersubjetivamente controlables de suficiencia.</w:t>
      </w:r>
      <w:r>
        <w:rPr>
          <w:rFonts w:ascii="Arial" w:eastAsia="Arial" w:hAnsi="Arial" w:cs="Arial"/>
          <w:color w:val="000000"/>
          <w:sz w:val="24"/>
          <w:szCs w:val="24"/>
          <w:vertAlign w:val="superscript"/>
        </w:rPr>
        <w:footnoteReference w:id="562"/>
      </w:r>
    </w:p>
    <w:p w14:paraId="3EFB3F63" w14:textId="77777777" w:rsidR="00964EC4" w:rsidRPr="00964EC4" w:rsidRDefault="00964EC4" w:rsidP="00964EC4">
      <w:pPr>
        <w:spacing w:before="0" w:after="0" w:line="360" w:lineRule="auto"/>
        <w:ind w:firstLine="709"/>
        <w:jc w:val="both"/>
      </w:pPr>
      <w:r>
        <w:rPr>
          <w:rFonts w:ascii="Arial" w:eastAsia="Arial" w:hAnsi="Arial" w:cs="Arial"/>
          <w:color w:val="000000"/>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Pr>
          <w:rFonts w:ascii="Arial" w:eastAsia="Arial" w:hAnsi="Arial" w:cs="Arial"/>
          <w:color w:val="000000"/>
          <w:sz w:val="24"/>
          <w:szCs w:val="24"/>
          <w:vertAlign w:val="superscript"/>
        </w:rPr>
        <w:footnoteReference w:id="563"/>
      </w:r>
      <w:r>
        <w:rPr>
          <w:rFonts w:ascii="Arial" w:eastAsia="Arial" w:hAnsi="Arial" w:cs="Arial"/>
          <w:color w:val="000000"/>
          <w:sz w:val="24"/>
          <w:szCs w:val="24"/>
        </w:rPr>
        <w:t xml:space="preserve">Si cada juez utiliza sus propios criterios, no puede esperarse uniformidad ni justicia. Laudan llega a afirmar que una regla así no es un estándar de prueba, sino una excusa para condenar o absolver.</w:t>
      </w:r>
      <w:r>
        <w:rPr>
          <w:rFonts w:ascii="Arial" w:eastAsia="Arial" w:hAnsi="Arial" w:cs="Arial"/>
          <w:color w:val="000000"/>
          <w:sz w:val="24"/>
          <w:szCs w:val="24"/>
          <w:vertAlign w:val="superscript"/>
        </w:rPr>
        <w:footnoteReference w:id="564"/>
      </w:r>
      <w:r>
        <w:rPr>
          <w:rFonts w:ascii="Arial" w:eastAsia="Arial" w:hAnsi="Arial" w:cs="Arial"/>
          <w:color w:val="000000"/>
          <w:sz w:val="24"/>
          <w:szCs w:val="24"/>
        </w:rPr>
        <w:t xml:space="preserve"> La Primera Sala de la Suprema Corte ha sostenido una tesis semejante respecto de la duda asociada al principio </w:t>
      </w:r>
      <w:r>
        <w:rPr>
          <w:rFonts w:ascii="Arial" w:eastAsia="Arial" w:hAnsi="Arial" w:cs="Arial"/>
          <w:i/>
          <w:iCs/>
          <w:color w:val="000000"/>
          <w:sz w:val="24"/>
          <w:szCs w:val="24"/>
        </w:rPr>
        <w:t>in dubio pro reo</w:t>
      </w:r>
      <w:r>
        <w:rPr>
          <w:rFonts w:ascii="Arial" w:eastAsia="Arial" w:hAnsi="Arial" w:cs="Arial"/>
          <w:color w:val="000000"/>
          <w:sz w:val="24"/>
          <w:szCs w:val="24"/>
        </w:rPr>
        <w:t>. Afirmó que las concepciones subjetivistas no solo impiden establecer objetivamente cuándo existe evidencia suficiente para tener por acreditada una hipótesis, sino que son incompatibles con la valoración racional de la prueba.</w:t>
      </w:r>
      <w:r>
        <w:rPr>
          <w:rFonts w:ascii="Arial" w:eastAsia="Arial" w:hAnsi="Arial" w:cs="Arial"/>
          <w:color w:val="000000"/>
          <w:sz w:val="24"/>
          <w:szCs w:val="24"/>
          <w:vertAlign w:val="superscript"/>
        </w:rPr>
        <w:footnoteReference w:id="565"/>
      </w:r>
      <w:r>
        <w:rPr>
          <w:rFonts w:ascii="Arial" w:eastAsia="Arial" w:hAnsi="Arial" w:cs="Arial"/>
          <w:color w:val="000000"/>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La motivación de la suficiencia debe apoyarse en la demostración de que las pruebas alcanzan un umbral identificable. El convencimiento del órgano no basta.</w:t>
      </w:r>
    </w:p>
    <w:p w14:paraId="6B90BA40" w14:textId="77777777" w:rsidR="00964EC4" w:rsidRPr="00964EC4" w:rsidRDefault="00964EC4" w:rsidP="00964EC4">
      <w:pPr>
        <w:spacing w:before="0" w:after="0" w:line="360" w:lineRule="auto"/>
        <w:ind w:firstLine="709"/>
        <w:jc w:val="both"/>
      </w:pPr>
      <w:r>
        <w:rPr>
          <w:rFonts w:ascii="Arial" w:eastAsia="Arial" w:hAnsi="Arial" w:cs="Arial"/>
          <w:color w:val="000000"/>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Pr>
          <w:rFonts w:ascii="Arial" w:eastAsia="Arial" w:hAnsi="Arial" w:cs="Arial"/>
          <w:color w:val="000000"/>
          <w:sz w:val="24"/>
          <w:szCs w:val="24"/>
          <w:vertAlign w:val="superscript"/>
        </w:rPr>
        <w:footnoteReference w:id="566"/>
      </w:r>
      <w:r>
        <w:rPr>
          <w:rFonts w:ascii="Arial" w:eastAsia="Arial" w:hAnsi="Arial" w:cs="Arial"/>
          <w:color w:val="000000"/>
          <w:sz w:val="24"/>
          <w:szCs w:val="24"/>
        </w:rPr>
        <w:t xml:space="preserve">Solo si las partes conocen </w:t>
        <w:lastRenderedPageBreak/>
        <w:t>el umbral pueden tomar decisiones racionales antes y durante el proceso. En el proceso civil, ese conocimiento permite decidir si conviene plantear una cuestión de hecho y calibrar la posibilidad de un acuerdo.</w:t>
      </w:r>
      <w:r>
        <w:rPr>
          <w:rFonts w:ascii="Arial" w:eastAsia="Arial" w:hAnsi="Arial" w:cs="Arial"/>
          <w:color w:val="000000"/>
          <w:sz w:val="24"/>
          <w:szCs w:val="24"/>
          <w:vertAlign w:val="superscript"/>
        </w:rPr>
        <w:footnoteReference w:id="567"/>
      </w:r>
      <w:r>
        <w:rPr>
          <w:rFonts w:ascii="Arial" w:eastAsia="Arial" w:hAnsi="Arial" w:cs="Arial"/>
          <w:color w:val="000000"/>
          <w:sz w:val="24"/>
          <w:szCs w:val="24"/>
        </w:rPr>
        <w:t xml:space="preserve"> En el proceso penal, permite al fiscal evaluar la solidez de la acusación y al imputado decidir si acepta una terminación anticipada. El autor añade que las cargas de la prueba y las presunciones </w:t>
      </w:r>
      <w:r>
        <w:rPr>
          <w:rFonts w:ascii="Arial" w:eastAsia="Arial" w:hAnsi="Arial" w:cs="Arial"/>
          <w:i/>
          <w:iCs/>
          <w:color w:val="000000"/>
          <w:sz w:val="24"/>
          <w:szCs w:val="24"/>
        </w:rPr>
        <w:t>iuris tantum</w:t>
      </w:r>
      <w:r>
        <w:rPr>
          <w:rFonts w:ascii="Arial" w:eastAsia="Arial" w:hAnsi="Arial" w:cs="Arial"/>
          <w:color w:val="000000"/>
          <w:sz w:val="24"/>
          <w:szCs w:val="24"/>
        </w:rPr>
        <w:t xml:space="preserve"> presuponen un umbral determinado, porque indican quién pierde si no hay prueba suficiente o cuándo una presunción ha sido derrotada.</w:t>
      </w:r>
      <w:r>
        <w:rPr>
          <w:rFonts w:ascii="Arial" w:eastAsia="Arial" w:hAnsi="Arial" w:cs="Arial"/>
          <w:color w:val="000000"/>
          <w:sz w:val="24"/>
          <w:szCs w:val="24"/>
          <w:vertAlign w:val="superscript"/>
        </w:rPr>
        <w:footnoteReference w:id="568"/>
      </w:r>
      <w:r>
        <w:rPr>
          <w:rFonts w:ascii="Arial" w:eastAsia="Arial" w:hAnsi="Arial" w:cs="Arial"/>
          <w:color w:val="000000"/>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before="0" w:after="0" w:line="360" w:lineRule="auto"/>
        <w:ind w:firstLine="709"/>
        <w:jc w:val="both"/>
      </w:pPr>
      <w:r>
        <w:rPr>
          <w:rFonts w:ascii="Arial" w:eastAsia="Arial" w:hAnsi="Arial" w:cs="Arial"/>
          <w:color w:val="000000"/>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Pr>
          <w:rFonts w:ascii="Arial" w:eastAsia="Arial" w:hAnsi="Arial" w:cs="Arial"/>
          <w:color w:val="000000"/>
          <w:sz w:val="24"/>
          <w:szCs w:val="24"/>
          <w:vertAlign w:val="superscript"/>
        </w:rPr>
        <w:footnoteReference w:id="569"/>
      </w:r>
      <w:r>
        <w:rPr>
          <w:rFonts w:ascii="Arial" w:eastAsia="Arial" w:hAnsi="Arial" w:cs="Arial"/>
          <w:color w:val="000000"/>
          <w:sz w:val="24"/>
          <w:szCs w:val="24"/>
        </w:rPr>
        <w:t xml:space="preserve">La demanda debe ofrecer y aportar las pruebas, y no se toman en cuenta las ofrecidas fuera de los plazos legales, salvo las supervenientes.</w:t>
      </w:r>
      <w:r>
        <w:rPr>
          <w:rFonts w:ascii="Arial" w:eastAsia="Arial" w:hAnsi="Arial" w:cs="Arial"/>
          <w:color w:val="000000"/>
          <w:sz w:val="24"/>
          <w:szCs w:val="24"/>
          <w:vertAlign w:val="superscript"/>
        </w:rPr>
        <w:footnoteReference w:id="570"/>
      </w:r>
      <w:r>
        <w:rPr>
          <w:rFonts w:ascii="Arial" w:eastAsia="Arial" w:hAnsi="Arial" w:cs="Arial"/>
          <w:color w:val="000000"/>
          <w:sz w:val="24"/>
          <w:szCs w:val="24"/>
        </w:rPr>
        <w:t xml:space="preserve"> Las periciales y las inspecciones solo pueden ordenarse cuando los plazos permitan su desahogo.</w:t>
      </w:r>
      <w:r>
        <w:rPr>
          <w:rFonts w:ascii="Arial" w:eastAsia="Arial" w:hAnsi="Arial" w:cs="Arial"/>
          <w:color w:val="000000"/>
          <w:sz w:val="24"/>
          <w:szCs w:val="24"/>
          <w:vertAlign w:val="superscript"/>
        </w:rPr>
        <w:footnoteReference w:id="571"/>
      </w:r>
      <w:r>
        <w:rPr>
          <w:rFonts w:ascii="Arial" w:eastAsia="Arial" w:hAnsi="Arial" w:cs="Arial"/>
          <w:color w:val="000000"/>
          <w:sz w:val="24"/>
          <w:szCs w:val="24"/>
        </w:rPr>
        <w:t xml:space="preserve"> Buena parte del acervo está constituido por documentales públicas preexistentes, como las actas de las mesas directivas de casilla y las de los cómputos.</w:t>
      </w:r>
      <w:r>
        <w:rPr>
          <w:rFonts w:ascii="Arial" w:eastAsia="Arial" w:hAnsi="Arial" w:cs="Arial"/>
          <w:color w:val="000000"/>
          <w:sz w:val="24"/>
          <w:szCs w:val="24"/>
          <w:vertAlign w:val="superscript"/>
        </w:rPr>
        <w:footnoteReference w:id="572"/>
      </w:r>
      <w:r>
        <w:rPr>
          <w:rFonts w:ascii="Arial" w:eastAsia="Arial" w:hAnsi="Arial" w:cs="Arial"/>
          <w:color w:val="000000"/>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492BE99" w14:textId="77777777" w:rsidR="00964EC4" w:rsidRPr="00964EC4" w:rsidRDefault="00964EC4" w:rsidP="00964EC4">
      <w:pPr>
        <w:spacing w:before="0" w:after="0" w:line="360" w:lineRule="auto"/>
        <w:ind w:firstLine="709"/>
        <w:jc w:val="both"/>
      </w:pPr>
      <w:r>
        <w:rPr>
          <w:rFonts w:ascii="Arial" w:eastAsia="Arial" w:hAnsi="Arial" w:cs="Arial"/>
          <w:color w:val="000000"/>
          <w:sz w:val="24"/>
          <w:szCs w:val="24"/>
        </w:rPr>
        <w:lastRenderedPageBreak/>
        <w:t>La tercera función es la distributiva. Todo proceso judicial se decide en condiciones de incertidumbre y, por tanto, con riesgo de error. Ferrer Beltrán sostiene que determinar cuánto riesgo de error es asumible que soporte cada parte es una cuestión política y no epistemológica.</w:t>
      </w:r>
      <w:r>
        <w:rPr>
          <w:rFonts w:ascii="Arial" w:eastAsia="Arial" w:hAnsi="Arial" w:cs="Arial"/>
          <w:color w:val="000000"/>
          <w:sz w:val="24"/>
          <w:szCs w:val="24"/>
          <w:vertAlign w:val="superscript"/>
        </w:rPr>
        <w:footnoteReference w:id="573"/>
      </w:r>
      <w:r>
        <w:rPr>
          <w:rFonts w:ascii="Arial" w:eastAsia="Arial" w:hAnsi="Arial" w:cs="Arial"/>
          <w:color w:val="000000"/>
          <w:sz w:val="24"/>
          <w:szCs w:val="24"/>
        </w:rPr>
        <w:t xml:space="preserve">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Pr>
          <w:rFonts w:ascii="Arial" w:eastAsia="Arial" w:hAnsi="Arial" w:cs="Arial"/>
          <w:color w:val="000000"/>
          <w:sz w:val="24"/>
          <w:szCs w:val="24"/>
          <w:vertAlign w:val="superscript"/>
        </w:rPr>
        <w:footnoteReference w:id="574"/>
      </w:r>
    </w:p>
    <w:p w14:paraId="1CA6DAE9" w14:textId="77777777" w:rsidR="00964EC4" w:rsidRPr="00964EC4" w:rsidRDefault="00964EC4" w:rsidP="00964EC4">
      <w:pPr>
        <w:spacing w:before="0" w:after="0" w:line="360" w:lineRule="auto"/>
        <w:ind w:firstLine="709"/>
        <w:jc w:val="both"/>
      </w:pPr>
      <w:r>
        <w:rPr>
          <w:rFonts w:ascii="Arial" w:eastAsia="Arial" w:hAnsi="Arial" w:cs="Arial"/>
          <w:color w:val="000000"/>
          <w:sz w:val="24"/>
          <w:szCs w:val="24"/>
        </w:rPr>
        <w:t>Ferrer Beltrán examina las propuestas que defienden fórmulas extremadamente vagas para que cada juzgador decida en el caso concreto la distribución del riesgo que estime adecuada.</w:t>
      </w:r>
      <w:r>
        <w:rPr>
          <w:rFonts w:ascii="Arial" w:eastAsia="Arial" w:hAnsi="Arial" w:cs="Arial"/>
          <w:color w:val="000000"/>
          <w:sz w:val="24"/>
          <w:szCs w:val="24"/>
          <w:vertAlign w:val="superscript"/>
        </w:rPr>
        <w:footnoteReference w:id="575"/>
      </w:r>
      <w:r>
        <w:rPr>
          <w:rFonts w:ascii="Arial" w:eastAsia="Arial" w:hAnsi="Arial" w:cs="Arial"/>
          <w:color w:val="000000"/>
          <w:sz w:val="24"/>
          <w:szCs w:val="24"/>
        </w:rPr>
        <w:t xml:space="preserve">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Pr>
          <w:rFonts w:ascii="Arial" w:eastAsia="Arial" w:hAnsi="Arial" w:cs="Arial"/>
          <w:color w:val="000000"/>
          <w:sz w:val="24"/>
          <w:szCs w:val="24"/>
          <w:vertAlign w:val="superscript"/>
        </w:rPr>
        <w:footnoteReference w:id="576"/>
      </w:r>
      <w:r>
        <w:rPr>
          <w:rFonts w:ascii="Arial" w:eastAsia="Arial" w:hAnsi="Arial" w:cs="Arial"/>
          <w:color w:val="000000"/>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Pr>
          <w:rFonts w:ascii="Arial" w:eastAsia="Arial" w:hAnsi="Arial" w:cs="Arial"/>
          <w:color w:val="000000"/>
          <w:sz w:val="24"/>
          <w:szCs w:val="24"/>
          <w:vertAlign w:val="superscript"/>
        </w:rPr>
        <w:footnoteReference w:id="577"/>
      </w:r>
      <w:r>
        <w:rPr>
          <w:rFonts w:ascii="Arial" w:eastAsia="Arial" w:hAnsi="Arial" w:cs="Arial"/>
          <w:color w:val="000000"/>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lastRenderedPageBreak/>
        <w:t>consecuencia es que la preferencia por la validez de las elecciones solo tendrá contenido controlable si se expresa en un umbral preciso.</w:t>
      </w:r>
    </w:p>
    <w:p w14:paraId="4DBFE64A" w14:textId="77777777" w:rsidR="00964EC4" w:rsidRPr="00964EC4" w:rsidRDefault="00964EC4" w:rsidP="00964EC4">
      <w:pPr>
        <w:spacing w:before="0" w:after="0" w:line="360" w:lineRule="auto"/>
        <w:ind w:firstLine="709"/>
        <w:jc w:val="both"/>
      </w:pPr>
      <w:r>
        <w:rPr>
          <w:rFonts w:ascii="Arial" w:eastAsia="Arial" w:hAnsi="Arial" w:cs="Arial"/>
          <w:color w:val="000000"/>
          <w:sz w:val="24"/>
          <w:szCs w:val="24"/>
        </w:rPr>
        <w:t>Una parte importante de la doctrina anglosajona ha centrado el análisis de los estándares en su función distributiva. Laudan sostiene que el estándar de prueba se concibe mejor como un mecanismo para distribuir errores.</w:t>
      </w:r>
      <w:r>
        <w:rPr>
          <w:rFonts w:ascii="Arial" w:eastAsia="Arial" w:hAnsi="Arial" w:cs="Arial"/>
          <w:color w:val="000000"/>
          <w:sz w:val="24"/>
          <w:szCs w:val="24"/>
          <w:vertAlign w:val="superscript"/>
        </w:rPr>
        <w:footnoteReference w:id="578"/>
      </w:r>
      <w:r>
        <w:rPr>
          <w:rFonts w:ascii="Arial" w:eastAsia="Arial" w:hAnsi="Arial" w:cs="Arial"/>
          <w:color w:val="000000"/>
          <w:sz w:val="24"/>
          <w:szCs w:val="24"/>
        </w:rPr>
        <w:t xml:space="preserve">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Pr>
          <w:rFonts w:ascii="Arial" w:eastAsia="Arial" w:hAnsi="Arial" w:cs="Arial"/>
          <w:color w:val="000000"/>
          <w:sz w:val="24"/>
          <w:szCs w:val="24"/>
          <w:vertAlign w:val="superscript"/>
        </w:rPr>
        <w:footnoteReference w:id="579"/>
      </w:r>
      <w:r>
        <w:rPr>
          <w:rFonts w:ascii="Arial" w:eastAsia="Arial" w:hAnsi="Arial" w:cs="Arial"/>
          <w:color w:val="000000"/>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Pr>
          <w:rFonts w:ascii="Arial" w:eastAsia="Arial" w:hAnsi="Arial" w:cs="Arial"/>
          <w:color w:val="000000"/>
          <w:sz w:val="24"/>
          <w:szCs w:val="24"/>
          <w:vertAlign w:val="superscript"/>
        </w:rPr>
        <w:footnoteReference w:id="580"/>
      </w:r>
      <w:r>
        <w:rPr>
          <w:rFonts w:ascii="Arial" w:eastAsia="Arial" w:hAnsi="Arial" w:cs="Arial"/>
          <w:color w:val="000000"/>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before="0" w:after="0" w:line="360" w:lineRule="auto"/>
        <w:ind w:firstLine="709"/>
        <w:jc w:val="both"/>
      </w:pPr>
      <w:r>
        <w:rPr>
          <w:rFonts w:ascii="Arial" w:eastAsia="Arial" w:hAnsi="Arial" w:cs="Arial"/>
          <w:color w:val="000000"/>
          <w:sz w:val="24"/>
          <w:szCs w:val="24"/>
        </w:rPr>
        <w:t>Ferrer Beltrán reconoce la importancia de la función distributiva, pero advierte que la doctrina mayoritaria, especialmente la anglosajona, ha puesto el acento únicamente en ella.</w:t>
      </w:r>
      <w:r>
        <w:rPr>
          <w:rFonts w:ascii="Arial" w:eastAsia="Arial" w:hAnsi="Arial" w:cs="Arial"/>
          <w:color w:val="000000"/>
          <w:sz w:val="24"/>
          <w:szCs w:val="24"/>
          <w:vertAlign w:val="superscript"/>
        </w:rPr>
        <w:footnoteReference w:id="581"/>
      </w:r>
      <w:r>
        <w:rPr>
          <w:rFonts w:ascii="Arial" w:eastAsia="Arial" w:hAnsi="Arial" w:cs="Arial"/>
          <w:color w:val="000000"/>
          <w:sz w:val="24"/>
          <w:szCs w:val="24"/>
        </w:rPr>
        <w:t xml:space="preserve">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r>
        <w:rPr>
          <w:rFonts w:ascii="Arial" w:eastAsia="Arial" w:hAnsi="Arial" w:cs="Arial"/>
          <w:i/>
          <w:iCs/>
          <w:color w:val="000000"/>
          <w:sz w:val="24"/>
          <w:szCs w:val="24"/>
        </w:rPr>
        <w:t xml:space="preserve">common law</w:t>
      </w:r>
      <w:r>
        <w:rPr>
          <w:rFonts w:ascii="Arial" w:eastAsia="Arial" w:hAnsi="Arial" w:cs="Arial"/>
          <w:color w:val="000000"/>
          <w:sz w:val="24"/>
          <w:szCs w:val="24"/>
        </w:rPr>
        <w:t xml:space="preserve"> como en el </w:t>
      </w:r>
      <w:r>
        <w:rPr>
          <w:rFonts w:ascii="Arial" w:eastAsia="Arial" w:hAnsi="Arial" w:cs="Arial"/>
          <w:i/>
          <w:iCs/>
          <w:color w:val="000000"/>
          <w:sz w:val="24"/>
          <w:szCs w:val="24"/>
        </w:rPr>
        <w:t xml:space="preserve">civil law</w:t>
      </w:r>
      <w:r>
        <w:rPr>
          <w:rFonts w:ascii="Arial" w:eastAsia="Arial" w:hAnsi="Arial" w:cs="Arial"/>
          <w:color w:val="000000"/>
          <w:sz w:val="24"/>
          <w:szCs w:val="24"/>
        </w:rPr>
        <w:t xml:space="preserve"> predomina una concepción persuasiva de la prueba, de modo que el problema no es exclusivo de una tradición.</w:t>
      </w:r>
      <w:r>
        <w:rPr>
          <w:rFonts w:ascii="Arial" w:eastAsia="Arial" w:hAnsi="Arial" w:cs="Arial"/>
          <w:color w:val="000000"/>
          <w:sz w:val="24"/>
          <w:szCs w:val="24"/>
          <w:vertAlign w:val="superscript"/>
        </w:rPr>
        <w:footnoteReference w:id="582"/>
      </w:r>
      <w:r>
        <w:rPr>
          <w:rFonts w:ascii="Arial" w:eastAsia="Arial" w:hAnsi="Arial" w:cs="Arial"/>
          <w:color w:val="000000"/>
          <w:sz w:val="24"/>
          <w:szCs w:val="24"/>
        </w:rPr>
        <w:t xml:space="preserve"> El contraste entre ambos autores no es, por tanto, una oposición total, sino una diferencia sobre la jerarquía de las funciones del estándar.</w:t>
      </w:r>
    </w:p>
    <w:p w14:paraId="5CB8880F" w14:textId="77777777" w:rsidR="00964EC4" w:rsidRPr="00964EC4" w:rsidRDefault="00964EC4" w:rsidP="00964EC4">
      <w:pPr>
        <w:spacing w:before="0" w:after="0" w:line="360" w:lineRule="auto"/>
        <w:ind w:firstLine="709"/>
        <w:jc w:val="both"/>
      </w:pPr>
      <w:r>
        <w:rPr>
          <w:rFonts w:ascii="Arial" w:eastAsia="Arial" w:hAnsi="Arial" w:cs="Arial"/>
          <w:color w:val="000000"/>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Pr>
          <w:rFonts w:ascii="Arial" w:eastAsia="Arial" w:hAnsi="Arial" w:cs="Arial"/>
          <w:color w:val="000000"/>
          <w:sz w:val="24"/>
          <w:szCs w:val="24"/>
          <w:vertAlign w:val="superscript"/>
        </w:rPr>
        <w:footnoteReference w:id="583"/>
      </w:r>
      <w:r>
        <w:rPr>
          <w:rFonts w:ascii="Arial" w:eastAsia="Arial" w:hAnsi="Arial" w:cs="Arial"/>
          <w:color w:val="000000"/>
          <w:sz w:val="24"/>
          <w:szCs w:val="24"/>
        </w:rPr>
        <w:t xml:space="preserve">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Pr>
          <w:rFonts w:ascii="Arial" w:eastAsia="Arial" w:hAnsi="Arial" w:cs="Arial"/>
          <w:color w:val="000000"/>
          <w:sz w:val="24"/>
          <w:szCs w:val="24"/>
          <w:vertAlign w:val="superscript"/>
        </w:rPr>
        <w:footnoteReference w:id="584"/>
      </w:r>
      <w:r>
        <w:rPr>
          <w:rFonts w:ascii="Arial" w:eastAsia="Arial" w:hAnsi="Arial" w:cs="Arial"/>
          <w:color w:val="000000"/>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12CB8C64" w14:textId="77777777" w:rsidR="00964EC4" w:rsidRPr="00964EC4" w:rsidRDefault="00964EC4" w:rsidP="00964EC4">
      <w:pPr>
        <w:spacing w:before="0" w:after="0" w:line="360" w:lineRule="auto"/>
        <w:ind w:firstLine="709"/>
        <w:jc w:val="both"/>
      </w:pPr>
      <w:r>
        <w:rPr>
          <w:rFonts w:ascii="Arial" w:eastAsia="Arial" w:hAnsi="Arial" w:cs="Arial"/>
          <w:color w:val="000000"/>
          <w:sz w:val="24"/>
          <w:szCs w:val="24"/>
        </w:rPr>
      </w:r>
      <w:del w:id="950004" w:author="Claude (humanizer)" w:date="2026-09-26T00:00:00Z">
        <w:r>
          <w:rPr>
            <w:rFonts w:ascii="Arial" w:eastAsia="Arial" w:hAnsi="Arial" w:cs="Arial"/>
            <w:color w:val="000000"/>
            <w:sz w:val="24"/>
            <w:szCs w:val="24"/>
          </w:rPr>
          <w:delText xml:space="preserve">Queda por precisar cuáles son los errores que el estándar distribuye. La falibilidad del razonamiento probatorio hace posibles dos errores materiales</w:delText>
        </w:r>
      </w:del>
      <w:ins w:id="950005" w:author="Claude (humanizer)" w:date="2026-09-26T00:00:00Z">
        <w:r>
          <w:rPr>
            <w:rFonts w:ascii="Arial" w:eastAsia="Arial" w:hAnsi="Arial" w:cs="Arial"/>
            <w:color w:val="000000"/>
            <w:sz w:val="24"/>
            <w:szCs w:val="24"/>
          </w:rPr>
          <w:t xml:space="preserve">El estándar distribuye dos errores materiales. Ambos derivan de la falibilidad del razonamiento probatorio</w:t>
        </w:r>
      </w:ins>
      <w:r>
        <w:rPr>
          <w:rFonts w:ascii="Arial" w:eastAsia="Arial" w:hAnsi="Arial" w:cs="Arial"/>
          <w:color w:val="000000"/>
          <w:sz w:val="24"/>
          <w:szCs w:val="24"/>
        </w:rPr>
        <w:t xml:space="preserve">. Ferrer Beltrán define el falso positivo como la declaración de probada de una hipótesis falsa y </w:t>
        <w:lastRenderedPageBreak/>
        <w:t>el falso negativo como la declaración de no probada de una hipótesis verdadera.</w:t>
      </w:r>
      <w:r>
        <w:rPr>
          <w:rFonts w:ascii="Arial" w:eastAsia="Arial" w:hAnsi="Arial" w:cs="Arial"/>
          <w:color w:val="000000"/>
          <w:sz w:val="24"/>
          <w:szCs w:val="24"/>
          <w:vertAlign w:val="superscript"/>
        </w:rPr>
        <w:footnoteReference w:id="585"/>
      </w:r>
      <w:r>
        <w:rPr>
          <w:rFonts w:ascii="Arial" w:eastAsia="Arial" w:hAnsi="Arial" w:cs="Arial"/>
          <w:color w:val="000000"/>
          <w:sz w:val="24"/>
          <w:szCs w:val="24"/>
        </w:rPr>
        <w:t xml:space="preserve">El autor distingue esos errores materiales de los errores inferenciales, que se producen cuando la decisión no está justificada por las pruebas disponibles. Laudan emplea para el proceso penal las expresiones hallazgo inculpatorio falso y hallazgo exculpatorio falso.</w:t>
      </w:r>
      <w:r>
        <w:rPr>
          <w:rFonts w:ascii="Arial" w:eastAsia="Arial" w:hAnsi="Arial" w:cs="Arial"/>
          <w:color w:val="000000"/>
          <w:sz w:val="24"/>
          <w:szCs w:val="24"/>
          <w:vertAlign w:val="superscript"/>
        </w:rPr>
        <w:footnoteReference w:id="586"/>
      </w:r>
      <w:r>
        <w:rPr>
          <w:rFonts w:ascii="Arial" w:eastAsia="Arial" w:hAnsi="Arial" w:cs="Arial"/>
          <w:color w:val="000000"/>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before="0" w:after="0" w:line="360" w:lineRule="auto"/>
        <w:ind w:firstLine="709"/>
        <w:jc w:val="both"/>
      </w:pPr>
      <w:r>
        <w:rPr>
          <w:rFonts w:ascii="Arial" w:eastAsia="Arial" w:hAnsi="Arial" w:cs="Arial"/>
          <w:color w:val="000000"/>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spacing w:before="0" w:after="0" w:line="240" w:lineRule="auto"/>
              <w:ind w:left="113" w:hanging="113"/>
              <w:jc w:val="left"/>
            </w:pPr>
            <w:r>
              <w:rPr>
                <w:rFonts w:ascii="Arial" w:eastAsia="Arial" w:hAnsi="Arial" w:cs="Arial"/>
                <w:b/>
                <w:bCs/>
                <w:color w:val="000000"/>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spacing w:before="0" w:after="0" w:line="240" w:lineRule="auto"/>
              <w:ind w:left="113" w:hanging="113"/>
              <w:jc w:val="left"/>
            </w:pPr>
            <w:r>
              <w:rPr>
                <w:rFonts w:ascii="Arial" w:eastAsia="Arial" w:hAnsi="Arial" w:cs="Arial"/>
                <w:b/>
                <w:bCs/>
                <w:color w:val="000000"/>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spacing w:before="0" w:after="0" w:line="240" w:lineRule="auto"/>
              <w:ind w:left="113" w:hanging="113"/>
              <w:jc w:val="left"/>
            </w:pPr>
            <w:r>
              <w:rPr>
                <w:rFonts w:ascii="Arial" w:eastAsia="Arial" w:hAnsi="Arial" w:cs="Arial"/>
                <w:b/>
                <w:bCs/>
                <w:color w:val="000000"/>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spacing w:before="0" w:after="0" w:line="240" w:lineRule="auto"/>
              <w:ind w:left="113" w:hanging="113"/>
              <w:jc w:val="left"/>
            </w:pPr>
            <w:r>
              <w:rPr>
                <w:rFonts w:ascii="Arial" w:eastAsia="Arial" w:hAnsi="Arial" w:cs="Arial"/>
                <w:b/>
                <w:bCs/>
                <w:color w:val="000000"/>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El actor, que queda sin reparación por un daño real</w:t>
            </w:r>
          </w:p>
        </w:tc>
      </w:tr>
    </w:tbl>
    <w:p w14:paraId="620B3A6C" w14:textId="77777777" w:rsidR="00964EC4" w:rsidRPr="00964EC4" w:rsidRDefault="00964EC4" w:rsidP="00964EC4">
      <w:pPr>
        <w:spacing w:before="0" w:after="0" w:line="360" w:lineRule="auto"/>
        <w:ind w:firstLine="0"/>
        <w:jc w:val="both"/>
      </w:pPr>
      <w:r>
        <w:rPr>
          <w:rFonts w:ascii="Arial" w:eastAsia="Arial" w:hAnsi="Arial" w:cs="Arial"/>
          <w:color w:val="000000"/>
          <w:sz w:val="20"/>
          <w:szCs w:val="20"/>
        </w:rPr>
        <w:lastRenderedPageBreak/>
        <w:t xml:space="preserve">Tabla 2. Los errores materiales en la decisión sobre los hechos. Elaboración propia con base en Ferrer Beltrán, </w:t>
      </w:r>
      <w:r>
        <w:rPr>
          <w:rFonts w:ascii="Arial" w:eastAsia="Arial" w:hAnsi="Arial" w:cs="Arial"/>
          <w:i/>
          <w:iCs/>
          <w:color w:val="000000"/>
          <w:sz w:val="20"/>
          <w:szCs w:val="20"/>
        </w:rPr>
        <w:t>Prueba sin convicción</w:t>
      </w:r>
      <w:r>
        <w:rPr>
          <w:rFonts w:ascii="Arial" w:eastAsia="Arial" w:hAnsi="Arial" w:cs="Arial"/>
          <w:color w:val="000000"/>
          <w:sz w:val="20"/>
          <w:szCs w:val="20"/>
        </w:rPr>
        <w:t xml:space="preserve">, p. 115, y Laudan, </w:t>
      </w:r>
      <w:r>
        <w:rPr>
          <w:rFonts w:ascii="Arial" w:eastAsia="Arial" w:hAnsi="Arial" w:cs="Arial"/>
          <w:i/>
          <w:iCs/>
          <w:color w:val="000000"/>
          <w:sz w:val="20"/>
          <w:szCs w:val="20"/>
        </w:rPr>
        <w:t>Truth, Error, and Criminal Law</w:t>
      </w:r>
      <w:r>
        <w:rPr>
          <w:rFonts w:ascii="Arial" w:eastAsia="Arial" w:hAnsi="Arial" w:cs="Arial"/>
          <w:color w:val="000000"/>
          <w:sz w:val="20"/>
          <w:szCs w:val="20"/>
        </w:rPr>
        <w:t>, p. 10.</w:t>
      </w:r>
    </w:p>
    <w:p>
      <w:pPr>
        <w:spacing w:before="0" w:after="0" w:line="360" w:lineRule="auto"/>
        <w:jc w:val="left"/>
      </w:pPr>
    </w:p>
    <w:p w14:paraId="7702A542" w14:textId="77777777" w:rsidR="00964EC4" w:rsidRPr="00964EC4" w:rsidRDefault="00964EC4" w:rsidP="00964EC4">
      <w:pPr>
        <w:spacing w:before="0" w:after="0" w:line="360" w:lineRule="auto"/>
        <w:ind w:firstLine="709"/>
        <w:jc w:val="both"/>
      </w:pPr>
      <w:r>
        <w:rPr>
          <w:rFonts w:ascii="Arial" w:eastAsia="Arial" w:hAnsi="Arial" w:cs="Arial"/>
          <w:color w:val="000000"/>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Pr>
          <w:rFonts w:ascii="Arial" w:eastAsia="Arial" w:hAnsi="Arial" w:cs="Arial"/>
          <w:color w:val="000000"/>
          <w:sz w:val="24"/>
          <w:szCs w:val="24"/>
          <w:vertAlign w:val="superscript"/>
        </w:rPr>
        <w:footnoteReference w:id="587"/>
      </w:r>
      <w:r>
        <w:rPr>
          <w:rFonts w:ascii="Arial" w:eastAsia="Arial" w:hAnsi="Arial" w:cs="Arial"/>
          <w:color w:val="000000"/>
          <w:sz w:val="24"/>
          <w:szCs w:val="24"/>
        </w:rPr>
        <w:t xml:space="preserve">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Pr>
          <w:rFonts w:ascii="Arial" w:eastAsia="Arial" w:hAnsi="Arial" w:cs="Arial"/>
          <w:color w:val="000000"/>
          <w:sz w:val="24"/>
          <w:szCs w:val="24"/>
          <w:vertAlign w:val="superscript"/>
        </w:rPr>
        <w:footnoteReference w:id="588"/>
      </w:r>
      <w:r>
        <w:rPr>
          <w:rFonts w:ascii="Arial" w:eastAsia="Arial" w:hAnsi="Arial" w:cs="Arial"/>
          <w:color w:val="000000"/>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before="0" w:after="0" w:line="360" w:lineRule="auto"/>
        <w:ind w:firstLine="709"/>
        <w:jc w:val="both"/>
      </w:pPr>
      <w:r>
        <w:rPr>
          <w:rFonts w:ascii="Arial" w:eastAsia="Arial" w:hAnsi="Arial" w:cs="Arial"/>
          <w:color w:val="000000"/>
          <w:sz w:val="24"/>
          <w:szCs w:val="24"/>
        </w:rPr>
        <w:t>Esa preferencia es política y no epistémica. Ferrer Beltrán sostiene que la epistemología puede ayudar a delinear un estándar que refleje el nivel de suficiencia decidido, pero no dice nada sobre cuál es el nivel adecuado.</w:t>
      </w:r>
      <w:r>
        <w:rPr>
          <w:rFonts w:ascii="Arial" w:eastAsia="Arial" w:hAnsi="Arial" w:cs="Arial"/>
          <w:color w:val="000000"/>
          <w:sz w:val="24"/>
          <w:szCs w:val="24"/>
          <w:vertAlign w:val="superscript"/>
        </w:rPr>
        <w:footnoteReference w:id="589"/>
      </w:r>
      <w:r>
        <w:rPr>
          <w:rFonts w:ascii="Arial" w:eastAsia="Arial" w:hAnsi="Arial" w:cs="Arial"/>
          <w:color w:val="000000"/>
          <w:sz w:val="24"/>
          <w:szCs w:val="24"/>
        </w:rPr>
        <w:t xml:space="preserve">Laudan coincide en que el epistemólogo no puede decir al sistema jurídico cómo distribuir los errores.</w:t>
      </w:r>
      <w:r>
        <w:rPr>
          <w:rFonts w:ascii="Arial" w:eastAsia="Arial" w:hAnsi="Arial" w:cs="Arial"/>
          <w:color w:val="000000"/>
          <w:sz w:val="24"/>
          <w:szCs w:val="24"/>
          <w:vertAlign w:val="superscript"/>
        </w:rPr>
        <w:footnoteReference w:id="590"/>
      </w:r>
      <w:r>
        <w:rPr>
          <w:rFonts w:ascii="Arial" w:eastAsia="Arial" w:hAnsi="Arial" w:cs="Arial"/>
          <w:color w:val="000000"/>
          <w:sz w:val="24"/>
          <w:szCs w:val="24"/>
        </w:rPr>
        <w:t xml:space="preserve"> Ferrer Beltrán ejemplifica la tesis con otras disciplinas, pues el estándar farmacológico es más elevado que el de la historia, no por razones epistemológicas, sino por el coste del error sobre los bienes en juego.</w:t>
      </w:r>
      <w:r>
        <w:rPr>
          <w:rFonts w:ascii="Arial" w:eastAsia="Arial" w:hAnsi="Arial" w:cs="Arial"/>
          <w:color w:val="000000"/>
          <w:sz w:val="24"/>
          <w:szCs w:val="24"/>
          <w:vertAlign w:val="superscript"/>
        </w:rPr>
        <w:footnoteReference w:id="591"/>
      </w:r>
      <w:r>
        <w:rPr>
          <w:rFonts w:ascii="Arial" w:eastAsia="Arial" w:hAnsi="Arial" w:cs="Arial"/>
          <w:color w:val="000000"/>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lastRenderedPageBreak/>
        <w:t>distintos tipos de decisión requieran umbrales distintos. Esa relatividad se examina en el apartado siguiente.</w:t>
      </w:r>
    </w:p>
    <w:p w14:paraId="7A651E40" w14:textId="77777777" w:rsidR="00964EC4" w:rsidRPr="00964EC4" w:rsidRDefault="00964EC4" w:rsidP="00964EC4">
      <w:pPr>
        <w:spacing w:before="0" w:after="0" w:line="360" w:lineRule="auto"/>
        <w:ind w:firstLine="709"/>
        <w:jc w:val="both"/>
      </w:pPr>
      <w:r>
        <w:rPr>
          <w:rFonts w:ascii="Arial" w:eastAsia="Arial" w:hAnsi="Arial" w:cs="Arial"/>
          <w:color w:val="000000"/>
          <w:sz w:val="24"/>
          <w:szCs w:val="24"/>
        </w:rPr>
        <w:t>Los dos riesgos guardan una relación inversa. Ferrer Beltrán muestra que elevar el umbral disminuye el número de condenas falsas, pero aumenta el de absoluciones falsas, y que el número total de errores puede incluso crecer.</w:t>
      </w:r>
      <w:r>
        <w:rPr>
          <w:rFonts w:ascii="Arial" w:eastAsia="Arial" w:hAnsi="Arial" w:cs="Arial"/>
          <w:color w:val="000000"/>
          <w:sz w:val="24"/>
          <w:szCs w:val="24"/>
          <w:vertAlign w:val="superscript"/>
        </w:rPr>
        <w:footnoteReference w:id="592"/>
      </w:r>
      <w:r>
        <w:rPr>
          <w:rFonts w:ascii="Arial" w:eastAsia="Arial" w:hAnsi="Arial" w:cs="Arial"/>
          <w:color w:val="000000"/>
          <w:sz w:val="24"/>
          <w:szCs w:val="24"/>
        </w:rPr>
        <w:t xml:space="preserve">Por ello, aumentar la exigencia del estándar no es un mecanismo adecuado para reducir el número total de errores. El autor sostiene que el diseño procesal debe distinguir dos estrategias con instrumentos distintos.</w:t>
      </w:r>
      <w:r>
        <w:rPr>
          <w:rFonts w:ascii="Arial" w:eastAsia="Arial" w:hAnsi="Arial" w:cs="Arial"/>
          <w:color w:val="000000"/>
          <w:sz w:val="24"/>
          <w:szCs w:val="24"/>
          <w:vertAlign w:val="superscript"/>
        </w:rPr>
        <w:footnoteReference w:id="593"/>
      </w:r>
      <w:r>
        <w:rPr>
          <w:rFonts w:ascii="Arial" w:eastAsia="Arial" w:hAnsi="Arial" w:cs="Arial"/>
          <w:color w:val="000000"/>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Pr>
          <w:rFonts w:ascii="Arial" w:eastAsia="Arial" w:hAnsi="Arial" w:cs="Arial"/>
          <w:color w:val="000000"/>
          <w:sz w:val="24"/>
          <w:szCs w:val="24"/>
          <w:vertAlign w:val="superscript"/>
        </w:rPr>
        <w:footnoteReference w:id="594"/>
      </w:r>
      <w:r>
        <w:rPr>
          <w:rFonts w:ascii="Arial" w:eastAsia="Arial" w:hAnsi="Arial" w:cs="Arial"/>
          <w:color w:val="000000"/>
          <w:sz w:val="24"/>
          <w:szCs w:val="24"/>
        </w:rPr>
        <w:t xml:space="preserve"> El peso probatorio, entendido como la riqueza del conjunto de elementos de juicio, separa las hipótesis verdaderas de las falsas y reduce la zona en que ambas se confunden.</w:t>
      </w:r>
      <w:r>
        <w:rPr>
          <w:rFonts w:ascii="Arial" w:eastAsia="Arial" w:hAnsi="Arial" w:cs="Arial"/>
          <w:color w:val="000000"/>
          <w:sz w:val="24"/>
          <w:szCs w:val="24"/>
          <w:vertAlign w:val="superscript"/>
        </w:rPr>
        <w:footnoteReference w:id="595"/>
      </w:r>
    </w:p>
    <w:p w14:paraId="14468240" w14:textId="77777777" w:rsidR="00964EC4" w:rsidRPr="00964EC4" w:rsidRDefault="00964EC4" w:rsidP="00964EC4">
      <w:pPr>
        <w:spacing w:before="0" w:after="0" w:line="360" w:lineRule="auto"/>
        <w:ind w:firstLine="709"/>
        <w:jc w:val="both"/>
      </w:pPr>
      <w:r>
        <w:rPr>
          <w:rFonts w:ascii="Arial" w:eastAsia="Arial" w:hAnsi="Arial" w:cs="Arial"/>
          <w:color w:val="000000"/>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Pr>
          <w:rFonts w:ascii="Arial" w:eastAsia="Arial" w:hAnsi="Arial" w:cs="Arial"/>
          <w:color w:val="000000"/>
          <w:sz w:val="24"/>
          <w:szCs w:val="24"/>
          <w:vertAlign w:val="superscript"/>
        </w:rPr>
        <w:footnoteReference w:id="596"/>
      </w:r>
      <w:r>
        <w:rPr>
          <w:rFonts w:ascii="Arial" w:eastAsia="Arial" w:hAnsi="Arial" w:cs="Arial"/>
          <w:color w:val="000000"/>
          <w:sz w:val="24"/>
          <w:szCs w:val="24"/>
        </w:rPr>
        <w:t xml:space="preserve">A esa dificultad se suman los plazos breves y la limitación de las periciales ya señalados. El acervo electoral tiende, por tanto, a tener un peso probatorio reducido. En esas </w:t>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Pr>
          <w:rFonts w:ascii="Arial" w:eastAsia="Arial" w:hAnsi="Arial" w:cs="Arial"/>
          <w:color w:val="000000"/>
          <w:sz w:val="24"/>
          <w:szCs w:val="24"/>
          <w:vertAlign w:val="superscript"/>
        </w:rPr>
        <w:footnoteReference w:id="597"/>
      </w:r>
      <w:r>
        <w:rPr>
          <w:rFonts w:ascii="Arial" w:eastAsia="Arial" w:hAnsi="Arial" w:cs="Arial"/>
          <w:color w:val="000000"/>
          <w:sz w:val="24"/>
          <w:szCs w:val="24"/>
        </w:rPr>
        <w:t xml:space="preserve"> Sin embargo, esos instrumentos tienen los mismos límites temporales. Por ello, el riesgo que no pueda reducirse deberá distribuirse de manera consciente mediante el umbral.</w:t>
      </w:r>
    </w:p>
    <w:p w14:paraId="7E624DF5" w14:textId="77777777" w:rsidR="00964EC4" w:rsidRPr="00964EC4" w:rsidRDefault="00964EC4" w:rsidP="00964EC4">
      <w:pPr>
        <w:spacing w:before="0" w:after="0" w:line="360" w:lineRule="auto"/>
        <w:ind w:firstLine="709"/>
        <w:jc w:val="both"/>
      </w:pPr>
      <w:r>
        <w:rPr>
          <w:rFonts w:ascii="Arial" w:eastAsia="Arial" w:hAnsi="Arial" w:cs="Arial"/>
          <w:color w:val="000000"/>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Pr>
          <w:rFonts w:ascii="Arial" w:eastAsia="Arial" w:hAnsi="Arial" w:cs="Arial"/>
          <w:color w:val="000000"/>
          <w:sz w:val="24"/>
          <w:szCs w:val="24"/>
          <w:vertAlign w:val="superscript"/>
        </w:rPr>
        <w:footnoteReference w:id="598"/>
      </w:r>
      <w:r>
        <w:rPr>
          <w:rFonts w:ascii="Arial" w:eastAsia="Arial" w:hAnsi="Arial" w:cs="Arial"/>
          <w:color w:val="000000"/>
          <w:sz w:val="24"/>
          <w:szCs w:val="24"/>
        </w:rPr>
        <w:t xml:space="preserve">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Pr>
          <w:rFonts w:ascii="Arial" w:eastAsia="Arial" w:hAnsi="Arial" w:cs="Arial"/>
          <w:color w:val="000000"/>
          <w:sz w:val="24"/>
          <w:szCs w:val="24"/>
          <w:vertAlign w:val="superscript"/>
        </w:rPr>
        <w:footnoteReference w:id="599"/>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spacing w:before="0" w:after="0" w:line="240" w:lineRule="auto"/>
              <w:ind w:left="113" w:hanging="113"/>
              <w:jc w:val="left"/>
            </w:pPr>
            <w:r>
              <w:rPr>
                <w:rFonts w:ascii="Arial" w:eastAsia="Arial" w:hAnsi="Arial" w:cs="Arial"/>
                <w:b/>
                <w:bCs/>
                <w:color w:val="000000"/>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spacing w:before="0" w:after="0" w:line="240" w:lineRule="auto"/>
              <w:ind w:left="113" w:hanging="113"/>
              <w:jc w:val="left"/>
            </w:pPr>
            <w:r>
              <w:rPr>
                <w:rFonts w:ascii="Arial" w:eastAsia="Arial" w:hAnsi="Arial" w:cs="Arial"/>
                <w:b/>
                <w:bCs/>
                <w:color w:val="000000"/>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spacing w:before="0" w:after="0" w:line="240" w:lineRule="auto"/>
              <w:ind w:left="113" w:hanging="113"/>
              <w:jc w:val="left"/>
            </w:pPr>
            <w:r>
              <w:rPr>
                <w:rFonts w:ascii="Arial" w:eastAsia="Arial" w:hAnsi="Arial" w:cs="Arial"/>
                <w:b/>
                <w:bCs/>
                <w:color w:val="000000"/>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spacing w:before="0" w:after="0" w:line="240" w:lineRule="auto"/>
              <w:ind w:left="113" w:hanging="113"/>
              <w:jc w:val="left"/>
            </w:pPr>
            <w:r>
              <w:rPr>
                <w:rFonts w:ascii="Arial" w:eastAsia="Arial" w:hAnsi="Arial" w:cs="Arial"/>
                <w:b/>
                <w:bCs/>
                <w:color w:val="000000"/>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spacing w:before="0" w:after="0" w:line="240" w:lineRule="auto"/>
              <w:ind w:left="113" w:hanging="113"/>
              <w:jc w:val="left"/>
            </w:pPr>
            <w:r>
              <w:rPr>
                <w:rFonts w:ascii="Arial" w:eastAsia="Arial" w:hAnsi="Arial" w:cs="Arial"/>
                <w:color w:val="000000"/>
                <w:sz w:val="22"/>
                <w:szCs w:val="22"/>
              </w:rPr>
              <w:t>Actor y ciudadanía sujeta a un resultado que no expresa su voluntad libre</w:t>
            </w:r>
          </w:p>
        </w:tc>
      </w:tr>
    </w:tbl>
    <w:p w14:paraId="6179C73C" w14:textId="77777777" w:rsidR="00964EC4" w:rsidRPr="00964EC4" w:rsidRDefault="00964EC4" w:rsidP="00964EC4">
      <w:pPr>
        <w:spacing w:before="0" w:after="0" w:line="360" w:lineRule="auto"/>
        <w:ind w:firstLine="0"/>
        <w:jc w:val="both"/>
      </w:pPr>
      <w:r>
        <w:rPr>
          <w:rFonts w:ascii="Arial" w:eastAsia="Arial" w:hAnsi="Arial" w:cs="Arial"/>
          <w:color w:val="000000"/>
          <w:sz w:val="20"/>
          <w:szCs w:val="20"/>
        </w:rPr>
        <w:t xml:space="preserve">Tabla 3. Distribución de los errores entre quien impugna y quien defiende la validez de la elección. Elaboración propia con base en la </w:t>
      </w:r>
      <w:r>
        <w:rPr>
          <w:rFonts w:ascii="Arial" w:eastAsia="Arial" w:hAnsi="Arial" w:cs="Arial"/>
          <w:i/>
          <w:iCs/>
          <w:color w:val="000000"/>
          <w:sz w:val="20"/>
          <w:szCs w:val="20"/>
        </w:rPr>
        <w:t xml:space="preserve">Ley General del Sistema de Medios de Impugnación en Materia Electoral</w:t>
      </w:r>
      <w:r>
        <w:rPr>
          <w:rFonts w:ascii="Arial" w:eastAsia="Arial" w:hAnsi="Arial" w:cs="Arial"/>
          <w:color w:val="000000"/>
          <w:sz w:val="20"/>
          <w:szCs w:val="20"/>
        </w:rPr>
        <w:t xml:space="preserve">, artículos 12 y 15.</w:t>
      </w:r>
    </w:p>
    <w:p>
      <w:pPr>
        <w:spacing w:before="0" w:after="0" w:line="360" w:lineRule="auto"/>
        <w:jc w:val="left"/>
      </w:pPr>
    </w:p>
    <w:p w14:paraId="1BE7FD79" w14:textId="77777777" w:rsidR="00964EC4" w:rsidRPr="00964EC4" w:rsidRDefault="00964EC4" w:rsidP="00964EC4">
      <w:pPr>
        <w:spacing w:before="0" w:after="0" w:line="360" w:lineRule="auto"/>
        <w:ind w:firstLine="709"/>
        <w:jc w:val="both"/>
      </w:pPr>
      <w:r>
        <w:rPr>
          <w:rFonts w:ascii="Arial" w:eastAsia="Arial" w:hAnsi="Arial" w:cs="Arial"/>
          <w:color w:val="000000"/>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Pr>
          <w:rFonts w:ascii="Arial" w:eastAsia="Arial" w:hAnsi="Arial" w:cs="Arial"/>
          <w:color w:val="000000"/>
          <w:sz w:val="24"/>
          <w:szCs w:val="24"/>
          <w:vertAlign w:val="superscript"/>
        </w:rPr>
        <w:footnoteReference w:id="600"/>
      </w:r>
      <w:r>
        <w:rPr>
          <w:rFonts w:ascii="Arial" w:eastAsia="Arial" w:hAnsi="Arial" w:cs="Arial"/>
          <w:color w:val="000000"/>
          <w:sz w:val="24"/>
          <w:szCs w:val="24"/>
        </w:rPr>
        <w:t xml:space="preserve">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pPr>
        <w:spacing w:before="0" w:after="0" w:line="360" w:lineRule="auto"/>
        <w:jc w:val="left"/>
      </w:pPr>
    </w:p>
    <w:p>
      <w:pPr>
        <w:pStyle w:val="Ttulo2"/>
        <w:keepNext/>
        <w:spacing w:before="0" w:after="0" w:line="360" w:lineRule="auto"/>
        <w:ind w:left="567" w:hanging="284"/>
        <w:jc w:val="left"/>
      </w:pPr>
      <w:r>
        <w:rPr>
          <w:rFonts w:ascii="Arial" w:eastAsia="Arial" w:hAnsi="Arial" w:cs="Arial"/>
          <w:color w:val="000000"/>
          <w:sz w:val="24"/>
          <w:szCs w:val="24"/>
        </w:rPr>
        <w:t xml:space="preserve">4.2. </w:t>
      </w:r>
      <w:r>
        <w:rPr>
          <w:rFonts w:ascii="Arial" w:eastAsia="Arial" w:hAnsi="Arial" w:cs="Arial"/>
          <w:i/>
          <w:iCs/>
          <w:color w:val="000000"/>
          <w:sz w:val="24"/>
          <w:szCs w:val="24"/>
        </w:rPr>
        <w:t xml:space="preserve">La relatividad del estándar de prueba según los bienes en juego y los costes del error</w:t>
      </w:r>
    </w:p>
    <w:p>
      <w:pPr>
        <w:spacing w:before="0" w:after="0" w:line="360" w:lineRule="auto"/>
        <w:jc w:val="left"/>
      </w:pPr>
    </w:p>
    <w:p w14:paraId="7E7081B3" w14:textId="77777777" w:rsidR="00E17078" w:rsidRPr="00E17078" w:rsidRDefault="00E17078" w:rsidP="00E17078">
      <w:pPr>
        <w:spacing w:before="0" w:after="0" w:line="360" w:lineRule="auto"/>
        <w:ind w:firstLine="0"/>
        <w:jc w:val="both"/>
      </w:pPr>
      <w:r>
        <w:rPr>
          <w:rFonts w:ascii="Arial" w:eastAsia="Arial" w:hAnsi="Arial" w:cs="Arial"/>
          <w:color w:val="000000"/>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continuación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81117D1"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Pr>
          <w:rFonts w:ascii="Arial" w:eastAsia="Arial" w:hAnsi="Arial" w:cs="Arial"/>
          <w:color w:val="000000"/>
          <w:sz w:val="24"/>
          <w:szCs w:val="24"/>
          <w:vertAlign w:val="superscript"/>
        </w:rPr>
        <w:footnoteReference w:id="601"/>
      </w:r>
      <w:r>
        <w:rPr>
          <w:rFonts w:ascii="Arial" w:eastAsia="Arial" w:hAnsi="Arial" w:cs="Arial"/>
          <w:color w:val="000000"/>
          <w:sz w:val="24"/>
          <w:szCs w:val="24"/>
        </w:rPr>
        <w:t xml:space="preserve">El autor observa que lo mismo ocurre en otras disciplinas, pues el estándar farmacológico es mucho más elevado que el de la historia por el coste del error sobre los bienes en juego y no por razones epistemológicas.</w:t>
      </w:r>
      <w:r>
        <w:rPr>
          <w:rFonts w:ascii="Arial" w:eastAsia="Arial" w:hAnsi="Arial" w:cs="Arial"/>
          <w:color w:val="000000"/>
          <w:sz w:val="24"/>
          <w:szCs w:val="24"/>
          <w:vertAlign w:val="superscript"/>
        </w:rPr>
        <w:footnoteReference w:id="602"/>
      </w:r>
      <w:r>
        <w:rPr>
          <w:rFonts w:ascii="Arial" w:eastAsia="Arial" w:hAnsi="Arial" w:cs="Arial"/>
          <w:color w:val="000000"/>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Pr>
          <w:rFonts w:ascii="Arial" w:eastAsia="Arial" w:hAnsi="Arial" w:cs="Arial"/>
          <w:color w:val="000000"/>
          <w:sz w:val="24"/>
          <w:szCs w:val="24"/>
          <w:vertAlign w:val="superscript"/>
        </w:rPr>
        <w:footnoteReference w:id="603"/>
      </w:r>
      <w:r>
        <w:rPr>
          <w:rFonts w:ascii="Arial" w:eastAsia="Arial" w:hAnsi="Arial" w:cs="Arial"/>
          <w:color w:val="000000"/>
          <w:sz w:val="24"/>
          <w:szCs w:val="24"/>
        </w:rPr>
        <w:t xml:space="preserve"> En un trabajo anterior había sostenido que las comunidades </w:t>
        <w:lastRenderedPageBreak/>
        <w:t>científicas adoptan sus estándares atendiendo a la proporción entre errores positivos y negativos que consideran aceptable.</w:t>
      </w:r>
      <w:r>
        <w:rPr>
          <w:rFonts w:ascii="Arial" w:eastAsia="Arial" w:hAnsi="Arial" w:cs="Arial"/>
          <w:color w:val="000000"/>
          <w:sz w:val="24"/>
          <w:szCs w:val="24"/>
          <w:vertAlign w:val="superscript"/>
        </w:rPr>
        <w:footnoteReference w:id="604"/>
      </w:r>
      <w:r>
        <w:rPr>
          <w:rFonts w:ascii="Arial" w:eastAsia="Arial" w:hAnsi="Arial" w:cs="Arial"/>
          <w:color w:val="000000"/>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Pr>
          <w:rFonts w:ascii="Arial" w:eastAsia="Arial" w:hAnsi="Arial" w:cs="Arial"/>
          <w:color w:val="000000"/>
          <w:sz w:val="24"/>
          <w:szCs w:val="24"/>
          <w:vertAlign w:val="superscript"/>
        </w:rPr>
        <w:footnoteReference w:id="605"/>
      </w:r>
      <w:r>
        <w:rPr>
          <w:rFonts w:ascii="Arial" w:eastAsia="Arial" w:hAnsi="Arial" w:cs="Arial"/>
          <w:color w:val="000000"/>
          <w:sz w:val="24"/>
          <w:szCs w:val="24"/>
        </w:rPr>
        <w:t xml:space="preserve"> Si la altura del umbral depende de los costes del error, y esos costes varían según la decisión, el umbral también debe variar.</w:t>
      </w:r>
    </w:p>
    <w:p w14:paraId="132652D5"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Pr>
          <w:rFonts w:ascii="Arial" w:eastAsia="Arial" w:hAnsi="Arial" w:cs="Arial"/>
          <w:color w:val="000000"/>
          <w:sz w:val="24"/>
          <w:szCs w:val="24"/>
          <w:vertAlign w:val="superscript"/>
        </w:rPr>
        <w:footnoteReference w:id="606"/>
      </w:r>
      <w:r>
        <w:rPr>
          <w:rFonts w:ascii="Arial" w:eastAsia="Arial" w:hAnsi="Arial" w:cs="Arial"/>
          <w:color w:val="000000"/>
          <w:sz w:val="24"/>
          <w:szCs w:val="24"/>
        </w:rPr>
        <w:t xml:space="preserve">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inferencialista o sustantiva, que atiende a la estructura inferencial del contexto de quien conoce.</w:t>
      </w:r>
      <w:r>
        <w:rPr>
          <w:rFonts w:ascii="Arial" w:eastAsia="Arial" w:hAnsi="Arial" w:cs="Arial"/>
          <w:color w:val="000000"/>
          <w:sz w:val="24"/>
          <w:szCs w:val="24"/>
          <w:vertAlign w:val="superscript"/>
        </w:rPr>
        <w:footnoteReference w:id="607"/>
      </w:r>
      <w:r>
        <w:rPr>
          <w:rFonts w:ascii="Arial" w:eastAsia="Arial" w:hAnsi="Arial" w:cs="Arial"/>
          <w:color w:val="000000"/>
          <w:sz w:val="24"/>
          <w:szCs w:val="24"/>
        </w:rPr>
        <w:t xml:space="preserve"> Ferrer Beltrán rechaza ambas como fundamento de la relatividad de los estándares jurídicos. Frente a la corriente inferencialista, sostiene que no es fácil encontrar diferencias estructurales de tipo inferencial entre el contexto del juez civil y el del juez penal que deciden sobre los mismos hechos.</w:t>
      </w:r>
      <w:r>
        <w:rPr>
          <w:rFonts w:ascii="Arial" w:eastAsia="Arial" w:hAnsi="Arial" w:cs="Arial"/>
          <w:color w:val="000000"/>
          <w:sz w:val="24"/>
          <w:szCs w:val="24"/>
          <w:vertAlign w:val="superscript"/>
        </w:rPr>
        <w:footnoteReference w:id="608"/>
      </w:r>
      <w:r>
        <w:rPr>
          <w:rFonts w:ascii="Arial" w:eastAsia="Arial" w:hAnsi="Arial" w:cs="Arial"/>
          <w:color w:val="000000"/>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Pr>
          <w:rFonts w:ascii="Arial" w:eastAsia="Arial" w:hAnsi="Arial" w:cs="Arial"/>
          <w:color w:val="000000"/>
          <w:sz w:val="24"/>
          <w:szCs w:val="24"/>
          <w:vertAlign w:val="superscript"/>
        </w:rPr>
        <w:footnoteReference w:id="609"/>
      </w:r>
    </w:p>
    <w:p w14:paraId="40446436"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Pr>
          <w:rFonts w:ascii="Arial" w:eastAsia="Arial" w:hAnsi="Arial" w:cs="Arial"/>
          <w:color w:val="000000"/>
          <w:sz w:val="24"/>
          <w:szCs w:val="24"/>
          <w:vertAlign w:val="superscript"/>
        </w:rPr>
        <w:footnoteReference w:id="610"/>
      </w:r>
      <w:r>
        <w:rPr>
          <w:rFonts w:ascii="Arial" w:eastAsia="Arial" w:hAnsi="Arial" w:cs="Arial"/>
          <w:color w:val="000000"/>
          <w:sz w:val="24"/>
          <w:szCs w:val="24"/>
        </w:rPr>
        <w:t xml:space="preserve">El proyecto incorporado al voto particular del magistrado Rodríguez Mondragón en el SUP-JIN-194/2025 reprodujo esta idea y la extendió expresamente al derecho electoral mexicano.</w:t>
      </w:r>
      <w:r>
        <w:rPr>
          <w:rFonts w:ascii="Arial" w:eastAsia="Arial" w:hAnsi="Arial" w:cs="Arial"/>
          <w:color w:val="000000"/>
          <w:sz w:val="24"/>
          <w:szCs w:val="24"/>
          <w:vertAlign w:val="superscript"/>
        </w:rPr>
        <w:footnoteReference w:id="611"/>
      </w:r>
      <w:r>
        <w:rPr>
          <w:rFonts w:ascii="Arial" w:eastAsia="Arial" w:hAnsi="Arial" w:cs="Arial"/>
          <w:color w:val="000000"/>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w:t>
      </w:r>
      <w:del w:id="950028" w:author="Claude (humanizer)" w:date="2026-09-26T00:00:00Z">
        <w:r>
          <w:rPr>
            <w:rFonts w:ascii="Arial" w:eastAsia="Arial" w:hAnsi="Arial" w:cs="Arial"/>
            <w:color w:val="000000"/>
            <w:sz w:val="24"/>
            <w:szCs w:val="24"/>
          </w:rPr>
          <w:delText xml:space="preserve">sa distinción entre el método y el umbral es el presupuesto de todo lo que sigue</w:delText>
        </w:r>
      </w:del>
      <w:ins w:id="950029" w:author="Claude (humanizer)" w:date="2026-09-26T00:00:00Z">
        <w:r>
          <w:rPr>
            <w:rFonts w:ascii="Arial" w:eastAsia="Arial" w:hAnsi="Arial" w:cs="Arial"/>
            <w:color w:val="000000"/>
            <w:sz w:val="24"/>
            <w:szCs w:val="24"/>
          </w:rPr>
          <w:t xml:space="preserve">l resto del apartado parte de esa distinción entre el método y el umbral</w:t>
        </w:r>
      </w:ins>
      <w:r>
        <w:rPr>
          <w:rFonts w:ascii="Arial" w:eastAsia="Arial" w:hAnsi="Arial" w:cs="Arial"/>
          <w:color w:val="000000"/>
          <w:sz w:val="24"/>
          <w:szCs w:val="24"/>
        </w:rPr>
        <w:t xml:space="preserve">.</w:t>
      </w:r>
    </w:p>
    <w:p w14:paraId="1449DD9E"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Descartado el contextualismo, el criterio de la relatividad debe buscarse en la consecuencia jurídica. Ferrer Beltrán propone atender, en primer lugar, a la gravedad del error de la condena falsa.</w:t>
      </w:r>
      <w:r>
        <w:rPr>
          <w:rFonts w:ascii="Arial" w:eastAsia="Arial" w:hAnsi="Arial" w:cs="Arial"/>
          <w:color w:val="000000"/>
          <w:sz w:val="24"/>
          <w:szCs w:val="24"/>
          <w:vertAlign w:val="superscript"/>
        </w:rPr>
        <w:footnoteReference w:id="612"/>
      </w:r>
      <w:r>
        <w:rPr>
          <w:rFonts w:ascii="Arial" w:eastAsia="Arial" w:hAnsi="Arial" w:cs="Arial"/>
          <w:color w:val="000000"/>
          <w:sz w:val="24"/>
          <w:szCs w:val="24"/>
        </w:rPr>
        <w:t xml:space="preserve">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Pr>
          <w:rFonts w:ascii="Arial" w:eastAsia="Arial" w:hAnsi="Arial" w:cs="Arial"/>
          <w:color w:val="000000"/>
          <w:sz w:val="24"/>
          <w:szCs w:val="24"/>
          <w:vertAlign w:val="superscript"/>
        </w:rPr>
        <w:footnoteReference w:id="613"/>
      </w:r>
      <w:r>
        <w:rPr>
          <w:rFonts w:ascii="Arial" w:eastAsia="Arial" w:hAnsi="Arial" w:cs="Arial"/>
          <w:color w:val="000000"/>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Pr>
          <w:rFonts w:ascii="Arial" w:eastAsia="Arial" w:hAnsi="Arial" w:cs="Arial"/>
          <w:color w:val="000000"/>
          <w:sz w:val="24"/>
          <w:szCs w:val="24"/>
          <w:vertAlign w:val="superscript"/>
        </w:rPr>
        <w:footnoteReference w:id="614"/>
      </w:r>
      <w:r>
        <w:rPr>
          <w:rFonts w:ascii="Arial" w:eastAsia="Arial" w:hAnsi="Arial" w:cs="Arial"/>
          <w:color w:val="000000"/>
          <w:sz w:val="24"/>
          <w:szCs w:val="24"/>
        </w:rPr>
        <w:t xml:space="preserve">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Pr>
          <w:rFonts w:ascii="Arial" w:eastAsia="Arial" w:hAnsi="Arial" w:cs="Arial"/>
          <w:color w:val="000000"/>
          <w:sz w:val="24"/>
          <w:szCs w:val="24"/>
          <w:vertAlign w:val="superscript"/>
        </w:rPr>
        <w:footnoteReference w:id="615"/>
      </w:r>
      <w:r>
        <w:rPr>
          <w:rFonts w:ascii="Arial" w:eastAsia="Arial" w:hAnsi="Arial" w:cs="Arial"/>
          <w:color w:val="000000"/>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6DD5E1A6"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Pr>
          <w:rFonts w:ascii="Arial" w:eastAsia="Arial" w:hAnsi="Arial" w:cs="Arial"/>
          <w:color w:val="000000"/>
          <w:sz w:val="24"/>
          <w:szCs w:val="24"/>
          <w:vertAlign w:val="superscript"/>
        </w:rPr>
        <w:footnoteReference w:id="616"/>
      </w:r>
      <w:r>
        <w:rPr>
          <w:rFonts w:ascii="Arial" w:eastAsia="Arial" w:hAnsi="Arial" w:cs="Arial"/>
          <w:color w:val="000000"/>
          <w:sz w:val="24"/>
          <w:szCs w:val="24"/>
        </w:rPr>
        <w:t xml:space="preserve">En el caso Stavropoulos </w:t>
        <w:lastRenderedPageBreak/>
        <w:t>contra Grecia, de 27 de septiembre de 2017, un particular obtuvo una vivienda social tras certificar que no era propietario de otra vivienda en la región.</w:t>
      </w:r>
      <w:r>
        <w:rPr>
          <w:rFonts w:ascii="Arial" w:eastAsia="Arial" w:hAnsi="Arial" w:cs="Arial"/>
          <w:color w:val="000000"/>
          <w:sz w:val="24"/>
          <w:szCs w:val="24"/>
          <w:vertAlign w:val="superscript"/>
        </w:rPr>
        <w:footnoteReference w:id="617"/>
      </w:r>
      <w:r>
        <w:rPr>
          <w:rFonts w:ascii="Arial" w:eastAsia="Arial" w:hAnsi="Arial" w:cs="Arial"/>
          <w:color w:val="000000"/>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Pr>
          <w:rFonts w:ascii="Arial" w:eastAsia="Arial" w:hAnsi="Arial" w:cs="Arial"/>
          <w:color w:val="000000"/>
          <w:sz w:val="24"/>
          <w:szCs w:val="24"/>
          <w:vertAlign w:val="superscript"/>
        </w:rPr>
        <w:footnoteReference w:id="618"/>
      </w:r>
      <w:r>
        <w:rPr>
          <w:rFonts w:ascii="Arial" w:eastAsia="Arial" w:hAnsi="Arial" w:cs="Arial"/>
          <w:color w:val="000000"/>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Pr>
          <w:rFonts w:ascii="Arial" w:eastAsia="Arial" w:hAnsi="Arial" w:cs="Arial"/>
          <w:color w:val="000000"/>
          <w:sz w:val="24"/>
          <w:szCs w:val="24"/>
          <w:vertAlign w:val="superscript"/>
        </w:rPr>
        <w:footnoteReference w:id="619"/>
      </w:r>
      <w:r>
        <w:rPr>
          <w:rFonts w:ascii="Arial" w:eastAsia="Arial" w:hAnsi="Arial" w:cs="Arial"/>
          <w:color w:val="000000"/>
          <w:sz w:val="24"/>
          <w:szCs w:val="24"/>
        </w:rPr>
        <w:t xml:space="preserve">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Pr>
          <w:rFonts w:ascii="Arial" w:eastAsia="Arial" w:hAnsi="Arial" w:cs="Arial"/>
          <w:color w:val="000000"/>
          <w:sz w:val="24"/>
          <w:szCs w:val="24"/>
          <w:vertAlign w:val="superscript"/>
        </w:rPr>
        <w:footnoteReference w:id="620"/>
      </w:r>
      <w:r>
        <w:rPr>
          <w:rFonts w:ascii="Arial" w:eastAsia="Arial" w:hAnsi="Arial" w:cs="Arial"/>
          <w:color w:val="000000"/>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44BC7702"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La gravedad de la condena falsa no es la única razón que incide en la altura del umbral. Ferrer Beltrán propone una lista abierta de seis razones, advirtiendo que no ofrece resultados objetivos porque expresa preferencias políticas.</w:t>
      </w:r>
      <w:r>
        <w:rPr>
          <w:rFonts w:ascii="Arial" w:eastAsia="Arial" w:hAnsi="Arial" w:cs="Arial"/>
          <w:color w:val="000000"/>
          <w:sz w:val="24"/>
          <w:szCs w:val="24"/>
          <w:vertAlign w:val="superscript"/>
        </w:rPr>
        <w:footnoteReference w:id="621"/>
      </w:r>
      <w:r>
        <w:rPr>
          <w:rFonts w:ascii="Arial" w:eastAsia="Arial" w:hAnsi="Arial" w:cs="Arial"/>
          <w:color w:val="000000"/>
          <w:sz w:val="24"/>
          <w:szCs w:val="24"/>
        </w:rPr>
        <w:t xml:space="preserve">La segunda razón es el coste de las absoluciones falsas, que puede incluir la continuación de un daño, como en el caso de una empresa minera absuelta erróneamente de contaminar un acuífero.</w:t>
      </w:r>
      <w:r>
        <w:rPr>
          <w:rFonts w:ascii="Arial" w:eastAsia="Arial" w:hAnsi="Arial" w:cs="Arial"/>
          <w:color w:val="000000"/>
          <w:sz w:val="24"/>
          <w:szCs w:val="24"/>
          <w:vertAlign w:val="superscript"/>
        </w:rPr>
        <w:footnoteReference w:id="622"/>
      </w:r>
      <w:r>
        <w:rPr>
          <w:rFonts w:ascii="Arial" w:eastAsia="Arial" w:hAnsi="Arial" w:cs="Arial"/>
          <w:color w:val="000000"/>
          <w:sz w:val="24"/>
          <w:szCs w:val="24"/>
        </w:rPr>
        <w:t xml:space="preserve"> La tercera son las dificultades probatorias del tipo de casos, que pueden justificar un descenso del umbral para evitar que la norma se vuelva inaplicable, como ocurre en los delitos de corrupción.</w:t>
      </w:r>
      <w:r>
        <w:rPr>
          <w:rFonts w:ascii="Arial" w:eastAsia="Arial" w:hAnsi="Arial" w:cs="Arial"/>
          <w:color w:val="000000"/>
          <w:sz w:val="24"/>
          <w:szCs w:val="24"/>
          <w:vertAlign w:val="superscript"/>
        </w:rPr>
        <w:footnoteReference w:id="623"/>
      </w:r>
      <w:r>
        <w:rPr>
          <w:rFonts w:ascii="Arial" w:eastAsia="Arial" w:hAnsi="Arial" w:cs="Arial"/>
          <w:color w:val="000000"/>
          <w:sz w:val="24"/>
          <w:szCs w:val="24"/>
        </w:rPr>
        <w:t xml:space="preserve"> La cuarta es la incidencia de otras reglas que distribuyen el riesgo, como las cargas de la prueba y las presunciones.</w:t>
      </w:r>
      <w:r>
        <w:rPr>
          <w:rFonts w:ascii="Arial" w:eastAsia="Arial" w:hAnsi="Arial" w:cs="Arial"/>
          <w:color w:val="000000"/>
          <w:sz w:val="24"/>
          <w:szCs w:val="24"/>
          <w:vertAlign w:val="superscript"/>
        </w:rPr>
        <w:footnoteReference w:id="624"/>
      </w:r>
      <w:r>
        <w:rPr>
          <w:rFonts w:ascii="Arial" w:eastAsia="Arial" w:hAnsi="Arial" w:cs="Arial"/>
          <w:color w:val="000000"/>
          <w:sz w:val="24"/>
          <w:szCs w:val="24"/>
        </w:rPr>
        <w:t xml:space="preserve"> La quinta es la distribución de poder entre las partes, que ya no coincide con la dicotomía entre proceso penal y civil.</w:t>
      </w:r>
      <w:r>
        <w:rPr>
          <w:rFonts w:ascii="Arial" w:eastAsia="Arial" w:hAnsi="Arial" w:cs="Arial"/>
          <w:color w:val="000000"/>
          <w:sz w:val="24"/>
          <w:szCs w:val="24"/>
          <w:vertAlign w:val="superscript"/>
        </w:rPr>
        <w:footnoteReference w:id="625"/>
      </w:r>
      <w:r>
        <w:rPr>
          <w:rFonts w:ascii="Arial" w:eastAsia="Arial" w:hAnsi="Arial" w:cs="Arial"/>
          <w:color w:val="000000"/>
          <w:sz w:val="24"/>
          <w:szCs w:val="24"/>
        </w:rPr>
        <w:t xml:space="preserve"> La sexta es la etapa del proceso, pues el umbral debe ser más bajo cuanto más cerca se esté del inicio.</w:t>
      </w:r>
      <w:r>
        <w:rPr>
          <w:rFonts w:ascii="Arial" w:eastAsia="Arial" w:hAnsi="Arial" w:cs="Arial"/>
          <w:color w:val="000000"/>
          <w:sz w:val="24"/>
          <w:szCs w:val="24"/>
          <w:vertAlign w:val="superscript"/>
        </w:rPr>
        <w:footnoteReference w:id="626"/>
      </w:r>
      <w:r>
        <w:rPr>
          <w:rFonts w:ascii="Arial" w:eastAsia="Arial" w:hAnsi="Arial" w:cs="Arial"/>
          <w:color w:val="000000"/>
          <w:sz w:val="24"/>
          <w:szCs w:val="24"/>
        </w:rPr>
        <w:t xml:space="preserve"> El autor reconoce que las razones pueden entrar en conflicto, como cuando a tipos de casos de difícil prueba se les asignan consecuencias graves, y que no existe un método objetivo para ponderarlas.</w:t>
      </w:r>
      <w:r>
        <w:rPr>
          <w:rFonts w:ascii="Arial" w:eastAsia="Arial" w:hAnsi="Arial" w:cs="Arial"/>
          <w:color w:val="000000"/>
          <w:sz w:val="24"/>
          <w:szCs w:val="24"/>
          <w:vertAlign w:val="superscript"/>
        </w:rPr>
        <w:footnoteReference w:id="627"/>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spacing w:before="0" w:after="0" w:line="240" w:lineRule="auto"/>
              <w:ind w:left="113" w:hanging="113"/>
              <w:jc w:val="left"/>
            </w:pPr>
            <w:r>
              <w:rPr>
                <w:rFonts w:ascii="Arial" w:eastAsia="Arial" w:hAnsi="Arial" w:cs="Arial"/>
                <w:b/>
                <w:bCs/>
                <w:color w:val="000000"/>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spacing w:before="0" w:after="0" w:line="240" w:lineRule="auto"/>
              <w:ind w:left="113" w:hanging="113"/>
              <w:jc w:val="left"/>
            </w:pPr>
            <w:r>
              <w:rPr>
                <w:rFonts w:ascii="Arial" w:eastAsia="Arial" w:hAnsi="Arial" w:cs="Arial"/>
                <w:b/>
                <w:bCs/>
                <w:color w:val="000000"/>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spacing w:before="0" w:after="0" w:line="240" w:lineRule="auto"/>
              <w:ind w:left="113" w:hanging="113"/>
              <w:jc w:val="left"/>
            </w:pPr>
            <w:r>
              <w:rPr>
                <w:rFonts w:ascii="Arial" w:eastAsia="Arial" w:hAnsi="Arial" w:cs="Arial"/>
                <w:b/>
                <w:bCs/>
                <w:color w:val="000000"/>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169 y 170</w:t>
            </w:r>
          </w:p>
        </w:tc>
      </w:tr>
    </w:tbl>
    <w:p w14:paraId="18400E6B" w14:textId="77777777" w:rsidR="00E17078" w:rsidRPr="00E17078" w:rsidRDefault="00E17078" w:rsidP="00E17078">
      <w:pPr>
        <w:spacing w:before="0" w:after="0" w:line="360" w:lineRule="auto"/>
        <w:ind w:firstLine="0"/>
        <w:jc w:val="both"/>
      </w:pPr>
      <w:r>
        <w:rPr>
          <w:rFonts w:ascii="Arial" w:eastAsia="Arial" w:hAnsi="Arial" w:cs="Arial"/>
          <w:color w:val="000000"/>
          <w:sz w:val="20"/>
          <w:szCs w:val="20"/>
        </w:rPr>
        <w:t xml:space="preserve">Tabla 1. Razones para fijar el nivel de exigencia del estándar de prueba. Elaboración propia con base en Ferrer Beltrán, </w:t>
      </w:r>
      <w:r>
        <w:rPr>
          <w:rFonts w:ascii="Arial" w:eastAsia="Arial" w:hAnsi="Arial" w:cs="Arial"/>
          <w:i/>
          <w:iCs/>
          <w:color w:val="000000"/>
          <w:sz w:val="20"/>
          <w:szCs w:val="20"/>
        </w:rPr>
        <w:t>Prueba sin convicción</w:t>
      </w:r>
      <w:r>
        <w:rPr>
          <w:rFonts w:ascii="Arial" w:eastAsia="Arial" w:hAnsi="Arial" w:cs="Arial"/>
          <w:color w:val="000000"/>
          <w:sz w:val="20"/>
          <w:szCs w:val="20"/>
        </w:rPr>
        <w:t>, pp. 154-170.</w:t>
      </w:r>
    </w:p>
    <w:p>
      <w:pPr>
        <w:spacing w:before="0" w:after="0" w:line="360" w:lineRule="auto"/>
        <w:jc w:val="left"/>
      </w:pPr>
    </w:p>
    <w:p w14:paraId="0304649D"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 xml:space="preserve">El derecho mexicano ya contiene ejemplos de umbrales diferenciados por tipo de decisión. El </w:t>
      </w:r>
      <w:r>
        <w:rPr>
          <w:rFonts w:ascii="Arial" w:eastAsia="Arial" w:hAnsi="Arial" w:cs="Arial"/>
          <w:i/>
          <w:iCs/>
          <w:color w:val="000000"/>
          <w:sz w:val="24"/>
          <w:szCs w:val="24"/>
        </w:rPr>
        <w:t xml:space="preserve">Código Nacional de Procedimientos Penales</w:t>
      </w:r>
      <w:r>
        <w:rPr>
          <w:rFonts w:ascii="Arial" w:eastAsia="Arial" w:hAnsi="Arial" w:cs="Arial"/>
          <w:color w:val="000000"/>
          <w:sz w:val="24"/>
          <w:szCs w:val="24"/>
        </w:rPr>
        <w:t xml:space="preserve"> exige, para ordenar la aprehensión y para vincular a proceso, datos que establezcan el hecho y la probabilidad de que el imputado lo cometió o participó en su comisión.</w:t>
      </w:r>
      <w:r>
        <w:rPr>
          <w:rFonts w:ascii="Arial" w:eastAsia="Arial" w:hAnsi="Arial" w:cs="Arial"/>
          <w:color w:val="000000"/>
          <w:sz w:val="24"/>
          <w:szCs w:val="24"/>
          <w:vertAlign w:val="superscript"/>
        </w:rPr>
        <w:footnoteReference w:id="628"/>
      </w:r>
      <w:r>
        <w:rPr>
          <w:rFonts w:ascii="Arial" w:eastAsia="Arial" w:hAnsi="Arial" w:cs="Arial"/>
          <w:color w:val="000000"/>
          <w:sz w:val="24"/>
          <w:szCs w:val="24"/>
        </w:rPr>
        <w:t xml:space="preserve">Para la sentencia condenatoria exige, en cambio, la convicción de la culpabilidad más allá de toda duda razonable.</w:t>
      </w:r>
      <w:r>
        <w:rPr>
          <w:rFonts w:ascii="Arial" w:eastAsia="Arial" w:hAnsi="Arial" w:cs="Arial"/>
          <w:color w:val="000000"/>
          <w:sz w:val="24"/>
          <w:szCs w:val="24"/>
          <w:vertAlign w:val="superscript"/>
        </w:rPr>
        <w:footnoteReference w:id="629"/>
      </w:r>
      <w:r>
        <w:rPr>
          <w:rFonts w:ascii="Arial" w:eastAsia="Arial" w:hAnsi="Arial" w:cs="Arial"/>
          <w:color w:val="000000"/>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Pr>
          <w:rFonts w:ascii="Arial" w:eastAsia="Arial" w:hAnsi="Arial" w:cs="Arial"/>
          <w:color w:val="000000"/>
          <w:sz w:val="24"/>
          <w:szCs w:val="24"/>
          <w:vertAlign w:val="superscript"/>
        </w:rPr>
        <w:footnoteReference w:id="630"/>
      </w:r>
    </w:p>
    <w:p w14:paraId="295B9210"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lastRenderedPageBreak/>
        <w:t>un culpable.</w:t>
      </w:r>
      <w:r>
        <w:rPr>
          <w:rFonts w:ascii="Arial" w:eastAsia="Arial" w:hAnsi="Arial" w:cs="Arial"/>
          <w:color w:val="000000"/>
          <w:sz w:val="24"/>
          <w:szCs w:val="24"/>
          <w:vertAlign w:val="superscript"/>
        </w:rPr>
        <w:footnoteReference w:id="631"/>
      </w:r>
      <w:r>
        <w:rPr>
          <w:rFonts w:ascii="Arial" w:eastAsia="Arial" w:hAnsi="Arial" w:cs="Arial"/>
          <w:color w:val="000000"/>
          <w:sz w:val="24"/>
          <w:szCs w:val="24"/>
        </w:rPr>
        <w:t xml:space="preserve">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Pr>
          <w:rFonts w:ascii="Arial" w:eastAsia="Arial" w:hAnsi="Arial" w:cs="Arial"/>
          <w:color w:val="000000"/>
          <w:sz w:val="24"/>
          <w:szCs w:val="24"/>
          <w:vertAlign w:val="superscript"/>
        </w:rPr>
        <w:footnoteReference w:id="632"/>
      </w:r>
      <w:r>
        <w:rPr>
          <w:rFonts w:ascii="Arial" w:eastAsia="Arial" w:hAnsi="Arial" w:cs="Arial"/>
          <w:color w:val="000000"/>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Pr>
          <w:rFonts w:ascii="Arial" w:eastAsia="Arial" w:hAnsi="Arial" w:cs="Arial"/>
          <w:color w:val="000000"/>
          <w:sz w:val="24"/>
          <w:szCs w:val="24"/>
          <w:vertAlign w:val="superscript"/>
        </w:rPr>
        <w:footnoteReference w:id="633"/>
      </w:r>
      <w:r>
        <w:rPr>
          <w:rFonts w:ascii="Arial" w:eastAsia="Arial" w:hAnsi="Arial" w:cs="Arial"/>
          <w:color w:val="000000"/>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Pr>
          <w:rFonts w:ascii="Arial" w:eastAsia="Arial" w:hAnsi="Arial" w:cs="Arial"/>
          <w:color w:val="000000"/>
          <w:sz w:val="24"/>
          <w:szCs w:val="24"/>
          <w:vertAlign w:val="superscript"/>
        </w:rPr>
        <w:footnoteReference w:id="634"/>
      </w:r>
      <w:r>
        <w:rPr>
          <w:rFonts w:ascii="Arial" w:eastAsia="Arial" w:hAnsi="Arial" w:cs="Arial"/>
          <w:color w:val="000000"/>
          <w:sz w:val="24"/>
          <w:szCs w:val="24"/>
        </w:rPr>
        <w:t xml:space="preserve">Esa gravedad es real. Deriva de la afectación de los votos de la ciudadanía y no de la protección de un individuo frente al poder punitivo.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Pr>
          <w:rFonts w:ascii="Arial" w:eastAsia="Arial" w:hAnsi="Arial" w:cs="Arial"/>
          <w:color w:val="000000"/>
          <w:sz w:val="24"/>
          <w:szCs w:val="24"/>
          <w:vertAlign w:val="superscript"/>
        </w:rPr>
        <w:footnoteReference w:id="635"/>
      </w:r>
      <w:r>
        <w:rPr>
          <w:rFonts w:ascii="Arial" w:eastAsia="Arial" w:hAnsi="Arial" w:cs="Arial"/>
          <w:color w:val="000000"/>
          <w:sz w:val="24"/>
          <w:szCs w:val="24"/>
        </w:rPr>
        <w:t xml:space="preserve"> Ni la asimetría penal ni la simetría civil pueden, por tanto, trasladarse sin una ponderación propia de la materia electoral.</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spacing w:before="0" w:after="0" w:line="240" w:lineRule="auto"/>
              <w:ind w:left="113" w:hanging="113"/>
              <w:jc w:val="left"/>
            </w:pPr>
            <w:r>
              <w:rPr>
                <w:rFonts w:ascii="Arial" w:eastAsia="Arial" w:hAnsi="Arial" w:cs="Arial"/>
                <w:b/>
                <w:bCs/>
                <w:color w:val="000000"/>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spacing w:before="0" w:after="0" w:line="240" w:lineRule="auto"/>
              <w:ind w:left="113" w:hanging="113"/>
              <w:jc w:val="left"/>
            </w:pPr>
            <w:r>
              <w:rPr>
                <w:rFonts w:ascii="Arial" w:eastAsia="Arial" w:hAnsi="Arial" w:cs="Arial"/>
                <w:b/>
                <w:bCs/>
                <w:color w:val="000000"/>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spacing w:before="0" w:after="0" w:line="240" w:lineRule="auto"/>
              <w:ind w:left="113" w:hanging="113"/>
              <w:jc w:val="left"/>
            </w:pPr>
            <w:r>
              <w:rPr>
                <w:rFonts w:ascii="Arial" w:eastAsia="Arial" w:hAnsi="Arial" w:cs="Arial"/>
                <w:b/>
                <w:bCs/>
                <w:color w:val="000000"/>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spacing w:before="0" w:after="0" w:line="240" w:lineRule="auto"/>
              <w:ind w:left="113" w:hanging="113"/>
              <w:jc w:val="left"/>
            </w:pPr>
            <w:r>
              <w:rPr>
                <w:rFonts w:ascii="Arial" w:eastAsia="Arial" w:hAnsi="Arial" w:cs="Arial"/>
                <w:b/>
                <w:bCs/>
                <w:color w:val="000000"/>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Indisponible, por afectar bienes de la ciudadanía</w:t>
            </w:r>
          </w:p>
        </w:tc>
      </w:tr>
    </w:tbl>
    <w:p w14:paraId="5BF0F889" w14:textId="77777777" w:rsidR="00E17078" w:rsidRPr="00E17078" w:rsidRDefault="00E17078" w:rsidP="00E17078">
      <w:pPr>
        <w:spacing w:before="0" w:after="0" w:line="360" w:lineRule="auto"/>
        <w:ind w:firstLine="0"/>
        <w:jc w:val="both"/>
      </w:pPr>
      <w:r>
        <w:rPr>
          <w:rFonts w:ascii="Arial" w:eastAsia="Arial" w:hAnsi="Arial" w:cs="Arial"/>
          <w:color w:val="000000"/>
          <w:sz w:val="20"/>
          <w:szCs w:val="20"/>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Pr>
          <w:rFonts w:ascii="Arial" w:eastAsia="Arial" w:hAnsi="Arial" w:cs="Arial"/>
          <w:i/>
          <w:iCs/>
          <w:color w:val="000000"/>
          <w:sz w:val="20"/>
          <w:szCs w:val="20"/>
        </w:rPr>
        <w:t>Prueba sin convicción</w:t>
      </w:r>
      <w:r>
        <w:rPr>
          <w:rFonts w:ascii="Arial" w:eastAsia="Arial" w:hAnsi="Arial" w:cs="Arial"/>
          <w:color w:val="000000"/>
          <w:sz w:val="20"/>
          <w:szCs w:val="20"/>
        </w:rPr>
        <w:t>, p. 64, y SUP-JIN-194/2025, párrafo 45.</w:t>
      </w:r>
    </w:p>
    <w:p>
      <w:pPr>
        <w:spacing w:before="0" w:after="0" w:line="360" w:lineRule="auto"/>
        <w:jc w:val="left"/>
      </w:pPr>
    </w:p>
    <w:p w14:paraId="0CFA648F"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Pr>
          <w:rFonts w:ascii="Arial" w:eastAsia="Arial" w:hAnsi="Arial" w:cs="Arial"/>
          <w:color w:val="000000"/>
          <w:sz w:val="24"/>
          <w:szCs w:val="24"/>
          <w:vertAlign w:val="superscript"/>
        </w:rPr>
        <w:footnoteReference w:id="636"/>
      </w:r>
      <w:r>
        <w:rPr>
          <w:rFonts w:ascii="Arial" w:eastAsia="Arial" w:hAnsi="Arial" w:cs="Arial"/>
          <w:color w:val="000000"/>
          <w:sz w:val="24"/>
          <w:szCs w:val="24"/>
        </w:rPr>
        <w:t xml:space="preserve">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lastRenderedPageBreak/>
        <w:t>Beltrán critica. Por ello, esa ponderación debe realizarse en el momento del diseño normativo y no en el de la aplicación.</w:t>
      </w:r>
    </w:p>
    <w:p w14:paraId="22794822"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r>
      <w:del w:id="950020" w:author="Claude (humanizer)" w:date="2026-09-26T00:00:00Z">
        <w:r>
          <w:rPr>
            <w:rFonts w:ascii="Arial" w:eastAsia="Arial" w:hAnsi="Arial" w:cs="Arial"/>
            <w:color w:val="000000"/>
            <w:sz w:val="24"/>
            <w:szCs w:val="24"/>
          </w:rPr>
          <w:delText xml:space="preserve">En síntesis, d</w:delText>
        </w:r>
      </w:del>
      <w:ins w:id="950021" w:author="Claude (humanizer)" w:date="2026-09-26T00:00:00Z">
        <w:r>
          <w:rPr>
            <w:rFonts w:ascii="Arial" w:eastAsia="Arial" w:hAnsi="Arial" w:cs="Arial"/>
            <w:color w:val="000000"/>
            <w:sz w:val="24"/>
            <w:szCs w:val="24"/>
          </w:rPr>
          <w:t xml:space="preserve">D</w:t>
        </w:r>
      </w:ins>
      <w:r>
        <w:rPr>
          <w:rFonts w:ascii="Arial" w:eastAsia="Arial" w:hAnsi="Arial" w:cs="Arial"/>
          <w:color w:val="000000"/>
          <w:sz w:val="24"/>
          <w:szCs w:val="24"/>
        </w:rPr>
        <w:t xml:space="preserve">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Pr>
          <w:rFonts w:ascii="Arial" w:eastAsia="Arial" w:hAnsi="Arial" w:cs="Arial"/>
          <w:color w:val="000000"/>
          <w:sz w:val="24"/>
          <w:szCs w:val="24"/>
          <w:vertAlign w:val="superscript"/>
        </w:rPr>
        <w:footnoteReference w:id="637"/>
      </w:r>
      <w:r>
        <w:rPr>
          <w:rFonts w:ascii="Arial" w:eastAsia="Arial" w:hAnsi="Arial" w:cs="Arial"/>
          <w:color w:val="000000"/>
          <w:sz w:val="24"/>
          <w:szCs w:val="24"/>
        </w:rPr>
        <w:t xml:space="preserve">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pPr>
        <w:spacing w:before="0" w:after="0" w:line="360" w:lineRule="auto"/>
        <w:jc w:val="left"/>
      </w:pPr>
    </w:p>
    <w:p>
      <w:pPr>
        <w:pStyle w:val="Ttulo2"/>
        <w:keepNext/>
        <w:spacing w:before="0" w:after="0" w:line="360" w:lineRule="auto"/>
        <w:ind w:left="567" w:hanging="284"/>
        <w:jc w:val="left"/>
      </w:pPr>
      <w:r>
        <w:rPr>
          <w:rFonts w:ascii="Arial" w:eastAsia="Arial" w:hAnsi="Arial" w:cs="Arial"/>
          <w:color w:val="000000"/>
          <w:sz w:val="24"/>
          <w:szCs w:val="24"/>
        </w:rPr>
        <w:t xml:space="preserve">4.3. </w:t>
      </w:r>
      <w:r>
        <w:rPr>
          <w:rFonts w:ascii="Arial" w:eastAsia="Arial" w:hAnsi="Arial" w:cs="Arial"/>
          <w:i/>
          <w:iCs/>
          <w:color w:val="000000"/>
          <w:sz w:val="24"/>
          <w:szCs w:val="24"/>
        </w:rPr>
        <w:t xml:space="preserve">Los bienes en juego propios del contencioso electoral mexicano</w:t>
      </w:r>
    </w:p>
    <w:p>
      <w:pPr>
        <w:spacing w:before="0" w:after="0" w:line="360" w:lineRule="auto"/>
        <w:jc w:val="left"/>
      </w:pPr>
    </w:p>
    <w:p w14:paraId="07D4D36D" w14:textId="77777777" w:rsidR="00E17078" w:rsidRPr="00E17078" w:rsidRDefault="00E17078" w:rsidP="00E17078">
      <w:pPr>
        <w:spacing w:before="0" w:after="0" w:line="360" w:lineRule="auto"/>
        <w:ind w:firstLine="0"/>
        <w:jc w:val="both"/>
      </w:pPr>
      <w:r>
        <w:rPr>
          <w:rFonts w:ascii="Arial" w:eastAsia="Arial" w:hAnsi="Arial" w:cs="Arial"/>
          <w:color w:val="000000"/>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56507BF9"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Pr>
          <w:rFonts w:ascii="Arial" w:eastAsia="Arial" w:hAnsi="Arial" w:cs="Arial"/>
          <w:color w:val="000000"/>
          <w:sz w:val="24"/>
          <w:szCs w:val="24"/>
          <w:vertAlign w:val="superscript"/>
        </w:rPr>
        <w:footnoteReference w:id="638"/>
      </w:r>
      <w:r>
        <w:rPr>
          <w:rFonts w:ascii="Arial" w:eastAsia="Arial" w:hAnsi="Arial" w:cs="Arial"/>
          <w:color w:val="000000"/>
          <w:sz w:val="24"/>
          <w:szCs w:val="24"/>
        </w:rPr>
        <w:t xml:space="preserve">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Pr>
          <w:rFonts w:ascii="Arial" w:eastAsia="Arial" w:hAnsi="Arial" w:cs="Arial"/>
          <w:color w:val="000000"/>
          <w:sz w:val="24"/>
          <w:szCs w:val="24"/>
          <w:vertAlign w:val="superscript"/>
        </w:rPr>
        <w:footnoteReference w:id="639"/>
      </w:r>
      <w:r>
        <w:rPr>
          <w:rFonts w:ascii="Arial" w:eastAsia="Arial" w:hAnsi="Arial" w:cs="Arial"/>
          <w:color w:val="000000"/>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Pr>
          <w:rFonts w:ascii="Arial" w:eastAsia="Arial" w:hAnsi="Arial" w:cs="Arial"/>
          <w:color w:val="000000"/>
          <w:sz w:val="24"/>
          <w:szCs w:val="24"/>
          <w:vertAlign w:val="superscript"/>
        </w:rPr>
        <w:footnoteReference w:id="640"/>
      </w:r>
      <w:r>
        <w:rPr>
          <w:rFonts w:ascii="Arial" w:eastAsia="Arial" w:hAnsi="Arial" w:cs="Arial"/>
          <w:color w:val="000000"/>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175A0843"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El primer bien en juego es la certeza sobre el resultado de la elección. La Constitución establece la certeza como principio rector de la función estatal electoral que ejerce el Instituto Nacional Electoral.</w:t>
      </w:r>
      <w:r>
        <w:rPr>
          <w:rFonts w:ascii="Arial" w:eastAsia="Arial" w:hAnsi="Arial" w:cs="Arial"/>
          <w:color w:val="000000"/>
          <w:sz w:val="24"/>
          <w:szCs w:val="24"/>
          <w:vertAlign w:val="superscript"/>
        </w:rPr>
        <w:footnoteReference w:id="641"/>
      </w:r>
      <w:r>
        <w:rPr>
          <w:rFonts w:ascii="Arial" w:eastAsia="Arial" w:hAnsi="Arial" w:cs="Arial"/>
          <w:color w:val="000000"/>
          <w:sz w:val="24"/>
          <w:szCs w:val="24"/>
        </w:rPr>
        <w:t xml:space="preserve">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Pr>
          <w:rFonts w:ascii="Arial" w:eastAsia="Arial" w:hAnsi="Arial" w:cs="Arial"/>
          <w:color w:val="000000"/>
          <w:sz w:val="24"/>
          <w:szCs w:val="24"/>
          <w:vertAlign w:val="superscript"/>
        </w:rPr>
        <w:footnoteReference w:id="642"/>
      </w:r>
      <w:r>
        <w:rPr>
          <w:rFonts w:ascii="Arial" w:eastAsia="Arial" w:hAnsi="Arial" w:cs="Arial"/>
          <w:color w:val="000000"/>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Pr>
          <w:rFonts w:ascii="Arial" w:eastAsia="Arial" w:hAnsi="Arial" w:cs="Arial"/>
          <w:color w:val="000000"/>
          <w:sz w:val="24"/>
          <w:szCs w:val="24"/>
          <w:vertAlign w:val="superscript"/>
        </w:rPr>
        <w:footnoteReference w:id="643"/>
      </w:r>
      <w:r>
        <w:rPr>
          <w:rFonts w:ascii="Arial" w:eastAsia="Arial" w:hAnsi="Arial" w:cs="Arial"/>
          <w:color w:val="000000"/>
          <w:sz w:val="24"/>
          <w:szCs w:val="24"/>
        </w:rPr>
        <w:t xml:space="preserve"> La certeza tiene, por tanto, dos dimensiones </w:t>
      </w:r>
      <w:del w:id="950024" w:author="Claude (humanizer)" w:date="2026-09-26T00:00:00Z">
        <w:r>
          <w:rPr>
            <w:rFonts w:ascii="Arial" w:eastAsia="Arial" w:hAnsi="Arial" w:cs="Arial"/>
            <w:color w:val="000000"/>
            <w:sz w:val="24"/>
            <w:szCs w:val="24"/>
          </w:rPr>
          <w:delText xml:space="preserve">que conviene distinguir</w:delText>
        </w:r>
      </w:del>
      <w:ins w:id="950025" w:author="Claude (humanizer)" w:date="2026-09-26T00:00:00Z">
        <w:r>
          <w:rPr>
            <w:rFonts w:ascii="Arial" w:eastAsia="Arial" w:hAnsi="Arial" w:cs="Arial"/>
            <w:color w:val="000000"/>
            <w:sz w:val="24"/>
            <w:szCs w:val="24"/>
          </w:rPr>
          <w:t xml:space="preserve">distintas</w:t>
        </w:r>
      </w:ins>
      <w:r>
        <w:rPr>
          <w:rFonts w:ascii="Arial" w:eastAsia="Arial" w:hAnsi="Arial" w:cs="Arial"/>
          <w:color w:val="000000"/>
          <w:sz w:val="24"/>
          <w:szCs w:val="24"/>
        </w:rPr>
        <w:t xml:space="preserve">. La primera es la fidelidad del resultado respecto de la voluntad expresada en las urnas. La segunda es la firmeza y prontitud con que la ciudadanía conoce quién resultó electo, dimensión que se vincula con la definitividad de las etapas del proceso electoral.</w:t>
      </w:r>
      <w:r>
        <w:rPr>
          <w:rFonts w:ascii="Arial" w:eastAsia="Arial" w:hAnsi="Arial" w:cs="Arial"/>
          <w:color w:val="000000"/>
          <w:sz w:val="24"/>
          <w:szCs w:val="24"/>
          <w:vertAlign w:val="superscript"/>
        </w:rPr>
        <w:footnoteReference w:id="644"/>
      </w:r>
      <w:r>
        <w:rPr>
          <w:rFonts w:ascii="Arial" w:eastAsia="Arial" w:hAnsi="Arial" w:cs="Arial"/>
          <w:color w:val="000000"/>
          <w:sz w:val="24"/>
          <w:szCs w:val="24"/>
        </w:rPr>
        <w:t xml:space="preserve"> La ley de medios expresa esa segunda dimensión al disponer que las elecciones no impugnadas en tiempo y forma se consideran válidas, definitivas e inatacables.</w:t>
      </w:r>
      <w:r>
        <w:rPr>
          <w:rFonts w:ascii="Arial" w:eastAsia="Arial" w:hAnsi="Arial" w:cs="Arial"/>
          <w:color w:val="000000"/>
          <w:sz w:val="24"/>
          <w:szCs w:val="24"/>
          <w:vertAlign w:val="superscript"/>
        </w:rPr>
        <w:footnoteReference w:id="645"/>
      </w:r>
      <w:r>
        <w:rPr>
          <w:rFonts w:ascii="Arial" w:eastAsia="Arial" w:hAnsi="Arial" w:cs="Arial"/>
          <w:color w:val="000000"/>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4F09E2EE"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El segundo bien en juego es el derecho al voto. La Constitución reconoce como derecho de la ciudadanía votar en las elecciones populares.</w:t>
      </w:r>
      <w:r>
        <w:rPr>
          <w:rFonts w:ascii="Arial" w:eastAsia="Arial" w:hAnsi="Arial" w:cs="Arial"/>
          <w:color w:val="000000"/>
          <w:sz w:val="24"/>
          <w:szCs w:val="24"/>
          <w:vertAlign w:val="superscript"/>
        </w:rPr>
        <w:footnoteReference w:id="646"/>
      </w:r>
      <w:r>
        <w:rPr>
          <w:rFonts w:ascii="Arial" w:eastAsia="Arial" w:hAnsi="Arial" w:cs="Arial"/>
          <w:color w:val="000000"/>
          <w:sz w:val="24"/>
          <w:szCs w:val="24"/>
        </w:rPr>
        <w:t xml:space="preserve">El artículo 41 dispone que la renovación de los poderes Legislativo y Ejecutivo se realice mediante elecciones libres, auténticas y periódicas.</w:t>
      </w:r>
      <w:r>
        <w:rPr>
          <w:rFonts w:ascii="Arial" w:eastAsia="Arial" w:hAnsi="Arial" w:cs="Arial"/>
          <w:color w:val="000000"/>
          <w:sz w:val="24"/>
          <w:szCs w:val="24"/>
          <w:vertAlign w:val="superscript"/>
        </w:rPr>
        <w:footnoteReference w:id="647"/>
      </w:r>
      <w:r>
        <w:rPr>
          <w:rFonts w:ascii="Arial" w:eastAsia="Arial" w:hAnsi="Arial" w:cs="Arial"/>
          <w:color w:val="000000"/>
          <w:sz w:val="24"/>
          <w:szCs w:val="24"/>
        </w:rPr>
        <w:t xml:space="preserve"> El proyecto de Rodríguez Mondragón vinculó esa disposición con el artículo 23.1 de la </w:t>
      </w:r>
      <w:r>
        <w:rPr>
          <w:rFonts w:ascii="Arial" w:eastAsia="Arial" w:hAnsi="Arial" w:cs="Arial"/>
          <w:i/>
          <w:iCs/>
          <w:color w:val="000000"/>
          <w:sz w:val="24"/>
          <w:szCs w:val="24"/>
        </w:rPr>
        <w:t xml:space="preserve">Convención Americana sobre Derechos Humanos</w:t>
      </w:r>
      <w:r>
        <w:rPr>
          <w:rFonts w:ascii="Arial" w:eastAsia="Arial" w:hAnsi="Arial" w:cs="Arial"/>
          <w:color w:val="000000"/>
          <w:sz w:val="24"/>
          <w:szCs w:val="24"/>
        </w:rPr>
        <w:t xml:space="preserve">, que reconoce el derecho a votar en elecciones periódicas auténticas que garanticen la libre expresión de la voluntad de los electores.</w:t>
      </w:r>
      <w:r>
        <w:rPr>
          <w:rFonts w:ascii="Arial" w:eastAsia="Arial" w:hAnsi="Arial" w:cs="Arial"/>
          <w:color w:val="000000"/>
          <w:sz w:val="24"/>
          <w:szCs w:val="24"/>
          <w:vertAlign w:val="superscript"/>
        </w:rPr>
        <w:footnoteReference w:id="648"/>
      </w:r>
      <w:r>
        <w:rPr>
          <w:rFonts w:ascii="Arial" w:eastAsia="Arial" w:hAnsi="Arial" w:cs="Arial"/>
          <w:color w:val="000000"/>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Pr>
          <w:rFonts w:ascii="Arial" w:eastAsia="Arial" w:hAnsi="Arial" w:cs="Arial"/>
          <w:color w:val="000000"/>
          <w:sz w:val="24"/>
          <w:szCs w:val="24"/>
          <w:vertAlign w:val="superscript"/>
        </w:rPr>
        <w:footnoteReference w:id="649"/>
      </w:r>
      <w:r>
        <w:rPr>
          <w:rFonts w:ascii="Arial" w:eastAsia="Arial" w:hAnsi="Arial" w:cs="Arial"/>
          <w:color w:val="000000"/>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lastRenderedPageBreak/>
        <w:t>mediante violaciones graves afecta a quienes votaron en condiciones de inequidad o de presión, cuyo voto se integró en un resultado alterado por factores ajenos a su libre expresión. La Constitución protege el voto libre emitido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7601C45E"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Pr>
          <w:rFonts w:ascii="Arial" w:eastAsia="Arial" w:hAnsi="Arial" w:cs="Arial"/>
          <w:color w:val="000000"/>
          <w:sz w:val="24"/>
          <w:szCs w:val="24"/>
          <w:vertAlign w:val="superscript"/>
        </w:rPr>
        <w:footnoteReference w:id="650"/>
      </w:r>
      <w:r>
        <w:rPr>
          <w:rFonts w:ascii="Arial" w:eastAsia="Arial" w:hAnsi="Arial" w:cs="Arial"/>
          <w:color w:val="000000"/>
          <w:sz w:val="24"/>
          <w:szCs w:val="24"/>
        </w:rPr>
        <w:t xml:space="preserve">Algunas de esas fechas están fijadas en la propia Constitución, como el inicio del encargo presidencial el 1o. de octubre.</w:t>
      </w:r>
      <w:r>
        <w:rPr>
          <w:rFonts w:ascii="Arial" w:eastAsia="Arial" w:hAnsi="Arial" w:cs="Arial"/>
          <w:color w:val="000000"/>
          <w:sz w:val="24"/>
          <w:szCs w:val="24"/>
          <w:vertAlign w:val="superscript"/>
        </w:rPr>
        <w:footnoteReference w:id="651"/>
      </w:r>
      <w:r>
        <w:rPr>
          <w:rFonts w:ascii="Arial" w:eastAsia="Arial" w:hAnsi="Arial" w:cs="Arial"/>
          <w:color w:val="000000"/>
          <w:sz w:val="24"/>
          <w:szCs w:val="24"/>
        </w:rPr>
        <w:t xml:space="preserve"> En caso de nulidad, la Constitución ordena convocar a una elección extraordinaria, en la que no podrá participar la persona sancionada.</w:t>
      </w:r>
      <w:r>
        <w:rPr>
          <w:rFonts w:ascii="Arial" w:eastAsia="Arial" w:hAnsi="Arial" w:cs="Arial"/>
          <w:color w:val="000000"/>
          <w:sz w:val="24"/>
          <w:szCs w:val="24"/>
          <w:vertAlign w:val="superscript"/>
        </w:rPr>
        <w:footnoteReference w:id="652"/>
      </w:r>
      <w:r>
        <w:rPr>
          <w:rFonts w:ascii="Arial" w:eastAsia="Arial" w:hAnsi="Arial" w:cs="Arial"/>
          <w:color w:val="000000"/>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Pr>
          <w:rFonts w:ascii="Arial" w:eastAsia="Arial" w:hAnsi="Arial" w:cs="Arial"/>
          <w:color w:val="000000"/>
          <w:sz w:val="24"/>
          <w:szCs w:val="24"/>
          <w:vertAlign w:val="superscript"/>
        </w:rPr>
        <w:footnoteReference w:id="653"/>
      </w:r>
      <w:r>
        <w:rPr>
          <w:rFonts w:ascii="Arial" w:eastAsia="Arial" w:hAnsi="Arial" w:cs="Arial"/>
          <w:color w:val="000000"/>
          <w:sz w:val="24"/>
          <w:szCs w:val="24"/>
        </w:rPr>
        <w:t xml:space="preserve">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spacing w:before="0" w:after="0" w:line="240" w:lineRule="auto"/>
              <w:ind w:left="113" w:hanging="113"/>
              <w:jc w:val="left"/>
            </w:pPr>
            <w:r>
              <w:rPr>
                <w:rFonts w:ascii="Arial" w:eastAsia="Arial" w:hAnsi="Arial" w:cs="Arial"/>
                <w:b/>
                <w:bCs/>
                <w:color w:val="000000"/>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spacing w:before="0" w:after="0" w:line="240" w:lineRule="auto"/>
              <w:ind w:left="113" w:hanging="113"/>
              <w:jc w:val="left"/>
            </w:pPr>
            <w:r>
              <w:rPr>
                <w:rFonts w:ascii="Arial" w:eastAsia="Arial" w:hAnsi="Arial" w:cs="Arial"/>
                <w:b/>
                <w:bCs/>
                <w:color w:val="000000"/>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spacing w:before="0" w:after="0" w:line="240" w:lineRule="auto"/>
              <w:ind w:left="113" w:hanging="113"/>
              <w:jc w:val="left"/>
            </w:pPr>
            <w:r>
              <w:rPr>
                <w:rFonts w:ascii="Arial" w:eastAsia="Arial" w:hAnsi="Arial" w:cs="Arial"/>
                <w:b/>
                <w:bCs/>
                <w:color w:val="000000"/>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0" w:after="0" w:line="360" w:lineRule="auto"/>
        <w:ind w:firstLine="0"/>
        <w:jc w:val="both"/>
      </w:pPr>
      <w:r>
        <w:rPr>
          <w:rFonts w:ascii="Arial" w:eastAsia="Arial" w:hAnsi="Arial" w:cs="Arial"/>
          <w:color w:val="000000"/>
          <w:sz w:val="20"/>
          <w:szCs w:val="20"/>
        </w:rPr>
        <w:t>Tabla 1. Bienes en juego en la decisión sobre la validez de una elección. Elaboración propia con base en las disposiciones y criterios citados. La identificación de los tres bienes es una propuesta de esta investigación.</w:t>
      </w:r>
    </w:p>
    <w:p>
      <w:pPr>
        <w:spacing w:before="0" w:after="0" w:line="360" w:lineRule="auto"/>
        <w:jc w:val="left"/>
      </w:pPr>
    </w:p>
    <w:p w14:paraId="24971E26"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spacing w:before="0" w:after="0" w:line="240" w:lineRule="auto"/>
              <w:ind w:left="113" w:hanging="113"/>
              <w:jc w:val="left"/>
            </w:pPr>
            <w:r>
              <w:rPr>
                <w:rFonts w:ascii="Arial" w:eastAsia="Arial" w:hAnsi="Arial" w:cs="Arial"/>
                <w:b/>
                <w:bCs/>
                <w:color w:val="000000"/>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spacing w:before="0" w:after="0" w:line="240" w:lineRule="auto"/>
              <w:ind w:left="113" w:hanging="113"/>
              <w:jc w:val="left"/>
            </w:pPr>
            <w:r>
              <w:rPr>
                <w:rFonts w:ascii="Arial" w:eastAsia="Arial" w:hAnsi="Arial" w:cs="Arial"/>
                <w:b/>
                <w:bCs/>
                <w:color w:val="000000"/>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spacing w:before="0" w:after="0" w:line="240" w:lineRule="auto"/>
              <w:ind w:left="113" w:hanging="113"/>
              <w:jc w:val="left"/>
            </w:pPr>
            <w:r>
              <w:rPr>
                <w:rFonts w:ascii="Arial" w:eastAsia="Arial" w:hAnsi="Arial" w:cs="Arial"/>
                <w:b/>
                <w:bCs/>
                <w:color w:val="000000"/>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spacing w:before="0" w:after="0" w:line="240" w:lineRule="auto"/>
              <w:ind w:left="113" w:hanging="113"/>
              <w:jc w:val="left"/>
            </w:pPr>
            <w:r>
              <w:rPr>
                <w:rFonts w:ascii="Arial" w:eastAsia="Arial" w:hAnsi="Arial" w:cs="Arial"/>
                <w:color w:val="000000"/>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0" w:after="0" w:line="360" w:lineRule="auto"/>
        <w:ind w:firstLine="0"/>
        <w:jc w:val="both"/>
      </w:pPr>
      <w:r>
        <w:rPr>
          <w:rFonts w:ascii="Arial" w:eastAsia="Arial" w:hAnsi="Arial" w:cs="Arial"/>
          <w:color w:val="000000"/>
          <w:sz w:val="20"/>
          <w:szCs w:val="20"/>
        </w:rPr>
        <w:t>Tabla 2. Los dos errores en la decisión sobre la validez de una elección. Elaboración propia. La asignación de bienes a cada error es análisis de esta investigación.</w:t>
      </w:r>
    </w:p>
    <w:p>
      <w:pPr>
        <w:spacing w:before="0" w:after="0" w:line="360" w:lineRule="auto"/>
        <w:jc w:val="left"/>
      </w:pPr>
    </w:p>
    <w:p w14:paraId="0BA881DA"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CFABEA4"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r>
      <w:del w:id="950008" w:author="Claude (humanizer)" w:date="2026-09-26T00:00:00Z">
        <w:r>
          <w:rPr>
            <w:rFonts w:ascii="Arial" w:eastAsia="Arial" w:hAnsi="Arial" w:cs="Arial"/>
            <w:color w:val="000000"/>
            <w:sz w:val="24"/>
            <w:szCs w:val="24"/>
          </w:rPr>
          <w:delText xml:space="preserve">Resta examinar si el ordenamiento declara una preferencia entre ambos errores. </w:delText>
        </w:r>
      </w:del>
      <w:ins w:id="950009" w:author="Claude (humanizer)" w:date="2026-09-26T00:00:00Z">
        <w:r>
          <w:rPr>
            <w:rFonts w:ascii="Arial" w:eastAsia="Arial" w:hAnsi="Arial" w:cs="Arial"/>
            <w:color w:val="000000"/>
            <w:sz w:val="24"/>
            <w:szCs w:val="24"/>
          </w:rPr>
        </w:r>
      </w:ins>
      <w:r>
        <w:rPr>
          <w:rFonts w:ascii="Arial" w:eastAsia="Arial" w:hAnsi="Arial" w:cs="Arial"/>
          <w:color w:val="000000"/>
          <w:sz w:val="24"/>
          <w:szCs w:val="24"/>
        </w:rPr>
        <w:t xml:space="preserve">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Pr>
          <w:rFonts w:ascii="Arial" w:eastAsia="Arial" w:hAnsi="Arial" w:cs="Arial"/>
          <w:color w:val="000000"/>
          <w:sz w:val="24"/>
          <w:szCs w:val="24"/>
          <w:vertAlign w:val="superscript"/>
        </w:rPr>
        <w:footnoteReference w:id="654"/>
      </w:r>
      <w:r>
        <w:rPr>
          <w:rFonts w:ascii="Arial" w:eastAsia="Arial" w:hAnsi="Arial" w:cs="Arial"/>
          <w:color w:val="000000"/>
          <w:sz w:val="24"/>
          <w:szCs w:val="24"/>
        </w:rPr>
        <w:t xml:space="preserve">Según el autor, todas esas reglas están diseñadas para que los errores que se produzcan sean predominantemente absoluciones falsas. El </w:t>
      </w:r>
      <w:r>
        <w:rPr>
          <w:rFonts w:ascii="Arial" w:eastAsia="Arial" w:hAnsi="Arial" w:cs="Arial"/>
          <w:i/>
          <w:iCs/>
          <w:color w:val="000000"/>
          <w:sz w:val="24"/>
          <w:szCs w:val="24"/>
        </w:rPr>
        <w:t xml:space="preserve">Código Nacional de Procedimientos Penales</w:t>
      </w:r>
      <w:r>
        <w:rPr>
          <w:rFonts w:ascii="Arial" w:eastAsia="Arial" w:hAnsi="Arial" w:cs="Arial"/>
          <w:color w:val="000000"/>
          <w:sz w:val="24"/>
          <w:szCs w:val="24"/>
        </w:rPr>
        <w:t xml:space="preserve"> expresa esa preferencia al exigir, para condenar, la convicción de la culpabilidad más allá de toda duda razonable.</w:t>
      </w:r>
      <w:r>
        <w:rPr>
          <w:rFonts w:ascii="Arial" w:eastAsia="Arial" w:hAnsi="Arial" w:cs="Arial"/>
          <w:color w:val="000000"/>
          <w:sz w:val="24"/>
          <w:szCs w:val="24"/>
          <w:vertAlign w:val="superscript"/>
        </w:rPr>
        <w:footnoteReference w:id="655"/>
      </w:r>
      <w:r>
        <w:rPr>
          <w:rFonts w:ascii="Arial" w:eastAsia="Arial" w:hAnsi="Arial" w:cs="Arial"/>
          <w:color w:val="000000"/>
          <w:sz w:val="24"/>
          <w:szCs w:val="24"/>
        </w:rPr>
        <w:t xml:space="preserve"> Ferrer Beltrán advierte que ese enfoque suele atender solo a las condenas falsas y desconocer que las absoluciones falsas también son errores.</w:t>
      </w:r>
      <w:r>
        <w:rPr>
          <w:rFonts w:ascii="Arial" w:eastAsia="Arial" w:hAnsi="Arial" w:cs="Arial"/>
          <w:color w:val="000000"/>
          <w:sz w:val="24"/>
          <w:szCs w:val="24"/>
          <w:vertAlign w:val="superscript"/>
        </w:rPr>
        <w:footnoteReference w:id="656"/>
      </w:r>
      <w:r>
        <w:rPr>
          <w:rFonts w:ascii="Arial" w:eastAsia="Arial" w:hAnsi="Arial" w:cs="Arial"/>
          <w:color w:val="000000"/>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Pr>
          <w:rFonts w:ascii="Arial" w:eastAsia="Arial" w:hAnsi="Arial" w:cs="Arial"/>
          <w:color w:val="000000"/>
          <w:sz w:val="24"/>
          <w:szCs w:val="24"/>
          <w:vertAlign w:val="superscript"/>
        </w:rPr>
        <w:footnoteReference w:id="657"/>
      </w:r>
      <w:r>
        <w:rPr>
          <w:rFonts w:ascii="Arial" w:eastAsia="Arial" w:hAnsi="Arial" w:cs="Arial"/>
          <w:color w:val="000000"/>
          <w:sz w:val="24"/>
          <w:szCs w:val="24"/>
        </w:rPr>
        <w:t xml:space="preserve">La Constitución exige, además, que las violaciones graves, dolosas y determinantes se </w:t>
        <w:lastRenderedPageBreak/>
        <w:t>acrediten de manera objetiva y material.</w:t>
      </w:r>
      <w:r>
        <w:rPr>
          <w:rFonts w:ascii="Arial" w:eastAsia="Arial" w:hAnsi="Arial" w:cs="Arial"/>
          <w:color w:val="000000"/>
          <w:sz w:val="24"/>
          <w:szCs w:val="24"/>
          <w:vertAlign w:val="superscript"/>
        </w:rPr>
        <w:footnoteReference w:id="658"/>
      </w:r>
      <w:r>
        <w:rPr>
          <w:rFonts w:ascii="Arial" w:eastAsia="Arial" w:hAnsi="Arial" w:cs="Arial"/>
          <w:color w:val="000000"/>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Pr>
          <w:rFonts w:ascii="Arial" w:eastAsia="Arial" w:hAnsi="Arial" w:cs="Arial"/>
          <w:color w:val="000000"/>
          <w:sz w:val="24"/>
          <w:szCs w:val="24"/>
          <w:vertAlign w:val="superscript"/>
        </w:rPr>
        <w:footnoteReference w:id="659"/>
      </w:r>
      <w:r>
        <w:rPr>
          <w:rFonts w:ascii="Arial" w:eastAsia="Arial" w:hAnsi="Arial" w:cs="Arial"/>
          <w:color w:val="000000"/>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before="0" w:after="0" w:line="360" w:lineRule="auto"/>
        <w:ind w:firstLine="709"/>
        <w:jc w:val="both"/>
      </w:pPr>
      <w:r>
        <w:rPr>
          <w:rFonts w:ascii="Arial" w:eastAsia="Arial" w:hAnsi="Arial" w:cs="Arial"/>
          <w:color w:val="000000"/>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Pr>
          <w:rFonts w:ascii="Arial" w:eastAsia="Arial" w:hAnsi="Arial" w:cs="Arial"/>
          <w:color w:val="000000"/>
          <w:sz w:val="24"/>
          <w:szCs w:val="24"/>
          <w:vertAlign w:val="superscript"/>
        </w:rPr>
        <w:footnoteReference w:id="660"/>
      </w:r>
      <w:r>
        <w:rPr>
          <w:rFonts w:ascii="Arial" w:eastAsia="Arial" w:hAnsi="Arial" w:cs="Arial"/>
          <w:color w:val="000000"/>
          <w:sz w:val="24"/>
          <w:szCs w:val="24"/>
        </w:rPr>
        <w:t xml:space="preserve">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pPr>
        <w:spacing w:before="0" w:after="0" w:line="360" w:lineRule="auto"/>
      </w:pPr>
      <w:r>
        <w:br w:type="page"/>
      </w: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spacing w:before="0" w:after="0" w:line="360" w:lineRule="auto"/>
        <w:jc w:val="left"/>
      </w:pPr>
    </w:p>
    <w:p>
      <w:pPr>
        <w:pStyle w:val="Ttulo1"/>
        <w:keepNext/>
        <w:spacing w:before="0" w:after="0" w:line="360" w:lineRule="auto"/>
        <w:jc w:val="center"/>
      </w:pPr>
      <w:r>
        <w:rPr>
          <w:rFonts w:ascii="Arial" w:eastAsia="Arial" w:hAnsi="Arial" w:cs="Arial"/>
          <w:b/>
          <w:bCs/>
          <w:color w:val="000000"/>
          <w:sz w:val="24"/>
          <w:szCs w:val="24"/>
        </w:rPr>
        <w:t xml:space="preserve">Capítulo V</w:t>
      </w:r>
    </w:p>
    <w:p>
      <w:pPr>
        <w:pStyle w:val="Ttulo1"/>
        <w:keepNext/>
        <w:spacing w:before="0" w:after="0" w:line="360" w:lineRule="auto"/>
        <w:jc w:val="center"/>
      </w:pPr>
      <w:r>
        <w:rPr>
          <w:rFonts w:ascii="Arial" w:eastAsia="Arial" w:hAnsi="Arial" w:cs="Arial"/>
          <w:b/>
          <w:bCs/>
          <w:color w:val="000000"/>
          <w:sz w:val="24"/>
          <w:szCs w:val="24"/>
        </w:rPr>
        <w:t xml:space="preserve">Propuesta de diseño legislativo de un estándar de prueba para el contencioso electoral mexicano</w:t>
      </w:r>
    </w:p>
    <w:p>
      <w:pPr>
        <w:spacing w:before="0" w:after="0" w:line="360" w:lineRule="auto"/>
        <w:jc w:val="left"/>
      </w:pPr>
    </w:p>
    <w:p>
      <w:pPr>
        <w:spacing w:before="0" w:after="0" w:line="360" w:lineRule="auto"/>
        <w:ind w:left="567" w:right="567"/>
        <w:jc w:val="both"/>
      </w:pPr>
      <w:r>
        <w:rPr>
          <w:rFonts w:ascii="Arial" w:eastAsia="Arial" w:hAnsi="Arial" w:cs="Arial"/>
          <w:smallCaps/>
          <w:color w:val="000000"/>
          <w:sz w:val="22"/>
          <w:szCs w:val="22"/>
        </w:rPr>
        <w:t xml:space="preserve">Sumario</w:t>
      </w:r>
      <w:r>
        <w:rPr>
          <w:rFonts w:ascii="Arial" w:eastAsia="Arial" w:hAnsi="Arial" w:cs="Arial"/>
          <w:color w:val="000000"/>
          <w:sz w:val="22"/>
          <w:szCs w:val="22"/>
        </w:rPr>
        <w:t xml:space="preserve">: </w:t>
      </w:r>
      <w:r>
        <w:rPr>
          <w:rFonts w:ascii="Arial" w:eastAsia="Arial" w:hAnsi="Arial" w:cs="Arial"/>
          <w:color w:val="000000"/>
          <w:sz w:val="22"/>
          <w:szCs w:val="22"/>
        </w:rPr>
        <w:t xml:space="preserve">5.1. </w:t>
      </w:r>
      <w:r>
        <w:rPr>
          <w:rFonts w:ascii="Arial" w:eastAsia="Arial" w:hAnsi="Arial" w:cs="Arial"/>
          <w:i/>
          <w:iCs/>
          <w:color w:val="000000"/>
          <w:sz w:val="22"/>
          <w:szCs w:val="22"/>
        </w:rPr>
        <w:t xml:space="preserve">Criterios para la reforma del artículo 16 de la LGSMIME</w:t>
      </w:r>
      <w:r>
        <w:rPr>
          <w:rFonts w:ascii="Arial" w:eastAsia="Arial" w:hAnsi="Arial" w:cs="Arial"/>
          <w:color w:val="000000"/>
          <w:sz w:val="22"/>
          <w:szCs w:val="22"/>
        </w:rPr>
        <w:t xml:space="preserve">. </w:t>
      </w:r>
      <w:r>
        <w:rPr>
          <w:rFonts w:ascii="Arial" w:eastAsia="Arial" w:hAnsi="Arial" w:cs="Arial"/>
          <w:color w:val="000000"/>
          <w:sz w:val="22"/>
          <w:szCs w:val="22"/>
        </w:rPr>
        <w:t xml:space="preserve">5.2. </w:t>
      </w:r>
      <w:r>
        <w:rPr>
          <w:rFonts w:ascii="Arial" w:eastAsia="Arial" w:hAnsi="Arial" w:cs="Arial"/>
          <w:i/>
          <w:iCs/>
          <w:color w:val="000000"/>
          <w:sz w:val="22"/>
          <w:szCs w:val="22"/>
        </w:rPr>
        <w:t xml:space="preserve">Formulación del estándar de prueba propuesto</w:t>
      </w:r>
      <w:r>
        <w:rPr>
          <w:rFonts w:ascii="Arial" w:eastAsia="Arial" w:hAnsi="Arial" w:cs="Arial"/>
          <w:color w:val="000000"/>
          <w:sz w:val="22"/>
          <w:szCs w:val="22"/>
        </w:rPr>
        <w:t xml:space="preserve">. </w:t>
      </w:r>
      <w:r>
        <w:rPr>
          <w:rFonts w:ascii="Arial" w:eastAsia="Arial" w:hAnsi="Arial" w:cs="Arial"/>
          <w:color w:val="000000"/>
          <w:sz w:val="22"/>
          <w:szCs w:val="22"/>
        </w:rPr>
        <w:t xml:space="preserve">5.3. </w:t>
      </w:r>
      <w:r>
        <w:rPr>
          <w:rFonts w:ascii="Arial" w:eastAsia="Arial" w:hAnsi="Arial" w:cs="Arial"/>
          <w:i/>
          <w:iCs/>
          <w:color w:val="000000"/>
          <w:sz w:val="22"/>
          <w:szCs w:val="22"/>
        </w:rPr>
        <w:t xml:space="preserve">Compatibilidad del estándar propuesto con la naturaleza indiciaria de la prueba electoral</w:t>
      </w:r>
      <w:r>
        <w:rPr>
          <w:rFonts w:ascii="Arial" w:eastAsia="Arial" w:hAnsi="Arial" w:cs="Arial"/>
          <w:color w:val="000000"/>
          <w:sz w:val="22"/>
          <w:szCs w:val="22"/>
        </w:rPr>
        <w:t xml:space="preserve">.</w:t>
      </w:r>
    </w:p>
    <w:p>
      <w:pPr>
        <w:spacing w:before="0" w:after="0" w:line="360" w:lineRule="auto"/>
        <w:jc w:val="left"/>
      </w:pPr>
    </w:p>
    <w:p w14:paraId="35FB82B6" w14:textId="77777777" w:rsidR="00A32EF9" w:rsidRDefault="00E354C7">
      <w:pPr>
        <w:spacing w:before="0" w:after="0" w:line="360" w:lineRule="auto"/>
        <w:ind w:firstLine="0"/>
        <w:jc w:val="both"/>
      </w:pPr>
      <w:r>
        <w:rPr>
          <w:rFonts w:ascii="Arial" w:eastAsia="Arial" w:hAnsi="Arial" w:cs="Arial"/>
          <w:color w:val="000000"/>
          <w:sz w:val="24"/>
          <w:szCs w:val="24"/>
        </w:rPr>
        <w:t xml:space="preserve">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 formula el estándar de prueba propuesto en sus propios términos. En tercer </w:t>
        <w:lastRenderedPageBreak/>
        <w:t>lugar, examina si ese estándar resulta compatible con la naturaleza indiciaria de la prueba disponible en esta materia, cuestión que cierra el argumento central de toda la investigación. La propuesta añade a la valoración racional de la prueba la regla de suficiencia de la que hoy carece. Su fundamento metodológico es la teoría de los estándares de prueba de Ferrer Beltrán, aplicada a los bienes y costes del error propios de la materia electoral.</w:t>
      </w:r>
    </w:p>
    <w:p>
      <w:pPr>
        <w:spacing w:before="0" w:after="0" w:line="360" w:lineRule="auto"/>
        <w:jc w:val="left"/>
      </w:pPr>
    </w:p>
    <w:p>
      <w:pPr>
        <w:pStyle w:val="Ttulo2"/>
        <w:keepNext/>
        <w:spacing w:before="0" w:after="0" w:line="360" w:lineRule="auto"/>
        <w:ind w:left="567" w:hanging="284"/>
        <w:jc w:val="left"/>
      </w:pPr>
      <w:r>
        <w:rPr>
          <w:rFonts w:ascii="Arial" w:eastAsia="Arial" w:hAnsi="Arial" w:cs="Arial"/>
          <w:color w:val="000000"/>
          <w:sz w:val="24"/>
          <w:szCs w:val="24"/>
        </w:rPr>
        <w:t xml:space="preserve">5.1. </w:t>
      </w:r>
      <w:r>
        <w:rPr>
          <w:rFonts w:ascii="Arial" w:eastAsia="Arial" w:hAnsi="Arial" w:cs="Arial"/>
          <w:i/>
          <w:iCs/>
          <w:color w:val="000000"/>
          <w:sz w:val="24"/>
          <w:szCs w:val="24"/>
        </w:rPr>
        <w:t xml:space="preserve">Criterios para la reforma del artículo 16 de la LGSMIME</w:t>
      </w:r>
    </w:p>
    <w:p>
      <w:pPr>
        <w:spacing w:before="0" w:after="0" w:line="360" w:lineRule="auto"/>
        <w:jc w:val="left"/>
      </w:pPr>
    </w:p>
    <w:p w14:paraId="69EA9558" w14:textId="77777777" w:rsidR="00256ADA" w:rsidRPr="00383BF1" w:rsidRDefault="00256ADA" w:rsidP="00256ADA">
      <w:pPr>
        <w:spacing w:before="0" w:after="0" w:line="360" w:lineRule="auto"/>
        <w:ind w:firstLine="0"/>
        <w:jc w:val="both"/>
      </w:pPr>
      <w:r>
        <w:rPr>
          <w:rFonts w:ascii="Arial" w:eastAsia="Arial" w:hAnsi="Arial" w:cs="Arial"/>
          <w:color w:val="000000"/>
          <w:sz w:val="24"/>
          <w:szCs w:val="24"/>
        </w:rPr>
        <w:t>El artículo 16 de la ley de medios contiene hoy tres disposiciones sobre la valoración de la prueba. Su párrafo 1 ordena valorar los medios de prueba conforme a las reglas de la lógica, de la sana crítica y de la experiencia.</w:t>
      </w:r>
      <w:r>
        <w:rPr>
          <w:rFonts w:ascii="Arial" w:eastAsia="Arial" w:hAnsi="Arial" w:cs="Arial"/>
          <w:color w:val="000000"/>
          <w:sz w:val="24"/>
          <w:szCs w:val="24"/>
          <w:vertAlign w:val="superscript"/>
        </w:rPr>
        <w:footnoteReference w:id="661"/>
      </w:r>
      <w:r>
        <w:rPr>
          <w:rFonts w:ascii="Arial" w:eastAsia="Arial" w:hAnsi="Arial" w:cs="Arial"/>
          <w:color w:val="000000"/>
          <w:sz w:val="24"/>
          <w:szCs w:val="24"/>
        </w:rPr>
        <w:t xml:space="preserve">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Pr>
          <w:rFonts w:ascii="Arial" w:eastAsia="Arial" w:hAnsi="Arial" w:cs="Arial"/>
          <w:color w:val="000000"/>
          <w:sz w:val="24"/>
          <w:szCs w:val="24"/>
          <w:vertAlign w:val="superscript"/>
        </w:rPr>
        <w:footnoteReference w:id="662"/>
      </w:r>
      <w:r>
        <w:rPr>
          <w:rFonts w:ascii="Arial" w:eastAsia="Arial" w:hAnsi="Arial" w:cs="Arial"/>
          <w:color w:val="000000"/>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A2FA871" w14:textId="77777777" w:rsidR="00256ADA" w:rsidRPr="00383BF1" w:rsidRDefault="00256ADA" w:rsidP="00256ADA">
      <w:pPr>
        <w:spacing w:before="0" w:after="0" w:line="360" w:lineRule="auto"/>
        <w:ind w:firstLine="709"/>
        <w:jc w:val="both"/>
      </w:pPr>
      <w:r>
        <w:rPr>
          <w:rFonts w:ascii="Arial" w:eastAsia="Arial" w:hAnsi="Arial" w:cs="Arial"/>
          <w:color w:val="000000"/>
          <w:sz w:val="24"/>
          <w:szCs w:val="24"/>
        </w:rPr>
        <w:t>El primer criterio consiste en suprimir la apelación a la convicción del juzgador. El primer requisito metodológico exige que el estándar apele a criterios relativos a la capacidad justificativa del acervo probatorio respecto de las hipótesis en conflicto.</w:t>
      </w:r>
      <w:r>
        <w:rPr>
          <w:rFonts w:ascii="Arial" w:eastAsia="Arial" w:hAnsi="Arial" w:cs="Arial"/>
          <w:color w:val="000000"/>
          <w:sz w:val="24"/>
          <w:szCs w:val="24"/>
          <w:vertAlign w:val="superscript"/>
        </w:rPr>
        <w:footnoteReference w:id="663"/>
      </w:r>
      <w:r>
        <w:rPr>
          <w:rFonts w:ascii="Arial" w:eastAsia="Arial" w:hAnsi="Arial" w:cs="Arial"/>
          <w:color w:val="000000"/>
          <w:sz w:val="24"/>
          <w:szCs w:val="24"/>
        </w:rPr>
        <w:t xml:space="preserve">Con esa exigencia se excluye cualquier formulación que remita a estados mentales o psicológicos del juzgador. Ferrer Beltrán ofrece ejemplos legislativos que incumplen el requisito, entre ellos el artículo 402 del </w:t>
      </w:r>
      <w:r>
        <w:rPr>
          <w:rFonts w:ascii="Arial" w:eastAsia="Arial" w:hAnsi="Arial" w:cs="Arial"/>
          <w:i/>
          <w:iCs/>
          <w:color w:val="000000"/>
          <w:sz w:val="24"/>
          <w:szCs w:val="24"/>
        </w:rPr>
        <w:t xml:space="preserve">Código Nacional de Procedimientos Penales</w:t>
      </w:r>
      <w:r>
        <w:rPr>
          <w:rFonts w:ascii="Arial" w:eastAsia="Arial" w:hAnsi="Arial" w:cs="Arial"/>
          <w:color w:val="000000"/>
          <w:sz w:val="24"/>
          <w:szCs w:val="24"/>
        </w:rPr>
        <w:t xml:space="preserve">, que condiciona la condena a que el tribunal adquiera la convicción más allá de toda duda razonable.</w:t>
      </w:r>
      <w:r>
        <w:rPr>
          <w:rFonts w:ascii="Arial" w:eastAsia="Arial" w:hAnsi="Arial" w:cs="Arial"/>
          <w:color w:val="000000"/>
          <w:sz w:val="24"/>
          <w:szCs w:val="24"/>
          <w:vertAlign w:val="superscript"/>
        </w:rPr>
        <w:footnoteReference w:id="664"/>
      </w:r>
      <w:r>
        <w:rPr>
          <w:rFonts w:ascii="Arial" w:eastAsia="Arial" w:hAnsi="Arial" w:cs="Arial"/>
          <w:color w:val="000000"/>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Pr>
          <w:rFonts w:ascii="Arial" w:eastAsia="Arial" w:hAnsi="Arial" w:cs="Arial"/>
          <w:color w:val="000000"/>
          <w:sz w:val="24"/>
          <w:szCs w:val="24"/>
          <w:vertAlign w:val="superscript"/>
        </w:rPr>
        <w:footnoteReference w:id="665"/>
      </w:r>
      <w:r>
        <w:rPr>
          <w:rFonts w:ascii="Arial" w:eastAsia="Arial" w:hAnsi="Arial" w:cs="Arial"/>
          <w:color w:val="000000"/>
          <w:sz w:val="24"/>
          <w:szCs w:val="24"/>
        </w:rPr>
        <w:t xml:space="preserve"> La Primera Sala de la Suprema Corte ha sostenido un criterio compatible al rechazar la interpretación psicológica de la duda asociada al principio </w:t>
      </w:r>
      <w:r>
        <w:rPr>
          <w:rFonts w:ascii="Arial" w:eastAsia="Arial" w:hAnsi="Arial" w:cs="Arial"/>
          <w:i/>
          <w:iCs/>
          <w:color w:val="000000"/>
          <w:sz w:val="24"/>
          <w:szCs w:val="24"/>
        </w:rPr>
        <w:t>in dubio pro reo</w:t>
      </w:r>
      <w:r>
        <w:rPr>
          <w:rFonts w:ascii="Arial" w:eastAsia="Arial" w:hAnsi="Arial" w:cs="Arial"/>
          <w:color w:val="000000"/>
          <w:sz w:val="24"/>
          <w:szCs w:val="24"/>
        </w:rPr>
        <w:t>. Consideró que las concepciones subjetivistas impiden establecer objetivamente cuándo existe evidencia suficiente para tener por acreditada una hipótesis.</w:t>
      </w:r>
      <w:r>
        <w:rPr>
          <w:rFonts w:ascii="Arial" w:eastAsia="Arial" w:hAnsi="Arial" w:cs="Arial"/>
          <w:color w:val="000000"/>
          <w:sz w:val="24"/>
          <w:szCs w:val="24"/>
          <w:vertAlign w:val="superscript"/>
        </w:rPr>
        <w:footnoteReference w:id="666"/>
      </w:r>
      <w:r>
        <w:rPr>
          <w:rFonts w:ascii="Arial" w:eastAsia="Arial" w:hAnsi="Arial" w:cs="Arial"/>
          <w:color w:val="000000"/>
          <w:sz w:val="24"/>
          <w:szCs w:val="24"/>
        </w:rPr>
        <w:t xml:space="preserve"> La reforma debe </w:t>
        <w:lastRenderedPageBreak/>
        <w:t>sustituir, por tanto, la convicción del órgano por un criterio referido al grado de corroboración que el acervo aporta a la hipótesis de la irregularidad.</w:t>
      </w:r>
    </w:p>
    <w:p w14:paraId="6951E0C5" w14:textId="77777777" w:rsidR="00256ADA" w:rsidRPr="00383BF1" w:rsidRDefault="00256ADA" w:rsidP="00256ADA">
      <w:pPr>
        <w:spacing w:before="0" w:after="0" w:line="360" w:lineRule="auto"/>
        <w:ind w:firstLine="709"/>
        <w:jc w:val="both"/>
      </w:pPr>
      <w:r>
        <w:rPr>
          <w:rFonts w:ascii="Arial" w:eastAsia="Arial" w:hAnsi="Arial" w:cs="Arial"/>
          <w:color w:val="000000"/>
          <w:sz w:val="24"/>
          <w:szCs w:val="24"/>
        </w:rPr>
        <w:t>El segundo criterio consiste en fijar de manera explícita un umbral de suficiencia. El segundo requisito exige que los criterios del estándar cumplan la función de establecer un umbral de suficiencia probatoria a partir del cual una hipótesis deba considerarse probada.</w:t>
      </w:r>
      <w:r>
        <w:rPr>
          <w:rFonts w:ascii="Arial" w:eastAsia="Arial" w:hAnsi="Arial" w:cs="Arial"/>
          <w:color w:val="000000"/>
          <w:sz w:val="24"/>
          <w:szCs w:val="24"/>
          <w:vertAlign w:val="superscript"/>
        </w:rPr>
        <w:footnoteReference w:id="667"/>
      </w:r>
      <w:r>
        <w:rPr>
          <w:rFonts w:ascii="Arial" w:eastAsia="Arial" w:hAnsi="Arial" w:cs="Arial"/>
          <w:color w:val="000000"/>
          <w:sz w:val="24"/>
          <w:szCs w:val="24"/>
        </w:rPr>
        <w:t xml:space="preserve">Ferrer Beltrán advierte que no cumplen este requisito las apelaciones a la sana crítica, que en el mejor de los casos serían un método de valoración y no un umbral.</w:t>
      </w:r>
      <w:r>
        <w:rPr>
          <w:rFonts w:ascii="Arial" w:eastAsia="Arial" w:hAnsi="Arial" w:cs="Arial"/>
          <w:color w:val="000000"/>
          <w:sz w:val="24"/>
          <w:szCs w:val="24"/>
          <w:vertAlign w:val="superscript"/>
        </w:rPr>
        <w:footnoteReference w:id="668"/>
      </w:r>
      <w:r>
        <w:rPr>
          <w:rFonts w:ascii="Arial" w:eastAsia="Arial" w:hAnsi="Arial" w:cs="Arial"/>
          <w:color w:val="000000"/>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Pr>
          <w:rFonts w:ascii="Arial" w:eastAsia="Arial" w:hAnsi="Arial" w:cs="Arial"/>
          <w:color w:val="000000"/>
          <w:sz w:val="24"/>
          <w:szCs w:val="24"/>
          <w:vertAlign w:val="superscript"/>
        </w:rPr>
        <w:footnoteReference w:id="669"/>
      </w:r>
      <w:r>
        <w:rPr>
          <w:rFonts w:ascii="Arial" w:eastAsia="Arial" w:hAnsi="Arial" w:cs="Arial"/>
          <w:color w:val="000000"/>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7C4DE06D" w14:textId="77777777" w:rsidR="00256ADA" w:rsidRPr="00383BF1" w:rsidRDefault="00256ADA" w:rsidP="00256ADA">
      <w:pPr>
        <w:spacing w:before="0" w:after="0" w:line="360" w:lineRule="auto"/>
        <w:ind w:firstLine="709"/>
        <w:jc w:val="both"/>
      </w:pPr>
      <w:r>
        <w:rPr>
          <w:rFonts w:ascii="Arial" w:eastAsia="Arial" w:hAnsi="Arial" w:cs="Arial"/>
          <w:color w:val="000000"/>
          <w:sz w:val="24"/>
          <w:szCs w:val="24"/>
        </w:rPr>
        <w:t>El tercer criterio consiste en formular el umbral en términos de probabilidad inductiva. El tercer requisito exige que el estándar utilice criterios cualitativos, propios de la probabilidad no matemática.</w:t>
      </w:r>
      <w:r>
        <w:rPr>
          <w:rFonts w:ascii="Arial" w:eastAsia="Arial" w:hAnsi="Arial" w:cs="Arial"/>
          <w:color w:val="000000"/>
          <w:sz w:val="24"/>
          <w:szCs w:val="24"/>
          <w:vertAlign w:val="superscript"/>
        </w:rPr>
        <w:footnoteReference w:id="670"/>
      </w:r>
      <w:r>
        <w:rPr>
          <w:rFonts w:ascii="Arial" w:eastAsia="Arial" w:hAnsi="Arial" w:cs="Arial"/>
          <w:color w:val="000000"/>
          <w:sz w:val="24"/>
          <w:szCs w:val="24"/>
        </w:rPr>
        <w:t xml:space="preserve">Su fundamento no es una característica particular de la materia electoral, sino la naturaleza del razonamiento probatorio en general. Ferrer </w:t>
        <w:lastRenderedPageBreak/>
        <w:t>Beltrán sostiene que, si se adopta una concepción racional de la prueba, los criterios del umbral deben dar cuenta del carácter probabilístico y epistémico de ese razonamiento.</w:t>
      </w:r>
      <w:r>
        <w:rPr>
          <w:rFonts w:ascii="Arial" w:eastAsia="Arial" w:hAnsi="Arial" w:cs="Arial"/>
          <w:color w:val="000000"/>
          <w:sz w:val="24"/>
          <w:szCs w:val="24"/>
          <w:vertAlign w:val="superscript"/>
        </w:rPr>
        <w:footnoteReference w:id="671"/>
      </w:r>
      <w:r>
        <w:rPr>
          <w:rFonts w:ascii="Arial" w:eastAsia="Arial" w:hAnsi="Arial" w:cs="Arial"/>
          <w:color w:val="000000"/>
          <w:sz w:val="24"/>
          <w:szCs w:val="24"/>
        </w:rPr>
        <w:t xml:space="preserve"> Por la misma razón critica la exigencia de certeza como estándar de prueba, frecuente en los países de tradición romano-germánica. Siguiendo a Tillers, considera contradictorio exigir una certeza práctica o moral y asumir al mismo tiempo que se decide en un contexto de incertidumbre.</w:t>
      </w:r>
      <w:r>
        <w:rPr>
          <w:rFonts w:ascii="Arial" w:eastAsia="Arial" w:hAnsi="Arial" w:cs="Arial"/>
          <w:color w:val="000000"/>
          <w:sz w:val="24"/>
          <w:szCs w:val="24"/>
          <w:vertAlign w:val="superscript"/>
        </w:rPr>
        <w:footnoteReference w:id="672"/>
      </w:r>
      <w:r>
        <w:rPr>
          <w:rFonts w:ascii="Arial" w:eastAsia="Arial" w:hAnsi="Arial" w:cs="Arial"/>
          <w:color w:val="000000"/>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Pr>
          <w:rFonts w:ascii="Arial" w:eastAsia="Arial" w:hAnsi="Arial" w:cs="Arial"/>
          <w:color w:val="000000"/>
          <w:sz w:val="24"/>
          <w:szCs w:val="24"/>
          <w:vertAlign w:val="superscript"/>
        </w:rPr>
        <w:footnoteReference w:id="673"/>
      </w:r>
      <w:r>
        <w:rPr>
          <w:rFonts w:ascii="Arial" w:eastAsia="Arial" w:hAnsi="Arial" w:cs="Arial"/>
          <w:color w:val="000000"/>
          <w:sz w:val="24"/>
          <w:szCs w:val="24"/>
        </w:rPr>
        <w:t xml:space="preserve"> Precisa que su teoría no depende de adoptar un modelo concreto de razonamiento, sino solo de reconocer su carácter probabilístico no matemático.</w:t>
      </w:r>
      <w:r>
        <w:rPr>
          <w:rFonts w:ascii="Arial" w:eastAsia="Arial" w:hAnsi="Arial" w:cs="Arial"/>
          <w:color w:val="000000"/>
          <w:sz w:val="24"/>
          <w:szCs w:val="24"/>
          <w:vertAlign w:val="superscript"/>
        </w:rPr>
        <w:footnoteReference w:id="674"/>
      </w:r>
      <w:r>
        <w:rPr>
          <w:rFonts w:ascii="Arial" w:eastAsia="Arial" w:hAnsi="Arial" w:cs="Arial"/>
          <w:color w:val="000000"/>
          <w:sz w:val="24"/>
          <w:szCs w:val="24"/>
        </w:rPr>
        <w:t xml:space="preserve"> En el modelo que expone, el grado de corroboración de una hipótesis depende de las predicciones verdaderas que permite formular y de la improbabilidad de que otra hipótesis explique los mismos datos.</w:t>
      </w:r>
      <w:r>
        <w:rPr>
          <w:rFonts w:ascii="Arial" w:eastAsia="Arial" w:hAnsi="Arial" w:cs="Arial"/>
          <w:color w:val="000000"/>
          <w:sz w:val="24"/>
          <w:szCs w:val="24"/>
          <w:vertAlign w:val="superscript"/>
        </w:rPr>
        <w:footnoteReference w:id="675"/>
      </w:r>
      <w:r>
        <w:rPr>
          <w:rFonts w:ascii="Arial" w:eastAsia="Arial" w:hAnsi="Arial" w:cs="Arial"/>
          <w:color w:val="000000"/>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before="0" w:after="0" w:line="360" w:lineRule="auto"/>
        <w:ind w:firstLine="709"/>
        <w:jc w:val="both"/>
      </w:pPr>
      <w:r>
        <w:rPr>
          <w:rFonts w:ascii="Arial" w:eastAsia="Arial" w:hAnsi="Arial" w:cs="Arial"/>
          <w:color w:val="000000"/>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Pr>
          <w:rFonts w:ascii="Arial" w:eastAsia="Arial" w:hAnsi="Arial" w:cs="Arial"/>
          <w:color w:val="000000"/>
          <w:sz w:val="24"/>
          <w:szCs w:val="24"/>
          <w:vertAlign w:val="superscript"/>
        </w:rPr>
        <w:footnoteReference w:id="676"/>
      </w:r>
      <w:r>
        <w:rPr>
          <w:rFonts w:ascii="Arial" w:eastAsia="Arial" w:hAnsi="Arial" w:cs="Arial"/>
          <w:color w:val="000000"/>
          <w:sz w:val="24"/>
          <w:szCs w:val="24"/>
        </w:rPr>
        <w:t xml:space="preserve">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lastRenderedPageBreak/>
        <w:t>del capítulo. Aquí basta señalar que el tercer criterio es una exigencia general de todo estándar, cuya satisfacción resulta especialmente relevante en la materia electoral.</w:t>
      </w:r>
    </w:p>
    <w:p w14:paraId="6673934A" w14:textId="77777777" w:rsidR="00256ADA" w:rsidRPr="00383BF1" w:rsidRDefault="00256ADA" w:rsidP="00256ADA">
      <w:pPr>
        <w:spacing w:before="0" w:after="0" w:line="360" w:lineRule="auto"/>
        <w:ind w:firstLine="709"/>
        <w:jc w:val="both"/>
      </w:pPr>
      <w:r>
        <w:rPr>
          <w:rFonts w:ascii="Arial" w:eastAsia="Arial" w:hAnsi="Arial" w:cs="Arial"/>
          <w:color w:val="000000"/>
          <w:sz w:val="24"/>
          <w:szCs w:val="24"/>
        </w:rPr>
        <w:t>El cuarto criterio consiste en diferenciar los umbrales según las decisiones del contencioso electoral. El cuarto requisito exige que todo proceso cuente con diversos estándares, que fijen umbrales distintos y progresivos para las distintas decisiones sobre los hechos.</w:t>
      </w:r>
      <w:r>
        <w:rPr>
          <w:rFonts w:ascii="Arial" w:eastAsia="Arial" w:hAnsi="Arial" w:cs="Arial"/>
          <w:color w:val="000000"/>
          <w:sz w:val="24"/>
          <w:szCs w:val="24"/>
          <w:vertAlign w:val="superscript"/>
        </w:rPr>
        <w:footnoteReference w:id="677"/>
      </w:r>
      <w:r>
        <w:rPr>
          <w:rFonts w:ascii="Arial" w:eastAsia="Arial" w:hAnsi="Arial" w:cs="Arial"/>
          <w:color w:val="000000"/>
          <w:sz w:val="24"/>
          <w:szCs w:val="24"/>
        </w:rPr>
        <w:t xml:space="preserve">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Pr>
          <w:rFonts w:ascii="Arial" w:eastAsia="Arial" w:hAnsi="Arial" w:cs="Arial"/>
          <w:color w:val="000000"/>
          <w:sz w:val="24"/>
          <w:szCs w:val="24"/>
          <w:vertAlign w:val="superscript"/>
        </w:rPr>
        <w:footnoteReference w:id="678"/>
      </w:r>
      <w:r>
        <w:rPr>
          <w:rFonts w:ascii="Arial" w:eastAsia="Arial" w:hAnsi="Arial" w:cs="Arial"/>
          <w:color w:val="000000"/>
          <w:sz w:val="24"/>
          <w:szCs w:val="24"/>
        </w:rPr>
        <w:t xml:space="preserve"> El autor propone que el legislador determine primero la exigencia adecuada para la decisión final y ordene después, en progresiva disminución, los estándares de las decisiones intermedias.</w:t>
      </w:r>
      <w:r>
        <w:rPr>
          <w:rFonts w:ascii="Arial" w:eastAsia="Arial" w:hAnsi="Arial" w:cs="Arial"/>
          <w:color w:val="000000"/>
          <w:sz w:val="24"/>
          <w:szCs w:val="24"/>
          <w:vertAlign w:val="superscript"/>
        </w:rPr>
        <w:footnoteReference w:id="679"/>
      </w:r>
      <w:r>
        <w:rPr>
          <w:rFonts w:ascii="Arial" w:eastAsia="Arial" w:hAnsi="Arial" w:cs="Arial"/>
          <w:color w:val="000000"/>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Pr>
          <w:rFonts w:ascii="Arial" w:eastAsia="Arial" w:hAnsi="Arial" w:cs="Arial"/>
          <w:color w:val="000000"/>
          <w:sz w:val="24"/>
          <w:szCs w:val="24"/>
          <w:vertAlign w:val="superscript"/>
        </w:rPr>
        <w:footnoteReference w:id="680"/>
      </w:r>
      <w:r>
        <w:rPr>
          <w:rFonts w:ascii="Arial" w:eastAsia="Arial" w:hAnsi="Arial" w:cs="Arial"/>
          <w:color w:val="000000"/>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before="0" w:after="0" w:line="360" w:lineRule="auto"/>
        <w:ind w:firstLine="709"/>
        <w:jc w:val="both"/>
      </w:pPr>
      <w:r>
        <w:rPr>
          <w:rFonts w:ascii="Arial" w:eastAsia="Arial" w:hAnsi="Arial" w:cs="Arial"/>
          <w:color w:val="000000"/>
          <w:sz w:val="24"/>
          <w:szCs w:val="24"/>
        </w:rPr>
        <w:t xml:space="preserve">Esta segunda proyección requiere una precisión.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lastRenderedPageBreak/>
        <w:t>condena y no a la jurisdicción, lo que justifica diferenciar estándares dentro de un mismo tipo de proceso.</w:t>
      </w:r>
      <w:r>
        <w:rPr>
          <w:rFonts w:ascii="Arial" w:eastAsia="Arial" w:hAnsi="Arial" w:cs="Arial"/>
          <w:color w:val="000000"/>
          <w:sz w:val="24"/>
          <w:szCs w:val="24"/>
          <w:vertAlign w:val="superscript"/>
        </w:rPr>
        <w:footnoteReference w:id="681"/>
      </w:r>
      <w:r>
        <w:rPr>
          <w:rFonts w:ascii="Arial" w:eastAsia="Arial" w:hAnsi="Arial" w:cs="Arial"/>
          <w:color w:val="000000"/>
          <w:sz w:val="24"/>
          <w:szCs w:val="24"/>
        </w:rPr>
        <w:t xml:space="preserve">La nulidad de una elección afecta los votos de toda una demarcación y obliga a celebrar una elección extraordinaria. La nulidad de una casilla afecta solo la votación recibida en ella y, por su conducto, el cómputo.</w:t>
      </w:r>
      <w:r>
        <w:rPr>
          <w:rFonts w:ascii="Arial" w:eastAsia="Arial" w:hAnsi="Arial" w:cs="Arial"/>
          <w:color w:val="000000"/>
          <w:sz w:val="24"/>
          <w:szCs w:val="24"/>
          <w:vertAlign w:val="superscript"/>
        </w:rPr>
        <w:footnoteReference w:id="682"/>
      </w:r>
      <w:r>
        <w:rPr>
          <w:rFonts w:ascii="Arial" w:eastAsia="Arial" w:hAnsi="Arial" w:cs="Arial"/>
          <w:color w:val="000000"/>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056A6561" w14:textId="77777777" w:rsidR="00256ADA" w:rsidRPr="00383BF1" w:rsidRDefault="00256ADA" w:rsidP="00256ADA">
      <w:pPr>
        <w:spacing w:before="0" w:after="0" w:line="360" w:lineRule="auto"/>
        <w:ind w:firstLine="709"/>
        <w:jc w:val="both"/>
      </w:pPr>
      <w:r>
        <w:rPr>
          <w:rFonts w:ascii="Arial" w:eastAsia="Arial" w:hAnsi="Arial" w:cs="Arial"/>
          <w:color w:val="000000"/>
          <w:sz w:val="24"/>
          <w:szCs w:val="24"/>
        </w:rPr>
        <w:t>El quinto criterio consiste en distribuir de manera consciente el riesgo del error. A los cuatro requisitos metodológicos se añade este criterio, derivado del análisis de los bienes en juego. Ferrer Beltrán sostiene que los estándares distribuyen el riesgo del error entre las partes y que la concreta distribución depende del umbral que se establezca.</w:t>
      </w:r>
      <w:r>
        <w:rPr>
          <w:rFonts w:ascii="Arial" w:eastAsia="Arial" w:hAnsi="Arial" w:cs="Arial"/>
          <w:color w:val="000000"/>
          <w:sz w:val="24"/>
          <w:szCs w:val="24"/>
          <w:vertAlign w:val="superscript"/>
        </w:rPr>
        <w:footnoteReference w:id="683"/>
      </w:r>
      <w:r>
        <w:rPr>
          <w:rFonts w:ascii="Arial" w:eastAsia="Arial" w:hAnsi="Arial" w:cs="Arial"/>
          <w:color w:val="000000"/>
          <w:sz w:val="24"/>
          <w:szCs w:val="24"/>
        </w:rPr>
        <w:t xml:space="preserve">Concluye que el debido proceso exige que el legislador determine para cada tipo de casos el umbral de suficiencia probatoria y que será el legislador quien deba tomar la decisión política de asignar el riesgo entre las partes.</w:t>
      </w:r>
      <w:r>
        <w:rPr>
          <w:rFonts w:ascii="Arial" w:eastAsia="Arial" w:hAnsi="Arial" w:cs="Arial"/>
          <w:color w:val="000000"/>
          <w:sz w:val="24"/>
          <w:szCs w:val="24"/>
          <w:vertAlign w:val="superscript"/>
        </w:rPr>
        <w:footnoteReference w:id="684"/>
      </w:r>
      <w:r>
        <w:rPr>
          <w:rFonts w:ascii="Arial" w:eastAsia="Arial" w:hAnsi="Arial" w:cs="Arial"/>
          <w:color w:val="000000"/>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Pr>
          <w:rFonts w:ascii="Arial" w:eastAsia="Arial" w:hAnsi="Arial" w:cs="Arial"/>
          <w:color w:val="000000"/>
          <w:sz w:val="24"/>
          <w:szCs w:val="24"/>
          <w:vertAlign w:val="superscript"/>
        </w:rPr>
        <w:footnoteReference w:id="685"/>
      </w:r>
      <w:r>
        <w:rPr>
          <w:rFonts w:ascii="Arial" w:eastAsia="Arial" w:hAnsi="Arial" w:cs="Arial"/>
          <w:color w:val="000000"/>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Pr>
          <w:rFonts w:ascii="Arial" w:eastAsia="Arial" w:hAnsi="Arial" w:cs="Arial"/>
          <w:color w:val="000000"/>
          <w:sz w:val="24"/>
          <w:szCs w:val="24"/>
          <w:vertAlign w:val="superscript"/>
        </w:rPr>
        <w:footnoteReference w:id="686"/>
      </w:r>
      <w:r>
        <w:rPr>
          <w:rFonts w:ascii="Arial" w:eastAsia="Arial" w:hAnsi="Arial" w:cs="Arial"/>
          <w:color w:val="000000"/>
          <w:sz w:val="24"/>
          <w:szCs w:val="24"/>
        </w:rPr>
        <w:t xml:space="preserve"> Ferrer Beltrán advierte que, al fijar el umbral, deben considerarse simultáneamente la carga de la prueba, las presunciones y las demás reglas que distribuyen el riesgo.</w:t>
      </w:r>
      <w:r>
        <w:rPr>
          <w:rFonts w:ascii="Arial" w:eastAsia="Arial" w:hAnsi="Arial" w:cs="Arial"/>
          <w:color w:val="000000"/>
          <w:sz w:val="24"/>
          <w:szCs w:val="24"/>
          <w:vertAlign w:val="superscript"/>
        </w:rPr>
        <w:footnoteReference w:id="687"/>
      </w:r>
      <w:r>
        <w:rPr>
          <w:rFonts w:ascii="Arial" w:eastAsia="Arial" w:hAnsi="Arial" w:cs="Arial"/>
          <w:color w:val="000000"/>
          <w:sz w:val="24"/>
          <w:szCs w:val="24"/>
        </w:rPr>
        <w:t xml:space="preserve"> La reforma debe fijar el umbral atendiendo a esas reglas y a los bienes en juego, y justificar expresamente la preferencia de error que adopte.</w:t>
      </w:r>
    </w:p>
    <w:p w14:paraId="34C39906" w14:textId="77777777" w:rsidR="00256ADA" w:rsidRPr="00383BF1" w:rsidRDefault="00256ADA" w:rsidP="00256ADA">
      <w:pPr>
        <w:spacing w:before="0" w:after="0" w:line="360" w:lineRule="auto"/>
        <w:ind w:firstLine="709"/>
        <w:jc w:val="both"/>
      </w:pPr>
      <w:r>
        <w:rPr>
          <w:rFonts w:ascii="Arial" w:eastAsia="Arial" w:hAnsi="Arial" w:cs="Arial"/>
          <w:color w:val="000000"/>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Pr>
          <w:rFonts w:ascii="Arial" w:eastAsia="Arial" w:hAnsi="Arial" w:cs="Arial"/>
          <w:color w:val="000000"/>
          <w:sz w:val="24"/>
          <w:szCs w:val="24"/>
          <w:vertAlign w:val="superscript"/>
        </w:rPr>
        <w:footnoteReference w:id="688"/>
      </w:r>
      <w:r>
        <w:rPr>
          <w:rFonts w:ascii="Arial" w:eastAsia="Arial" w:hAnsi="Arial" w:cs="Arial"/>
          <w:color w:val="000000"/>
          <w:sz w:val="24"/>
          <w:szCs w:val="24"/>
        </w:rPr>
        <w:t xml:space="preserve">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Pr>
          <w:rFonts w:ascii="Arial" w:eastAsia="Arial" w:hAnsi="Arial" w:cs="Arial"/>
          <w:color w:val="000000"/>
          <w:sz w:val="24"/>
          <w:szCs w:val="24"/>
          <w:vertAlign w:val="superscript"/>
        </w:rPr>
        <w:footnoteReference w:id="689"/>
      </w:r>
      <w:r>
        <w:rPr>
          <w:rFonts w:ascii="Arial" w:eastAsia="Arial" w:hAnsi="Arial" w:cs="Arial"/>
          <w:color w:val="000000"/>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spacing w:before="0" w:after="0" w:line="240" w:lineRule="auto"/>
              <w:ind w:left="113" w:hanging="113"/>
              <w:jc w:val="left"/>
            </w:pPr>
            <w:r>
              <w:rPr>
                <w:rFonts w:ascii="Arial" w:eastAsia="Arial" w:hAnsi="Arial" w:cs="Arial"/>
                <w:b/>
                <w:bCs/>
                <w:color w:val="000000"/>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spacing w:before="0" w:after="0" w:line="240" w:lineRule="auto"/>
              <w:ind w:left="113" w:hanging="113"/>
              <w:jc w:val="left"/>
            </w:pPr>
            <w:r>
              <w:rPr>
                <w:rFonts w:ascii="Arial" w:eastAsia="Arial" w:hAnsi="Arial" w:cs="Arial"/>
                <w:b/>
                <w:bCs/>
                <w:color w:val="000000"/>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spacing w:before="0" w:after="0" w:line="240" w:lineRule="auto"/>
              <w:ind w:left="113" w:hanging="113"/>
              <w:jc w:val="left"/>
            </w:pPr>
            <w:r>
              <w:rPr>
                <w:rFonts w:ascii="Arial" w:eastAsia="Arial" w:hAnsi="Arial" w:cs="Arial"/>
                <w:b/>
                <w:bCs/>
                <w:color w:val="000000"/>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spacing w:before="0" w:after="0" w:line="240" w:lineRule="auto"/>
              <w:ind w:left="113" w:hanging="113"/>
              <w:jc w:val="left"/>
            </w:pPr>
            <w:r>
              <w:rPr>
                <w:rFonts w:ascii="Arial" w:eastAsia="Arial" w:hAnsi="Arial" w:cs="Arial"/>
                <w:b/>
                <w:bCs/>
                <w:color w:val="000000"/>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spacing w:before="0" w:after="0" w:line="240" w:lineRule="auto"/>
              <w:ind w:left="113" w:hanging="113"/>
              <w:jc w:val="left"/>
            </w:pPr>
            <w:r>
              <w:rPr>
                <w:rFonts w:ascii="Arial" w:eastAsia="Arial" w:hAnsi="Arial" w:cs="Arial"/>
                <w:color w:val="000000"/>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spacing w:before="0" w:after="0" w:line="240" w:lineRule="auto"/>
              <w:ind w:left="113" w:hanging="113"/>
              <w:jc w:val="left"/>
            </w:pPr>
            <w:r>
              <w:rPr>
                <w:rFonts w:ascii="Arial" w:eastAsia="Arial" w:hAnsi="Arial" w:cs="Arial"/>
                <w:color w:val="000000"/>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spacing w:before="0" w:after="0" w:line="240" w:lineRule="auto"/>
              <w:ind w:left="113" w:hanging="113"/>
              <w:jc w:val="left"/>
            </w:pPr>
            <w:r>
              <w:rPr>
                <w:rFonts w:ascii="Arial" w:eastAsia="Arial" w:hAnsi="Arial" w:cs="Arial"/>
                <w:color w:val="000000"/>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spacing w:before="0" w:after="0" w:line="240" w:lineRule="auto"/>
              <w:ind w:left="113" w:hanging="113"/>
              <w:jc w:val="left"/>
            </w:pPr>
            <w:r>
              <w:rPr>
                <w:rFonts w:ascii="Arial" w:eastAsia="Arial" w:hAnsi="Arial" w:cs="Arial"/>
                <w:color w:val="000000"/>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spacing w:before="0" w:after="0" w:line="240" w:lineRule="auto"/>
              <w:ind w:left="113" w:hanging="113"/>
              <w:jc w:val="left"/>
            </w:pPr>
            <w:r>
              <w:rPr>
                <w:rFonts w:ascii="Arial" w:eastAsia="Arial" w:hAnsi="Arial" w:cs="Arial"/>
                <w:color w:val="000000"/>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spacing w:before="0" w:after="0" w:line="240" w:lineRule="auto"/>
              <w:ind w:left="113" w:hanging="113"/>
              <w:jc w:val="left"/>
            </w:pPr>
            <w:r>
              <w:rPr>
                <w:rFonts w:ascii="Arial" w:eastAsia="Arial" w:hAnsi="Arial" w:cs="Arial"/>
                <w:color w:val="000000"/>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spacing w:before="0" w:after="0" w:line="240" w:lineRule="auto"/>
              <w:ind w:left="113" w:hanging="113"/>
              <w:jc w:val="left"/>
            </w:pPr>
            <w:r>
              <w:rPr>
                <w:rFonts w:ascii="Arial" w:eastAsia="Arial" w:hAnsi="Arial" w:cs="Arial"/>
                <w:color w:val="000000"/>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spacing w:before="0" w:after="0" w:line="240" w:lineRule="auto"/>
              <w:ind w:left="113" w:hanging="113"/>
              <w:jc w:val="left"/>
            </w:pPr>
            <w:r>
              <w:rPr>
                <w:rFonts w:ascii="Arial" w:eastAsia="Arial" w:hAnsi="Arial" w:cs="Arial"/>
                <w:color w:val="000000"/>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spacing w:before="0" w:after="0" w:line="240" w:lineRule="auto"/>
              <w:ind w:left="113" w:hanging="113"/>
              <w:jc w:val="left"/>
            </w:pPr>
            <w:r>
              <w:rPr>
                <w:rFonts w:ascii="Arial" w:eastAsia="Arial" w:hAnsi="Arial" w:cs="Arial"/>
                <w:color w:val="000000"/>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spacing w:before="0" w:after="0" w:line="240" w:lineRule="auto"/>
              <w:ind w:left="113" w:hanging="113"/>
              <w:jc w:val="left"/>
            </w:pPr>
            <w:r>
              <w:rPr>
                <w:rFonts w:ascii="Arial" w:eastAsia="Arial" w:hAnsi="Arial" w:cs="Arial"/>
                <w:color w:val="000000"/>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spacing w:before="0" w:after="0" w:line="240" w:lineRule="auto"/>
              <w:ind w:left="113" w:hanging="113"/>
              <w:jc w:val="left"/>
            </w:pPr>
            <w:r>
              <w:rPr>
                <w:rFonts w:ascii="Arial" w:eastAsia="Arial" w:hAnsi="Arial" w:cs="Arial"/>
                <w:color w:val="000000"/>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spacing w:before="0" w:after="0" w:line="240" w:lineRule="auto"/>
              <w:ind w:left="113" w:hanging="113"/>
              <w:jc w:val="left"/>
            </w:pPr>
            <w:r>
              <w:rPr>
                <w:rFonts w:ascii="Arial" w:eastAsia="Arial" w:hAnsi="Arial" w:cs="Arial"/>
                <w:color w:val="000000"/>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spacing w:before="0" w:after="0" w:line="240" w:lineRule="auto"/>
              <w:ind w:left="113" w:hanging="113"/>
              <w:jc w:val="left"/>
            </w:pPr>
            <w:r>
              <w:rPr>
                <w:rFonts w:ascii="Arial" w:eastAsia="Arial" w:hAnsi="Arial" w:cs="Arial"/>
                <w:color w:val="000000"/>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spacing w:before="0" w:after="0" w:line="240" w:lineRule="auto"/>
              <w:ind w:left="113" w:hanging="113"/>
              <w:jc w:val="left"/>
            </w:pPr>
            <w:r>
              <w:rPr>
                <w:rFonts w:ascii="Arial" w:eastAsia="Arial" w:hAnsi="Arial" w:cs="Arial"/>
                <w:color w:val="000000"/>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spacing w:before="0" w:after="0" w:line="240" w:lineRule="auto"/>
              <w:ind w:left="113" w:hanging="113"/>
              <w:jc w:val="left"/>
            </w:pPr>
            <w:r>
              <w:rPr>
                <w:rFonts w:ascii="Arial" w:eastAsia="Arial" w:hAnsi="Arial" w:cs="Arial"/>
                <w:color w:val="000000"/>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spacing w:before="0" w:after="0" w:line="240" w:lineRule="auto"/>
              <w:ind w:left="113" w:hanging="113"/>
              <w:jc w:val="left"/>
            </w:pPr>
            <w:r>
              <w:rPr>
                <w:rFonts w:ascii="Arial" w:eastAsia="Arial" w:hAnsi="Arial" w:cs="Arial"/>
                <w:color w:val="000000"/>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spacing w:before="0" w:after="0" w:line="240" w:lineRule="auto"/>
              <w:ind w:left="113" w:hanging="113"/>
              <w:jc w:val="left"/>
            </w:pPr>
            <w:r>
              <w:rPr>
                <w:rFonts w:ascii="Arial" w:eastAsia="Arial" w:hAnsi="Arial" w:cs="Arial"/>
                <w:color w:val="000000"/>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spacing w:before="0" w:after="0" w:line="240" w:lineRule="auto"/>
              <w:ind w:left="113" w:hanging="113"/>
              <w:jc w:val="left"/>
            </w:pPr>
            <w:r>
              <w:rPr>
                <w:rFonts w:ascii="Arial" w:eastAsia="Arial" w:hAnsi="Arial" w:cs="Arial"/>
                <w:color w:val="000000"/>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spacing w:before="0" w:after="0" w:line="240" w:lineRule="auto"/>
              <w:ind w:left="113" w:hanging="113"/>
              <w:jc w:val="left"/>
            </w:pPr>
            <w:r>
              <w:rPr>
                <w:rFonts w:ascii="Arial" w:eastAsia="Arial" w:hAnsi="Arial" w:cs="Arial"/>
                <w:color w:val="000000"/>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spacing w:before="0" w:after="0" w:line="240" w:lineRule="auto"/>
              <w:ind w:left="113" w:hanging="113"/>
              <w:jc w:val="left"/>
            </w:pPr>
            <w:r>
              <w:rPr>
                <w:rFonts w:ascii="Arial" w:eastAsia="Arial" w:hAnsi="Arial" w:cs="Arial"/>
                <w:color w:val="000000"/>
                <w:sz w:val="22"/>
                <w:szCs w:val="22"/>
              </w:rPr>
              <w:t>No lo satisface. La distribución queda al juzgador de cada caso</w:t>
            </w:r>
          </w:p>
        </w:tc>
      </w:tr>
    </w:tbl>
    <w:p w14:paraId="3051FBB3" w14:textId="77777777" w:rsidR="00256ADA" w:rsidRPr="00383BF1" w:rsidRDefault="00256ADA" w:rsidP="00256ADA">
      <w:pPr>
        <w:spacing w:before="0" w:after="0" w:line="360" w:lineRule="auto"/>
        <w:ind w:firstLine="0"/>
        <w:jc w:val="both"/>
      </w:pPr>
      <w:r>
        <w:rPr>
          <w:rFonts w:ascii="Arial" w:eastAsia="Arial" w:hAnsi="Arial" w:cs="Arial"/>
          <w:color w:val="000000"/>
          <w:sz w:val="20"/>
          <w:szCs w:val="20"/>
        </w:rPr>
        <w:t xml:space="preserve">Tabla 1. Criterios para la reforma del artículo 16 de la ley de medios. Elaboración propia. Los cuatro primeros criterios se basan en Ferrer Beltrán, </w:t>
      </w:r>
      <w:r>
        <w:rPr>
          <w:rFonts w:ascii="Arial" w:eastAsia="Arial" w:hAnsi="Arial" w:cs="Arial"/>
          <w:i/>
          <w:iCs/>
          <w:color w:val="000000"/>
          <w:sz w:val="20"/>
          <w:szCs w:val="20"/>
        </w:rPr>
        <w:t>Prueba sin convicción</w:t>
      </w:r>
      <w:r>
        <w:rPr>
          <w:rFonts w:ascii="Arial" w:eastAsia="Arial" w:hAnsi="Arial" w:cs="Arial"/>
          <w:color w:val="000000"/>
          <w:sz w:val="20"/>
          <w:szCs w:val="20"/>
        </w:rPr>
        <w:t>, pp. 29-103. El quinto y la columna sobre el texto vigente son análisis de esta investigación.</w:t>
      </w:r>
    </w:p>
    <w:p>
      <w:pPr>
        <w:spacing w:before="0" w:after="0" w:line="360" w:lineRule="auto"/>
        <w:jc w:val="left"/>
      </w:pPr>
    </w:p>
    <w:p w14:paraId="13E17275" w14:textId="77777777" w:rsidR="00256ADA" w:rsidRPr="00383BF1" w:rsidRDefault="00256ADA" w:rsidP="00256ADA">
      <w:pPr>
        <w:spacing w:before="0" w:after="0" w:line="360" w:lineRule="auto"/>
        <w:ind w:firstLine="709"/>
        <w:jc w:val="both"/>
      </w:pPr>
      <w:r>
        <w:rPr>
          <w:rFonts w:ascii="Arial" w:eastAsia="Arial" w:hAnsi="Arial" w:cs="Arial"/>
          <w:color w:val="000000"/>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Pr>
          <w:rFonts w:ascii="Arial" w:eastAsia="Arial" w:hAnsi="Arial" w:cs="Arial"/>
          <w:color w:val="000000"/>
          <w:sz w:val="24"/>
          <w:szCs w:val="24"/>
          <w:vertAlign w:val="superscript"/>
        </w:rPr>
        <w:footnoteReference w:id="690"/>
      </w:r>
      <w:r>
        <w:rPr>
          <w:rFonts w:ascii="Arial" w:eastAsia="Arial" w:hAnsi="Arial" w:cs="Arial"/>
          <w:color w:val="000000"/>
          <w:sz w:val="24"/>
          <w:szCs w:val="24"/>
        </w:rPr>
        <w:t xml:space="preserve">La reforma del artículo 16 no es, por tanto, una cuestión de técnica legislativa menor, sino una exigencia de las garantías procesales en la materia electoral. El apartado siguiente formula el estándar de prueba propuesto conforme a estos cinco criterios.</w:t>
      </w:r>
    </w:p>
    <w:p>
      <w:pPr>
        <w:spacing w:before="0" w:after="0" w:line="360" w:lineRule="auto"/>
        <w:jc w:val="left"/>
      </w:pPr>
    </w:p>
    <w:p>
      <w:pPr>
        <w:pStyle w:val="Ttulo2"/>
        <w:keepNext/>
        <w:spacing w:before="0" w:after="0" w:line="360" w:lineRule="auto"/>
        <w:ind w:left="567" w:hanging="284"/>
        <w:jc w:val="left"/>
      </w:pPr>
      <w:r>
        <w:rPr>
          <w:rFonts w:ascii="Arial" w:eastAsia="Arial" w:hAnsi="Arial" w:cs="Arial"/>
          <w:color w:val="000000"/>
          <w:sz w:val="24"/>
          <w:szCs w:val="24"/>
        </w:rPr>
        <w:t xml:space="preserve">5.2. </w:t>
      </w:r>
      <w:r>
        <w:rPr>
          <w:rFonts w:ascii="Arial" w:eastAsia="Arial" w:hAnsi="Arial" w:cs="Arial"/>
          <w:i/>
          <w:iCs/>
          <w:color w:val="000000"/>
          <w:sz w:val="24"/>
          <w:szCs w:val="24"/>
        </w:rPr>
        <w:t xml:space="preserve">Formulación del estándar de prueba propuesto</w:t>
      </w:r>
    </w:p>
    <w:p>
      <w:pPr>
        <w:spacing w:before="0" w:after="0" w:line="360" w:lineRule="auto"/>
        <w:jc w:val="left"/>
      </w:pPr>
    </w:p>
    <w:p w14:paraId="29E75843" w14:textId="77777777" w:rsidR="00E0113E" w:rsidRPr="00E0113E" w:rsidRDefault="00E0113E" w:rsidP="00E0113E">
      <w:pPr>
        <w:spacing w:before="0" w:after="0" w:line="360" w:lineRule="auto"/>
        <w:ind w:firstLine="0"/>
        <w:jc w:val="both"/>
      </w:pPr>
      <w:r>
        <w:rPr>
          <w:rFonts w:ascii="Arial" w:eastAsia="Arial" w:hAnsi="Arial" w:cs="Arial"/>
          <w:color w:val="000000"/>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lastRenderedPageBreak/>
        <w:t>operaciones que el estándar exige al juzgador y verifica si satisface los cinco criterios enunciados. Finalmente identifica sobre qué parte recae el riesgo del error cuando el estándar no se satisface. La formulación es una propuesta de esta investigación.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Pr>
          <w:rFonts w:ascii="Arial" w:eastAsia="Arial" w:hAnsi="Arial" w:cs="Arial"/>
          <w:color w:val="000000"/>
          <w:sz w:val="24"/>
          <w:szCs w:val="24"/>
          <w:vertAlign w:val="superscript"/>
        </w:rPr>
        <w:footnoteReference w:id="691"/>
      </w:r>
      <w:r>
        <w:rPr>
          <w:rFonts w:ascii="Arial" w:eastAsia="Arial" w:hAnsi="Arial" w:cs="Arial"/>
          <w:color w:val="000000"/>
          <w:sz w:val="24"/>
          <w:szCs w:val="24"/>
        </w:rPr>
        <w:t xml:space="preserve">La responsabilidad por la formulación concreta corresponde, por tanto, a esta investigación.</w:t>
      </w:r>
    </w:p>
    <w:p w14:paraId="3CDBA030" w14:textId="77777777" w:rsidR="00E0113E" w:rsidRPr="00E0113E" w:rsidRDefault="00E0113E" w:rsidP="00E0113E">
      <w:pPr>
        <w:spacing w:before="0" w:after="0" w:line="360" w:lineRule="auto"/>
        <w:ind w:firstLine="709"/>
        <w:jc w:val="both"/>
      </w:pPr>
      <w:r>
        <w:rPr>
          <w:rFonts w:ascii="Arial" w:eastAsia="Arial" w:hAnsi="Arial" w:cs="Arial"/>
          <w:color w:val="000000"/>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pPr>
        <w:spacing w:before="0" w:after="0" w:line="360" w:lineRule="auto"/>
        <w:ind w:firstLine="709"/>
        <w:jc w:val="both"/>
      </w:pPr>
      <w:r>
        <w:rPr>
          <w:rFonts w:ascii="Arial" w:eastAsia="Arial" w:hAnsi="Arial" w:cs="Arial"/>
          <w:color w:val="000000"/>
          <w:sz w:val="24"/>
          <w:szCs w:val="24"/>
        </w:rPr>
        <w:t xml:space="preserve">Trasladada al lenguaje legislativo, la propuesta podría sustituir el párrafo 3 del artículo 16 de la ley de medios por una disposición del tenor siguiente.</w:t>
      </w:r>
    </w:p>
    <w:p>
      <w:pPr>
        <w:spacing w:before="0" w:after="0" w:line="360" w:lineRule="auto"/>
        <w:ind w:left="709" w:firstLine="0"/>
        <w:jc w:val="both"/>
      </w:pPr>
      <w:r>
        <w:rPr>
          <w:rFonts w:ascii="Arial" w:eastAsia="Arial" w:hAnsi="Arial" w:cs="Arial"/>
          <w:color w:val="000000"/>
          <w:sz w:val="22"/>
          <w:szCs w:val="22"/>
        </w:rPr>
        <w:t xml:space="preserve">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p>
    <w:p>
      <w:pPr>
        <w:spacing w:before="0" w:after="0" w:line="360" w:lineRule="auto"/>
        <w:ind w:firstLine="0"/>
        <w:jc w:val="both"/>
      </w:pPr>
      <w:r>
        <w:rPr>
          <w:rFonts w:ascii="Arial" w:eastAsia="Arial" w:hAnsi="Arial" w:cs="Arial"/>
          <w:color w:val="000000"/>
          <w:sz w:val="24"/>
          <w:szCs w:val="24"/>
        </w:rPr>
        <w:t xml:space="preserve">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614A3FA4" w14:textId="77777777" w:rsidR="00E0113E" w:rsidRPr="00E0113E" w:rsidRDefault="00E0113E" w:rsidP="00E0113E">
      <w:pPr>
        <w:spacing w:before="0" w:after="0" w:line="360" w:lineRule="auto"/>
        <w:ind w:firstLine="709"/>
        <w:jc w:val="both"/>
      </w:pPr>
      <w:r>
        <w:rPr>
          <w:rFonts w:ascii="Arial" w:eastAsia="Arial" w:hAnsi="Arial" w:cs="Arial"/>
          <w:color w:val="000000"/>
          <w:sz w:val="24"/>
          <w:szCs w:val="24"/>
        </w:rPr>
        <w:t>La formulación combina elementos de los estándares que Ferrer Beltrán ordena de mayor a menor exigencia.</w:t>
      </w:r>
      <w:r>
        <w:rPr>
          <w:rFonts w:ascii="Arial" w:eastAsia="Arial" w:hAnsi="Arial" w:cs="Arial"/>
          <w:color w:val="000000"/>
          <w:sz w:val="24"/>
          <w:szCs w:val="24"/>
          <w:vertAlign w:val="superscript"/>
        </w:rPr>
        <w:footnoteReference w:id="692"/>
      </w:r>
      <w:r>
        <w:rPr>
          <w:rFonts w:ascii="Arial" w:eastAsia="Arial" w:hAnsi="Arial" w:cs="Arial"/>
          <w:color w:val="000000"/>
          <w:sz w:val="24"/>
          <w:szCs w:val="24"/>
        </w:rPr>
        <w:t xml:space="preserve">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Pr>
          <w:rFonts w:ascii="Arial" w:eastAsia="Arial" w:hAnsi="Arial" w:cs="Arial"/>
          <w:color w:val="000000"/>
          <w:sz w:val="24"/>
          <w:szCs w:val="24"/>
          <w:vertAlign w:val="superscript"/>
        </w:rPr>
        <w:footnoteReference w:id="693"/>
      </w:r>
      <w:r>
        <w:rPr>
          <w:rFonts w:ascii="Arial" w:eastAsia="Arial" w:hAnsi="Arial" w:cs="Arial"/>
          <w:color w:val="000000"/>
          <w:sz w:val="24"/>
          <w:szCs w:val="24"/>
        </w:rPr>
        <w:t xml:space="preserve"> La formulación aquí propuesta se sitúa en ese nivel intermedio. No exige </w:t>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before="0" w:after="0" w:line="360" w:lineRule="auto"/>
        <w:ind w:firstLine="709"/>
        <w:jc w:val="both"/>
      </w:pPr>
      <w:r>
        <w:rPr>
          <w:rFonts w:ascii="Arial" w:eastAsia="Arial" w:hAnsi="Arial" w:cs="Arial"/>
          <w:color w:val="000000"/>
          <w:sz w:val="24"/>
          <w:szCs w:val="24"/>
        </w:rPr>
        <w:t xml:space="preserve">La exigencia de completitud responde a una objeción conocida contra los estándares comparativos. Ferrer Beltrán advierte que exigir que una hipótesis sea más probable que otras puede ser una exigencia muy débil, porque la hipótesis más probable puede tener un grado de corroboración muy bajo.</w:t>
      </w:r>
      <w:r>
        <w:rPr>
          <w:rFonts w:ascii="Arial" w:eastAsia="Arial" w:hAnsi="Arial" w:cs="Arial"/>
          <w:color w:val="000000"/>
          <w:sz w:val="24"/>
          <w:szCs w:val="24"/>
          <w:vertAlign w:val="superscript"/>
        </w:rPr>
        <w:footnoteReference w:id="694"/>
      </w:r>
      <w:r>
        <w:rPr>
          <w:rFonts w:ascii="Arial" w:eastAsia="Arial" w:hAnsi="Arial" w:cs="Arial"/>
          <w:color w:val="000000"/>
          <w:sz w:val="24"/>
          <w:szCs w:val="24"/>
        </w:rPr>
        <w:t xml:space="preserve">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Pr>
          <w:rFonts w:ascii="Arial" w:eastAsia="Arial" w:hAnsi="Arial" w:cs="Arial"/>
          <w:color w:val="000000"/>
          <w:sz w:val="24"/>
          <w:szCs w:val="24"/>
          <w:vertAlign w:val="superscript"/>
        </w:rPr>
        <w:footnoteReference w:id="695"/>
      </w:r>
      <w:r>
        <w:rPr>
          <w:rFonts w:ascii="Arial" w:eastAsia="Arial" w:hAnsi="Arial" w:cs="Arial"/>
          <w:color w:val="000000"/>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Pr>
          <w:rFonts w:ascii="Arial" w:eastAsia="Arial" w:hAnsi="Arial" w:cs="Arial"/>
          <w:color w:val="000000"/>
          <w:sz w:val="24"/>
          <w:szCs w:val="24"/>
          <w:vertAlign w:val="superscript"/>
        </w:rPr>
        <w:footnoteReference w:id="696"/>
      </w:r>
      <w:r>
        <w:rPr>
          <w:rFonts w:ascii="Arial" w:eastAsia="Arial" w:hAnsi="Arial" w:cs="Arial"/>
          <w:color w:val="000000"/>
          <w:sz w:val="24"/>
          <w:szCs w:val="24"/>
        </w:rPr>
        <w:t xml:space="preserve"> Añade que la completitud no exige incorporar pruebas redundantes con otras ya aportadas. La tercera condición de la formulación propuesta recoge esa exigencia en los mismos términos.</w:t>
      </w:r>
    </w:p>
    <w:p w14:paraId="348DCF71" w14:textId="77777777" w:rsidR="00E0113E" w:rsidRPr="00E0113E" w:rsidRDefault="00E0113E" w:rsidP="00E0113E">
      <w:pPr>
        <w:spacing w:before="0" w:after="0" w:line="360" w:lineRule="auto"/>
        <w:ind w:firstLine="709"/>
        <w:jc w:val="both"/>
      </w:pPr>
      <w:r>
        <w:rPr>
          <w:rFonts w:ascii="Arial" w:eastAsia="Arial" w:hAnsi="Arial" w:cs="Arial"/>
          <w:color w:val="000000"/>
          <w:sz w:val="24"/>
          <w:szCs w:val="24"/>
        </w:rPr>
        <w:t>La formulación utiliza la noción de indicios acreditados, cuyo contenido ya ha sido definido por la jurisprudencia electoral. La Sala Superior sostuvo en el SUP-JIN-194/2025 que los indicios deben cumplir cuatro características.</w:t>
      </w:r>
      <w:r>
        <w:rPr>
          <w:rFonts w:ascii="Arial" w:eastAsia="Arial" w:hAnsi="Arial" w:cs="Arial"/>
          <w:color w:val="000000"/>
          <w:sz w:val="24"/>
          <w:szCs w:val="24"/>
          <w:vertAlign w:val="superscript"/>
        </w:rPr>
        <w:footnoteReference w:id="697"/>
      </w:r>
      <w:r>
        <w:rPr>
          <w:rFonts w:ascii="Arial" w:eastAsia="Arial" w:hAnsi="Arial" w:cs="Arial"/>
          <w:color w:val="000000"/>
          <w:sz w:val="24"/>
          <w:szCs w:val="24"/>
        </w:rPr>
        <w:t xml:space="preserve">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lastRenderedPageBreak/>
        <w:t>débiles o forzadas.</w:t>
      </w:r>
      <w:r>
        <w:rPr>
          <w:rFonts w:ascii="Arial" w:eastAsia="Arial" w:hAnsi="Arial" w:cs="Arial"/>
          <w:color w:val="000000"/>
          <w:sz w:val="24"/>
          <w:szCs w:val="24"/>
          <w:vertAlign w:val="superscript"/>
        </w:rPr>
        <w:footnoteReference w:id="698"/>
      </w:r>
      <w:r>
        <w:rPr>
          <w:rFonts w:ascii="Arial" w:eastAsia="Arial" w:hAnsi="Arial" w:cs="Arial"/>
          <w:color w:val="000000"/>
          <w:sz w:val="24"/>
          <w:szCs w:val="24"/>
        </w:rPr>
        <w:t xml:space="preserve"> Precisó, además, que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before="0" w:after="0" w:line="360" w:lineRule="auto"/>
        <w:ind w:firstLine="709"/>
        <w:jc w:val="both"/>
      </w:pPr>
      <w:r>
        <w:rPr>
          <w:rFonts w:ascii="Arial" w:eastAsia="Arial" w:hAnsi="Arial" w:cs="Arial"/>
          <w:color w:val="000000"/>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Pr>
          <w:rFonts w:ascii="Arial" w:eastAsia="Arial" w:hAnsi="Arial" w:cs="Arial"/>
          <w:color w:val="000000"/>
          <w:sz w:val="24"/>
          <w:szCs w:val="24"/>
          <w:vertAlign w:val="superscript"/>
        </w:rPr>
        <w:footnoteReference w:id="699"/>
      </w:r>
      <w:r>
        <w:rPr>
          <w:rFonts w:ascii="Arial" w:eastAsia="Arial" w:hAnsi="Arial" w:cs="Arial"/>
          <w:color w:val="000000"/>
          <w:sz w:val="24"/>
          <w:szCs w:val="24"/>
        </w:rPr>
        <w:t xml:space="preserve">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7B4093AA" w14:textId="77777777" w:rsidR="00E0113E" w:rsidRPr="00E0113E" w:rsidRDefault="00E0113E" w:rsidP="00E0113E">
      <w:pPr>
        <w:spacing w:before="0" w:after="0" w:line="360" w:lineRule="auto"/>
        <w:ind w:firstLine="709"/>
        <w:jc w:val="both"/>
      </w:pPr>
      <w:r>
        <w:rPr>
          <w:rFonts w:ascii="Arial" w:eastAsia="Arial" w:hAnsi="Arial" w:cs="Arial"/>
          <w:color w:val="000000"/>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Pr>
          <w:rFonts w:ascii="Arial" w:eastAsia="Arial" w:hAnsi="Arial" w:cs="Arial"/>
          <w:color w:val="000000"/>
          <w:sz w:val="24"/>
          <w:szCs w:val="24"/>
          <w:vertAlign w:val="superscript"/>
        </w:rPr>
        <w:footnoteReference w:id="700"/>
      </w:r>
      <w:r>
        <w:rPr>
          <w:rFonts w:ascii="Arial" w:eastAsia="Arial" w:hAnsi="Arial" w:cs="Arial"/>
          <w:color w:val="000000"/>
          <w:sz w:val="24"/>
          <w:szCs w:val="24"/>
        </w:rPr>
        <w:t xml:space="preserve">La segunda operación es verificar que la hipótesis de la irregularidad explique todos los elementos de juicio relevantes, incluidos los que </w:t>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Pr>
          <w:rFonts w:ascii="Arial" w:eastAsia="Arial" w:hAnsi="Arial" w:cs="Arial"/>
          <w:color w:val="000000"/>
          <w:sz w:val="24"/>
          <w:szCs w:val="24"/>
          <w:vertAlign w:val="superscript"/>
        </w:rPr>
        <w:footnoteReference w:id="701"/>
      </w:r>
      <w:r>
        <w:rPr>
          <w:rFonts w:ascii="Arial" w:eastAsia="Arial" w:hAnsi="Arial" w:cs="Arial"/>
          <w:color w:val="000000"/>
          <w:sz w:val="24"/>
          <w:szCs w:val="24"/>
        </w:rPr>
        <w:t xml:space="preserve"> En la materia electoral, esta operación se vincula con la facultad del órgano de requerir a autoridades, partidos y particulares los elementos que puedan servir para resolver.</w:t>
      </w:r>
      <w:r>
        <w:rPr>
          <w:rFonts w:ascii="Arial" w:eastAsia="Arial" w:hAnsi="Arial" w:cs="Arial"/>
          <w:color w:val="000000"/>
          <w:sz w:val="24"/>
          <w:szCs w:val="24"/>
          <w:vertAlign w:val="superscript"/>
        </w:rPr>
        <w:footnoteReference w:id="702"/>
      </w:r>
      <w:r>
        <w:rPr>
          <w:rFonts w:ascii="Arial" w:eastAsia="Arial" w:hAnsi="Arial" w:cs="Arial"/>
          <w:color w:val="000000"/>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before="0" w:after="0" w:line="360" w:lineRule="auto"/>
        <w:ind w:firstLine="709"/>
        <w:jc w:val="both"/>
      </w:pPr>
      <w:r>
        <w:rPr>
          <w:rFonts w:ascii="Arial" w:eastAsia="Arial" w:hAnsi="Arial" w:cs="Arial"/>
          <w:color w:val="000000"/>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Pr>
          <w:rFonts w:ascii="Arial" w:eastAsia="Arial" w:hAnsi="Arial" w:cs="Arial"/>
          <w:color w:val="000000"/>
          <w:sz w:val="24"/>
          <w:szCs w:val="24"/>
          <w:vertAlign w:val="superscript"/>
        </w:rPr>
        <w:footnoteReference w:id="703"/>
      </w:r>
      <w:r>
        <w:rPr>
          <w:rFonts w:ascii="Arial" w:eastAsia="Arial" w:hAnsi="Arial" w:cs="Arial"/>
          <w:color w:val="000000"/>
          <w:sz w:val="24"/>
          <w:szCs w:val="24"/>
        </w:rPr>
        <w:t xml:space="preserve">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79C40652" w14:textId="77777777" w:rsidR="00E0113E" w:rsidRPr="00E0113E" w:rsidRDefault="00E0113E" w:rsidP="00E0113E">
      <w:pPr>
        <w:spacing w:before="0" w:after="0" w:line="360" w:lineRule="auto"/>
        <w:ind w:firstLine="709"/>
        <w:jc w:val="both"/>
      </w:pPr>
      <w:r>
        <w:rPr>
          <w:rFonts w:ascii="Arial" w:eastAsia="Arial" w:hAnsi="Arial" w:cs="Arial"/>
          <w:color w:val="000000"/>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Pr>
          <w:rFonts w:ascii="Arial" w:eastAsia="Arial" w:hAnsi="Arial" w:cs="Arial"/>
          <w:color w:val="000000"/>
          <w:sz w:val="24"/>
          <w:szCs w:val="24"/>
          <w:vertAlign w:val="superscript"/>
        </w:rPr>
        <w:footnoteReference w:id="704"/>
      </w:r>
      <w:r>
        <w:rPr>
          <w:rFonts w:ascii="Arial" w:eastAsia="Arial" w:hAnsi="Arial" w:cs="Arial"/>
          <w:color w:val="000000"/>
          <w:sz w:val="24"/>
          <w:szCs w:val="24"/>
        </w:rPr>
        <w:t xml:space="preserve">La misma estructura puede graduarse para otras decisiones, por ejemplo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spacing w:before="0" w:after="0" w:line="240" w:lineRule="auto"/>
              <w:ind w:left="113" w:hanging="113"/>
              <w:jc w:val="left"/>
            </w:pPr>
            <w:r>
              <w:rPr>
                <w:rFonts w:ascii="Arial" w:eastAsia="Arial" w:hAnsi="Arial" w:cs="Arial"/>
                <w:b/>
                <w:bCs/>
                <w:color w:val="000000"/>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spacing w:before="0" w:after="0" w:line="240" w:lineRule="auto"/>
              <w:ind w:left="113" w:hanging="113"/>
              <w:jc w:val="left"/>
            </w:pPr>
            <w:r>
              <w:rPr>
                <w:rFonts w:ascii="Arial" w:eastAsia="Arial" w:hAnsi="Arial" w:cs="Arial"/>
                <w:b/>
                <w:bCs/>
                <w:color w:val="000000"/>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spacing w:before="0" w:after="0" w:line="240" w:lineRule="auto"/>
              <w:ind w:left="113" w:hanging="113"/>
              <w:jc w:val="left"/>
            </w:pPr>
            <w:r>
              <w:rPr>
                <w:rFonts w:ascii="Arial" w:eastAsia="Arial" w:hAnsi="Arial" w:cs="Arial"/>
                <w:b/>
                <w:bCs/>
                <w:color w:val="000000"/>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spacing w:before="0" w:after="0" w:line="240" w:lineRule="auto"/>
              <w:ind w:left="113" w:hanging="113"/>
              <w:jc w:val="left"/>
            </w:pPr>
            <w:r>
              <w:rPr>
                <w:rFonts w:ascii="Arial" w:eastAsia="Arial" w:hAnsi="Arial" w:cs="Arial"/>
                <w:color w:val="000000"/>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spacing w:before="0" w:after="0" w:line="240" w:lineRule="auto"/>
              <w:ind w:left="113" w:hanging="113"/>
              <w:jc w:val="left"/>
            </w:pPr>
            <w:r>
              <w:rPr>
                <w:rFonts w:ascii="Arial" w:eastAsia="Arial" w:hAnsi="Arial" w:cs="Arial"/>
                <w:color w:val="000000"/>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spacing w:before="0" w:after="0" w:line="240" w:lineRule="auto"/>
              <w:ind w:left="113" w:hanging="113"/>
              <w:jc w:val="left"/>
            </w:pPr>
            <w:r>
              <w:rPr>
                <w:rFonts w:ascii="Arial" w:eastAsia="Arial" w:hAnsi="Arial" w:cs="Arial"/>
                <w:color w:val="000000"/>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spacing w:before="0" w:after="0" w:line="240" w:lineRule="auto"/>
              <w:ind w:left="113" w:hanging="113"/>
              <w:jc w:val="left"/>
            </w:pPr>
            <w:r>
              <w:rPr>
                <w:rFonts w:ascii="Arial" w:eastAsia="Arial" w:hAnsi="Arial" w:cs="Arial"/>
                <w:color w:val="000000"/>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spacing w:before="0" w:after="0" w:line="240" w:lineRule="auto"/>
              <w:ind w:left="113" w:hanging="113"/>
              <w:jc w:val="left"/>
            </w:pPr>
            <w:r>
              <w:rPr>
                <w:rFonts w:ascii="Arial" w:eastAsia="Arial" w:hAnsi="Arial" w:cs="Arial"/>
                <w:color w:val="000000"/>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spacing w:before="0" w:after="0" w:line="240" w:lineRule="auto"/>
              <w:ind w:left="113" w:hanging="113"/>
              <w:jc w:val="left"/>
            </w:pPr>
            <w:r>
              <w:rPr>
                <w:rFonts w:ascii="Arial" w:eastAsia="Arial" w:hAnsi="Arial" w:cs="Arial"/>
                <w:color w:val="000000"/>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spacing w:before="0" w:after="0" w:line="240" w:lineRule="auto"/>
              <w:ind w:left="113" w:hanging="113"/>
              <w:jc w:val="left"/>
            </w:pPr>
            <w:r>
              <w:rPr>
                <w:rFonts w:ascii="Arial" w:eastAsia="Arial" w:hAnsi="Arial" w:cs="Arial"/>
                <w:color w:val="000000"/>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spacing w:before="0" w:after="0" w:line="240" w:lineRule="auto"/>
              <w:ind w:left="113" w:hanging="113"/>
              <w:jc w:val="left"/>
            </w:pPr>
            <w:r>
              <w:rPr>
                <w:rFonts w:ascii="Arial" w:eastAsia="Arial" w:hAnsi="Arial" w:cs="Arial"/>
                <w:color w:val="000000"/>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spacing w:before="0" w:after="0" w:line="240" w:lineRule="auto"/>
              <w:ind w:left="113" w:hanging="113"/>
              <w:jc w:val="left"/>
            </w:pPr>
            <w:r>
              <w:rPr>
                <w:rFonts w:ascii="Arial" w:eastAsia="Arial" w:hAnsi="Arial" w:cs="Arial"/>
                <w:color w:val="000000"/>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spacing w:before="0" w:after="0" w:line="240" w:lineRule="auto"/>
              <w:ind w:left="113" w:hanging="113"/>
              <w:jc w:val="left"/>
            </w:pPr>
            <w:r>
              <w:rPr>
                <w:rFonts w:ascii="Arial" w:eastAsia="Arial" w:hAnsi="Arial" w:cs="Arial"/>
                <w:color w:val="000000"/>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spacing w:before="0" w:after="0" w:line="240" w:lineRule="auto"/>
              <w:ind w:left="113" w:hanging="113"/>
              <w:jc w:val="left"/>
            </w:pPr>
            <w:r>
              <w:rPr>
                <w:rFonts w:ascii="Arial" w:eastAsia="Arial" w:hAnsi="Arial" w:cs="Arial"/>
                <w:color w:val="000000"/>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spacing w:before="0" w:after="0" w:line="240" w:lineRule="auto"/>
              <w:ind w:left="113" w:hanging="113"/>
              <w:jc w:val="left"/>
            </w:pPr>
            <w:r>
              <w:rPr>
                <w:rFonts w:ascii="Arial" w:eastAsia="Arial" w:hAnsi="Arial" w:cs="Arial"/>
                <w:color w:val="000000"/>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spacing w:before="0" w:after="0" w:line="240" w:lineRule="auto"/>
              <w:ind w:left="113" w:hanging="113"/>
              <w:jc w:val="left"/>
            </w:pPr>
            <w:r>
              <w:rPr>
                <w:rFonts w:ascii="Arial" w:eastAsia="Arial" w:hAnsi="Arial" w:cs="Arial"/>
                <w:color w:val="000000"/>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spacing w:before="0" w:after="0" w:line="240" w:lineRule="auto"/>
              <w:ind w:left="113" w:hanging="113"/>
              <w:jc w:val="left"/>
            </w:pPr>
            <w:r>
              <w:rPr>
                <w:rFonts w:ascii="Arial" w:eastAsia="Arial" w:hAnsi="Arial" w:cs="Arial"/>
                <w:color w:val="000000"/>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spacing w:before="0" w:after="0" w:line="240" w:lineRule="auto"/>
              <w:ind w:left="113" w:hanging="113"/>
              <w:jc w:val="left"/>
            </w:pPr>
            <w:r>
              <w:rPr>
                <w:rFonts w:ascii="Arial" w:eastAsia="Arial" w:hAnsi="Arial" w:cs="Arial"/>
                <w:color w:val="000000"/>
                <w:sz w:val="22"/>
                <w:szCs w:val="22"/>
              </w:rPr>
              <w:t>Preferencia moderada por la validez fijada en la ley</w:t>
            </w:r>
          </w:p>
        </w:tc>
      </w:tr>
    </w:tbl>
    <w:p w14:paraId="094397C0" w14:textId="77777777" w:rsidR="00E0113E" w:rsidRPr="00E0113E" w:rsidRDefault="00E0113E" w:rsidP="00E0113E">
      <w:pPr>
        <w:spacing w:before="0" w:after="0" w:line="360" w:lineRule="auto"/>
        <w:ind w:firstLine="0"/>
        <w:jc w:val="both"/>
      </w:pPr>
      <w:r>
        <w:rPr>
          <w:rFonts w:ascii="Arial" w:eastAsia="Arial" w:hAnsi="Arial" w:cs="Arial"/>
          <w:color w:val="000000"/>
          <w:sz w:val="20"/>
          <w:szCs w:val="20"/>
        </w:rPr>
        <w:t xml:space="preserve">Tabla 1. Correspondencia entre el estándar propuesto y los criterios para la reforma. Elaboración propia. La formulación del estándar y esta verificación son propuesta de esta investigación, con base en Ferrer Beltrán, </w:t>
      </w:r>
      <w:r>
        <w:rPr>
          <w:rFonts w:ascii="Arial" w:eastAsia="Arial" w:hAnsi="Arial" w:cs="Arial"/>
          <w:i/>
          <w:iCs/>
          <w:color w:val="000000"/>
          <w:sz w:val="20"/>
          <w:szCs w:val="20"/>
        </w:rPr>
        <w:t>Prueba sin convicción</w:t>
      </w:r>
      <w:r>
        <w:rPr>
          <w:rFonts w:ascii="Arial" w:eastAsia="Arial" w:hAnsi="Arial" w:cs="Arial"/>
          <w:color w:val="000000"/>
          <w:sz w:val="20"/>
          <w:szCs w:val="20"/>
        </w:rPr>
        <w:t>, pp. 29-103 y 209-235.</w:t>
      </w:r>
    </w:p>
    <w:p>
      <w:pPr>
        <w:spacing w:before="0" w:after="0" w:line="360" w:lineRule="auto"/>
        <w:jc w:val="left"/>
      </w:pPr>
    </w:p>
    <w:p w14:paraId="753ED709" w14:textId="77777777" w:rsidR="00E0113E" w:rsidRPr="00E0113E" w:rsidRDefault="00E0113E" w:rsidP="00E0113E">
      <w:pPr>
        <w:spacing w:before="0" w:after="0" w:line="360" w:lineRule="auto"/>
        <w:ind w:firstLine="709"/>
        <w:jc w:val="both"/>
      </w:pPr>
      <w:r>
        <w:rPr>
          <w:rFonts w:ascii="Arial" w:eastAsia="Arial" w:hAnsi="Arial" w:cs="Arial"/>
          <w:color w:val="000000"/>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lastRenderedPageBreak/>
        <w:t>del acervo, con variaciones en el conjunto de hipótesis comparadas o en la exigencia de completitud. Ferrer Beltrán muestra que esas variaciones producen estándares distintos, porque modifican el umbral de suficiencia.</w:t>
      </w:r>
      <w:r>
        <w:rPr>
          <w:rFonts w:ascii="Arial" w:eastAsia="Arial" w:hAnsi="Arial" w:cs="Arial"/>
          <w:color w:val="000000"/>
          <w:sz w:val="24"/>
          <w:szCs w:val="24"/>
          <w:vertAlign w:val="superscript"/>
        </w:rPr>
        <w:footnoteReference w:id="705"/>
      </w:r>
      <w:r>
        <w:rPr>
          <w:rFonts w:ascii="Arial" w:eastAsia="Arial" w:hAnsi="Arial" w:cs="Arial"/>
          <w:color w:val="000000"/>
          <w:sz w:val="24"/>
          <w:szCs w:val="24"/>
        </w:rPr>
        <w:t xml:space="preserve">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7ECAB58A" w14:textId="77777777" w:rsidR="00E0113E" w:rsidRPr="00E0113E" w:rsidRDefault="00E0113E" w:rsidP="00E0113E">
      <w:pPr>
        <w:spacing w:before="0" w:after="0" w:line="360" w:lineRule="auto"/>
        <w:ind w:firstLine="709"/>
        <w:jc w:val="both"/>
      </w:pPr>
      <w:r>
        <w:rPr>
          <w:rFonts w:ascii="Arial" w:eastAsia="Arial" w:hAnsi="Arial" w:cs="Arial"/>
          <w:color w:val="000000"/>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Pr>
          <w:rFonts w:ascii="Arial" w:eastAsia="Arial" w:hAnsi="Arial" w:cs="Arial"/>
          <w:color w:val="000000"/>
          <w:sz w:val="24"/>
          <w:szCs w:val="24"/>
          <w:vertAlign w:val="superscript"/>
        </w:rPr>
        <w:footnoteReference w:id="706"/>
      </w:r>
      <w:r>
        <w:rPr>
          <w:rFonts w:ascii="Arial" w:eastAsia="Arial" w:hAnsi="Arial" w:cs="Arial"/>
          <w:color w:val="000000"/>
          <w:sz w:val="24"/>
          <w:szCs w:val="24"/>
        </w:rPr>
        <w:t xml:space="preserve">En el juicio de nulidad, la carga corresponde a quien afirma la irregularidad.</w:t>
      </w:r>
      <w:r>
        <w:rPr>
          <w:rFonts w:ascii="Arial" w:eastAsia="Arial" w:hAnsi="Arial" w:cs="Arial"/>
          <w:color w:val="000000"/>
          <w:sz w:val="24"/>
          <w:szCs w:val="24"/>
          <w:vertAlign w:val="superscript"/>
        </w:rPr>
        <w:footnoteReference w:id="707"/>
      </w:r>
      <w:r>
        <w:rPr>
          <w:rFonts w:ascii="Arial" w:eastAsia="Arial" w:hAnsi="Arial" w:cs="Arial"/>
          <w:color w:val="000000"/>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before="0" w:after="0" w:line="360" w:lineRule="auto"/>
        <w:ind w:firstLine="709"/>
        <w:jc w:val="both"/>
      </w:pPr>
      <w:r>
        <w:rPr>
          <w:rFonts w:ascii="Arial" w:eastAsia="Arial" w:hAnsi="Arial" w:cs="Arial"/>
          <w:color w:val="000000"/>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Pr>
          <w:rFonts w:ascii="Arial" w:eastAsia="Arial" w:hAnsi="Arial" w:cs="Arial"/>
          <w:color w:val="000000"/>
          <w:sz w:val="24"/>
          <w:szCs w:val="24"/>
          <w:vertAlign w:val="superscript"/>
        </w:rPr>
        <w:footnoteReference w:id="708"/>
      </w:r>
      <w:r>
        <w:rPr>
          <w:rFonts w:ascii="Arial" w:eastAsia="Arial" w:hAnsi="Arial" w:cs="Arial"/>
          <w:color w:val="000000"/>
          <w:sz w:val="24"/>
          <w:szCs w:val="24"/>
        </w:rPr>
        <w:t xml:space="preserve">El estándar se aplicaría a la acreditación de la irregularidad y, fuera de ese </w:t>
        <w:lastRenderedPageBreak/>
        <w:t>supuesto, también a su carácter determinante. Ferrer Beltrán advierte que las cargas y las presunciones deben considerarse simultáneamente al fijar el umbral, porque todas inciden en la distribución del riesgo.</w:t>
      </w:r>
      <w:r>
        <w:rPr>
          <w:rFonts w:ascii="Arial" w:eastAsia="Arial" w:hAnsi="Arial" w:cs="Arial"/>
          <w:color w:val="000000"/>
          <w:sz w:val="24"/>
          <w:szCs w:val="24"/>
          <w:vertAlign w:val="superscript"/>
        </w:rPr>
        <w:footnoteReference w:id="709"/>
      </w:r>
      <w:r>
        <w:rPr>
          <w:rFonts w:ascii="Arial" w:eastAsia="Arial" w:hAnsi="Arial" w:cs="Arial"/>
          <w:color w:val="000000"/>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pPr>
        <w:spacing w:before="0" w:after="0" w:line="360" w:lineRule="auto"/>
        <w:jc w:val="left"/>
      </w:pPr>
    </w:p>
    <w:p>
      <w:pPr>
        <w:pStyle w:val="Ttulo2"/>
        <w:keepNext/>
        <w:spacing w:before="0" w:after="0" w:line="360" w:lineRule="auto"/>
        <w:ind w:left="567" w:hanging="284"/>
        <w:jc w:val="left"/>
      </w:pPr>
      <w:r>
        <w:rPr>
          <w:rFonts w:ascii="Arial" w:eastAsia="Arial" w:hAnsi="Arial" w:cs="Arial"/>
          <w:color w:val="000000"/>
          <w:sz w:val="24"/>
          <w:szCs w:val="24"/>
        </w:rPr>
        <w:t xml:space="preserve">5.3. </w:t>
      </w:r>
      <w:r>
        <w:rPr>
          <w:rFonts w:ascii="Arial" w:eastAsia="Arial" w:hAnsi="Arial" w:cs="Arial"/>
          <w:i/>
          <w:iCs/>
          <w:color w:val="000000"/>
          <w:sz w:val="24"/>
          <w:szCs w:val="24"/>
        </w:rPr>
        <w:t xml:space="preserve">Compatibilidad del estándar propuesto con la naturaleza indiciaria de la prueba electoral</w:t>
      </w:r>
    </w:p>
    <w:p>
      <w:pPr>
        <w:spacing w:before="0" w:after="0" w:line="360" w:lineRule="auto"/>
        <w:jc w:val="left"/>
      </w:pPr>
    </w:p>
    <w:p w14:paraId="30523D73" w14:textId="77777777" w:rsidR="00DF3B02" w:rsidRPr="00DF3B02" w:rsidRDefault="00DF3B02" w:rsidP="00DF3B02">
      <w:pPr>
        <w:spacing w:before="0" w:after="0" w:line="360" w:lineRule="auto"/>
        <w:ind w:firstLine="0"/>
        <w:jc w:val="both"/>
      </w:pPr>
      <w:r>
        <w:rPr>
          <w:rFonts w:ascii="Arial" w:eastAsia="Arial" w:hAnsi="Arial" w:cs="Arial"/>
          <w:color w:val="000000"/>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es compatible con esa prueba y formaliza como regla de suficiencia operaciones que el razonamiento indiciario ya exige. Para mostrarlo se caracteriza primero la naturaleza indiciaria de la prueba electoral. Después se examina cómo adquieren fuerza probatoria los indicios según la doctrina y la jurisprudencia. A continuación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83116DC" w14:textId="77777777" w:rsidR="00DF3B02" w:rsidRPr="00DF3B02" w:rsidRDefault="00DF3B02" w:rsidP="00DF3B02">
      <w:pPr>
        <w:spacing w:before="0" w:after="0" w:line="360" w:lineRule="auto"/>
        <w:ind w:firstLine="709"/>
        <w:jc w:val="both"/>
      </w:pPr>
      <w:r>
        <w:rPr>
          <w:rFonts w:ascii="Arial" w:eastAsia="Arial" w:hAnsi="Arial" w:cs="Arial"/>
          <w:color w:val="000000"/>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Pr>
          <w:rFonts w:ascii="Arial" w:eastAsia="Arial" w:hAnsi="Arial" w:cs="Arial"/>
          <w:color w:val="000000"/>
          <w:sz w:val="24"/>
          <w:szCs w:val="24"/>
          <w:vertAlign w:val="superscript"/>
        </w:rPr>
        <w:footnoteReference w:id="710"/>
      </w:r>
      <w:r>
        <w:rPr>
          <w:rFonts w:ascii="Arial" w:eastAsia="Arial" w:hAnsi="Arial" w:cs="Arial"/>
          <w:color w:val="000000"/>
          <w:sz w:val="24"/>
          <w:szCs w:val="24"/>
        </w:rPr>
        <w:t xml:space="preserve">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Pr>
          <w:rFonts w:ascii="Arial" w:eastAsia="Arial" w:hAnsi="Arial" w:cs="Arial"/>
          <w:color w:val="000000"/>
          <w:sz w:val="24"/>
          <w:szCs w:val="24"/>
          <w:vertAlign w:val="superscript"/>
        </w:rPr>
        <w:footnoteReference w:id="711"/>
      </w:r>
      <w:r>
        <w:rPr>
          <w:rFonts w:ascii="Arial" w:eastAsia="Arial" w:hAnsi="Arial" w:cs="Arial"/>
          <w:color w:val="000000"/>
          <w:sz w:val="24"/>
          <w:szCs w:val="24"/>
        </w:rPr>
        <w:t xml:space="preserve"> En el mismo voto, el magistrado sostuvo que exigir la prueba de cómo votó cada elector equivaldría a exigir pruebas imposibles, porque el voto es secreto.</w:t>
      </w:r>
      <w:r>
        <w:rPr>
          <w:rFonts w:ascii="Arial" w:eastAsia="Arial" w:hAnsi="Arial" w:cs="Arial"/>
          <w:color w:val="000000"/>
          <w:sz w:val="24"/>
          <w:szCs w:val="24"/>
          <w:vertAlign w:val="superscript"/>
        </w:rPr>
        <w:footnoteReference w:id="712"/>
      </w:r>
      <w:r>
        <w:rPr>
          <w:rFonts w:ascii="Arial" w:eastAsia="Arial" w:hAnsi="Arial" w:cs="Arial"/>
          <w:color w:val="000000"/>
          <w:sz w:val="24"/>
          <w:szCs w:val="24"/>
        </w:rPr>
        <w:t xml:space="preserve"> La ley de medios refleja esa realidad al atribuir a los medios distintos de las documentales públicas un valor que solo alcanza la prueba plena mediante su relación con los demás elementos del expediente.</w:t>
      </w:r>
      <w:r>
        <w:rPr>
          <w:rFonts w:ascii="Arial" w:eastAsia="Arial" w:hAnsi="Arial" w:cs="Arial"/>
          <w:color w:val="000000"/>
          <w:sz w:val="24"/>
          <w:szCs w:val="24"/>
          <w:vertAlign w:val="superscript"/>
        </w:rPr>
        <w:footnoteReference w:id="713"/>
      </w:r>
      <w:r>
        <w:rPr>
          <w:rFonts w:ascii="Arial" w:eastAsia="Arial" w:hAnsi="Arial" w:cs="Arial"/>
          <w:color w:val="000000"/>
          <w:sz w:val="24"/>
          <w:szCs w:val="24"/>
        </w:rPr>
        <w:t xml:space="preserve"> La jurisprudencia 38/2002 dispone, en el mismo sentido, que las notas periodísticas solo pueden arrojar indicios sobre los hechos a que se refieren.</w:t>
      </w:r>
      <w:r>
        <w:rPr>
          <w:rFonts w:ascii="Arial" w:eastAsia="Arial" w:hAnsi="Arial" w:cs="Arial"/>
          <w:color w:val="000000"/>
          <w:sz w:val="24"/>
          <w:szCs w:val="24"/>
          <w:vertAlign w:val="superscript"/>
        </w:rPr>
        <w:footnoteReference w:id="714"/>
      </w:r>
      <w:r>
        <w:rPr>
          <w:rFonts w:ascii="Arial" w:eastAsia="Arial" w:hAnsi="Arial" w:cs="Arial"/>
          <w:color w:val="000000"/>
          <w:sz w:val="24"/>
          <w:szCs w:val="24"/>
        </w:rPr>
        <w:t xml:space="preserve"> Cualquier estándar para la nulidad de elecciones debe poder operar, en consecuencia, sobre acervos formados principalmente por indicios.</w:t>
      </w:r>
    </w:p>
    <w:p w14:paraId="316D69BF" w14:textId="77777777" w:rsidR="00DF3B02" w:rsidRPr="00DF3B02" w:rsidRDefault="00DF3B02" w:rsidP="00DF3B02">
      <w:pPr>
        <w:spacing w:before="0" w:after="0" w:line="360" w:lineRule="auto"/>
        <w:ind w:firstLine="709"/>
        <w:jc w:val="both"/>
      </w:pPr>
      <w:r>
        <w:rPr>
          <w:rFonts w:ascii="Arial" w:eastAsia="Arial" w:hAnsi="Arial" w:cs="Arial"/>
          <w:color w:val="000000"/>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lastRenderedPageBreak/>
        <w:t>confluyan en una reconstrucción unitaria del hecho.</w:t>
      </w:r>
      <w:r>
        <w:rPr>
          <w:rFonts w:ascii="Arial" w:eastAsia="Arial" w:hAnsi="Arial" w:cs="Arial"/>
          <w:color w:val="000000"/>
          <w:sz w:val="24"/>
          <w:szCs w:val="24"/>
          <w:vertAlign w:val="superscript"/>
        </w:rPr>
        <w:footnoteReference w:id="715"/>
      </w:r>
      <w:r>
        <w:rPr>
          <w:rFonts w:ascii="Arial" w:eastAsia="Arial" w:hAnsi="Arial" w:cs="Arial"/>
          <w:color w:val="000000"/>
          <w:sz w:val="24"/>
          <w:szCs w:val="24"/>
        </w:rPr>
        <w:t xml:space="preserve">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Pr>
          <w:rFonts w:ascii="Arial" w:eastAsia="Arial" w:hAnsi="Arial" w:cs="Arial"/>
          <w:color w:val="000000"/>
          <w:sz w:val="24"/>
          <w:szCs w:val="24"/>
          <w:vertAlign w:val="superscript"/>
        </w:rPr>
        <w:footnoteReference w:id="716"/>
      </w:r>
    </w:p>
    <w:p w14:paraId="4D7E977B" w14:textId="77777777" w:rsidR="00DF3B02" w:rsidRPr="00DF3B02" w:rsidRDefault="00DF3B02" w:rsidP="00DF3B02">
      <w:pPr>
        <w:spacing w:before="0" w:after="0" w:line="360" w:lineRule="auto"/>
        <w:ind w:firstLine="709"/>
        <w:jc w:val="both"/>
      </w:pPr>
      <w:r>
        <w:rPr>
          <w:rFonts w:ascii="Arial" w:eastAsia="Arial" w:hAnsi="Arial" w:cs="Arial"/>
          <w:color w:val="000000"/>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56111AD7" w14:textId="77777777" w:rsidR="00DF3B02" w:rsidRPr="00DF3B02" w:rsidRDefault="00DF3B02" w:rsidP="00DF3B02">
      <w:pPr>
        <w:spacing w:before="0" w:after="0" w:line="360" w:lineRule="auto"/>
        <w:ind w:firstLine="709"/>
        <w:jc w:val="both"/>
      </w:pPr>
      <w:r>
        <w:rPr>
          <w:rFonts w:ascii="Arial" w:eastAsia="Arial" w:hAnsi="Arial" w:cs="Arial"/>
          <w:color w:val="000000"/>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Pr>
          <w:rFonts w:ascii="Arial" w:eastAsia="Arial" w:hAnsi="Arial" w:cs="Arial"/>
          <w:color w:val="000000"/>
          <w:sz w:val="24"/>
          <w:szCs w:val="24"/>
          <w:vertAlign w:val="superscript"/>
        </w:rPr>
        <w:footnoteReference w:id="717"/>
      </w:r>
      <w:r>
        <w:rPr>
          <w:rFonts w:ascii="Arial" w:eastAsia="Arial" w:hAnsi="Arial" w:cs="Arial"/>
          <w:color w:val="000000"/>
          <w:sz w:val="24"/>
          <w:szCs w:val="24"/>
        </w:rPr>
        <w:t xml:space="preserve">Gascón Abellán explica que el juicio de aceptabilidad de una hipótesis es un juicio sobre su confirmación y su no refutación.</w:t>
      </w:r>
      <w:r>
        <w:rPr>
          <w:rFonts w:ascii="Arial" w:eastAsia="Arial" w:hAnsi="Arial" w:cs="Arial"/>
          <w:color w:val="000000"/>
          <w:sz w:val="24"/>
          <w:szCs w:val="24"/>
          <w:vertAlign w:val="superscript"/>
        </w:rPr>
        <w:footnoteReference w:id="718"/>
      </w:r>
      <w:r>
        <w:rPr>
          <w:rFonts w:ascii="Arial" w:eastAsia="Arial" w:hAnsi="Arial" w:cs="Arial"/>
          <w:color w:val="000000"/>
          <w:sz w:val="24"/>
          <w:szCs w:val="24"/>
        </w:rPr>
        <w:t xml:space="preserve"> Añade que puede ocurrir que hipótesis rivales resulten suficientemente fundadas, y que en esos casos es necesario justificar por qué una de ellas es más aceptable que la otra.</w:t>
      </w:r>
      <w:r>
        <w:rPr>
          <w:rFonts w:ascii="Arial" w:eastAsia="Arial" w:hAnsi="Arial" w:cs="Arial"/>
          <w:color w:val="000000"/>
          <w:sz w:val="24"/>
          <w:szCs w:val="24"/>
          <w:vertAlign w:val="superscript"/>
        </w:rPr>
        <w:footnoteReference w:id="719"/>
      </w:r>
      <w:r>
        <w:rPr>
          <w:rFonts w:ascii="Arial" w:eastAsia="Arial" w:hAnsi="Arial" w:cs="Arial"/>
          <w:color w:val="000000"/>
          <w:sz w:val="24"/>
          <w:szCs w:val="24"/>
        </w:rPr>
        <w:t xml:space="preserve"> La autora sostiene que la motivación debe reflejar esa confrontación de hipótesis. La primera condición del estándar convierte esa confrontación en una regla expresa de decisión. Su aplicación solo exige que el juzgador exponga la comparación que ya debería realizar.</w:t>
      </w:r>
    </w:p>
    <w:p w14:paraId="693F831E" w14:textId="77777777" w:rsidR="00DF3B02" w:rsidRPr="00DF3B02" w:rsidRDefault="00DF3B02" w:rsidP="00DF3B02">
      <w:pPr>
        <w:spacing w:before="0" w:after="0" w:line="360" w:lineRule="auto"/>
        <w:ind w:firstLine="709"/>
        <w:jc w:val="both"/>
      </w:pPr>
      <w:r>
        <w:rPr>
          <w:rFonts w:ascii="Arial" w:eastAsia="Arial" w:hAnsi="Arial" w:cs="Arial"/>
          <w:color w:val="000000"/>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Pr>
          <w:rFonts w:ascii="Arial" w:eastAsia="Arial" w:hAnsi="Arial" w:cs="Arial"/>
          <w:color w:val="000000"/>
          <w:sz w:val="24"/>
          <w:szCs w:val="24"/>
          <w:vertAlign w:val="superscript"/>
        </w:rPr>
        <w:footnoteReference w:id="720"/>
      </w:r>
      <w:r>
        <w:rPr>
          <w:rFonts w:ascii="Arial" w:eastAsia="Arial" w:hAnsi="Arial" w:cs="Arial"/>
          <w:color w:val="000000"/>
          <w:sz w:val="24"/>
          <w:szCs w:val="24"/>
        </w:rPr>
        <w:t xml:space="preserve">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Pr>
          <w:rFonts w:ascii="Arial" w:eastAsia="Arial" w:hAnsi="Arial" w:cs="Arial"/>
          <w:color w:val="000000"/>
          <w:sz w:val="24"/>
          <w:szCs w:val="24"/>
          <w:vertAlign w:val="superscript"/>
        </w:rPr>
        <w:footnoteReference w:id="721"/>
      </w:r>
      <w:r>
        <w:rPr>
          <w:rFonts w:ascii="Arial" w:eastAsia="Arial" w:hAnsi="Arial" w:cs="Arial"/>
          <w:color w:val="000000"/>
          <w:sz w:val="24"/>
          <w:szCs w:val="24"/>
        </w:rPr>
        <w:t xml:space="preserve"> La distinción entre indicios genuinamente interrelacionados y la mera acumulación de indicios débiles descansa, por tanto, en la segunda condición y en la valoración, no en la completitud.</w:t>
      </w:r>
    </w:p>
    <w:p>
      <w:pPr>
        <w:spacing w:before="0" w:after="0" w:line="360" w:lineRule="auto"/>
        <w:jc w:val="left"/>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spacing w:before="0" w:after="0" w:line="240" w:lineRule="auto"/>
              <w:ind w:left="113" w:hanging="113"/>
              <w:jc w:val="left"/>
            </w:pPr>
            <w:r>
              <w:rPr>
                <w:rFonts w:ascii="Arial" w:eastAsia="Arial" w:hAnsi="Arial" w:cs="Arial"/>
                <w:b/>
                <w:bCs/>
                <w:color w:val="000000"/>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spacing w:before="0" w:after="0" w:line="240" w:lineRule="auto"/>
              <w:ind w:left="113" w:hanging="113"/>
              <w:jc w:val="left"/>
            </w:pPr>
            <w:r>
              <w:rPr>
                <w:rFonts w:ascii="Arial" w:eastAsia="Arial" w:hAnsi="Arial" w:cs="Arial"/>
                <w:b/>
                <w:bCs/>
                <w:color w:val="000000"/>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spacing w:before="0" w:after="0" w:line="240" w:lineRule="auto"/>
              <w:ind w:left="113" w:hanging="113"/>
              <w:jc w:val="left"/>
            </w:pPr>
            <w:r>
              <w:rPr>
                <w:rFonts w:ascii="Arial" w:eastAsia="Arial" w:hAnsi="Arial" w:cs="Arial"/>
                <w:b/>
                <w:bCs/>
                <w:color w:val="000000"/>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spacing w:before="0" w:after="0" w:line="240" w:lineRule="auto"/>
              <w:ind w:left="113" w:hanging="113"/>
              <w:jc w:val="left"/>
            </w:pPr>
            <w:r>
              <w:rPr>
                <w:rFonts w:ascii="Arial" w:eastAsia="Arial" w:hAnsi="Arial" w:cs="Arial"/>
                <w:color w:val="000000"/>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spacing w:before="0" w:after="0" w:line="240" w:lineRule="auto"/>
              <w:ind w:left="113" w:hanging="113"/>
              <w:jc w:val="left"/>
            </w:pPr>
            <w:r>
              <w:rPr>
                <w:rFonts w:ascii="Arial" w:eastAsia="Arial" w:hAnsi="Arial" w:cs="Arial"/>
                <w:color w:val="000000"/>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spacing w:before="0" w:after="0" w:line="240" w:lineRule="auto"/>
              <w:ind w:left="113" w:hanging="113"/>
              <w:jc w:val="left"/>
            </w:pPr>
            <w:r>
              <w:rPr>
                <w:rFonts w:ascii="Arial" w:eastAsia="Arial" w:hAnsi="Arial" w:cs="Arial"/>
                <w:color w:val="000000"/>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spacing w:before="0" w:after="0" w:line="240" w:lineRule="auto"/>
              <w:ind w:left="113" w:hanging="113"/>
              <w:jc w:val="left"/>
            </w:pPr>
            <w:r>
              <w:rPr>
                <w:rFonts w:ascii="Arial" w:eastAsia="Arial" w:hAnsi="Arial" w:cs="Arial"/>
                <w:color w:val="000000"/>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spacing w:before="0" w:after="0" w:line="240" w:lineRule="auto"/>
              <w:ind w:left="113" w:hanging="113"/>
              <w:jc w:val="left"/>
            </w:pPr>
            <w:r>
              <w:rPr>
                <w:rFonts w:ascii="Arial" w:eastAsia="Arial" w:hAnsi="Arial" w:cs="Arial"/>
                <w:color w:val="000000"/>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spacing w:before="0" w:after="0" w:line="240" w:lineRule="auto"/>
              <w:ind w:left="113" w:hanging="113"/>
              <w:jc w:val="left"/>
            </w:pPr>
            <w:r>
              <w:rPr>
                <w:rFonts w:ascii="Arial" w:eastAsia="Arial" w:hAnsi="Arial" w:cs="Arial"/>
                <w:color w:val="000000"/>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spacing w:before="0" w:after="0" w:line="240" w:lineRule="auto"/>
              <w:ind w:left="113" w:hanging="113"/>
              <w:jc w:val="left"/>
            </w:pPr>
            <w:r>
              <w:rPr>
                <w:rFonts w:ascii="Arial" w:eastAsia="Arial" w:hAnsi="Arial" w:cs="Arial"/>
                <w:color w:val="000000"/>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spacing w:before="0" w:after="0" w:line="240" w:lineRule="auto"/>
              <w:ind w:left="113" w:hanging="113"/>
              <w:jc w:val="left"/>
            </w:pPr>
            <w:r>
              <w:rPr>
                <w:rFonts w:ascii="Arial" w:eastAsia="Arial" w:hAnsi="Arial" w:cs="Arial"/>
                <w:color w:val="000000"/>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spacing w:before="0" w:after="0" w:line="240" w:lineRule="auto"/>
              <w:ind w:left="113" w:hanging="113"/>
              <w:jc w:val="left"/>
            </w:pPr>
            <w:r>
              <w:rPr>
                <w:rFonts w:ascii="Arial" w:eastAsia="Arial" w:hAnsi="Arial" w:cs="Arial"/>
                <w:color w:val="000000"/>
                <w:sz w:val="22"/>
                <w:szCs w:val="22"/>
              </w:rPr>
              <w:t>Ferrer Beltrán, pp. 231-234</w:t>
            </w:r>
          </w:p>
        </w:tc>
      </w:tr>
    </w:tbl>
    <w:p w14:paraId="0234E20D" w14:textId="77777777" w:rsidR="00DF3B02" w:rsidRPr="00DF3B02" w:rsidRDefault="00DF3B02" w:rsidP="00DF3B02">
      <w:pPr>
        <w:spacing w:before="0" w:after="0" w:line="360" w:lineRule="auto"/>
        <w:ind w:firstLine="0"/>
        <w:jc w:val="both"/>
      </w:pPr>
      <w:r>
        <w:rPr>
          <w:rFonts w:ascii="Arial" w:eastAsia="Arial" w:hAnsi="Arial" w:cs="Arial"/>
          <w:color w:val="000000"/>
          <w:sz w:val="20"/>
          <w:szCs w:val="20"/>
        </w:rPr>
        <w:t>Tabla 1. Correspondencia entre las condiciones del estándar propuesto y el razonamiento indiciario. Elaboración propia. La correspondencia es análisis de esta investigación con base en las fuentes citadas.</w:t>
      </w:r>
    </w:p>
    <w:p>
      <w:pPr>
        <w:spacing w:before="0" w:after="0" w:line="360" w:lineRule="auto"/>
        <w:jc w:val="left"/>
      </w:pPr>
    </w:p>
    <w:p w14:paraId="1ACBC50E" w14:textId="77777777" w:rsidR="00DF3B02" w:rsidRPr="00DF3B02" w:rsidRDefault="00DF3B02" w:rsidP="00DF3B02">
      <w:pPr>
        <w:spacing w:before="0" w:after="0" w:line="360" w:lineRule="auto"/>
        <w:ind w:firstLine="709"/>
        <w:jc w:val="both"/>
      </w:pPr>
      <w:r>
        <w:rPr>
          <w:rFonts w:ascii="Arial" w:eastAsia="Arial" w:hAnsi="Arial" w:cs="Arial"/>
          <w:color w:val="000000"/>
          <w:sz w:val="24"/>
          <w:szCs w:val="24"/>
        </w:rPr>
        <w:t>La propuesta enfrenta objeciones previsibles. La primera objeción sostiene que la completitud del acervo es inalcanzable en el contencioso electoral. Los medios de impugnación deben presentarse en plazos de cuatro días y las periciales solo pueden ordenarse cuando los plazos permitan su desahogo.</w:t>
      </w:r>
      <w:r>
        <w:rPr>
          <w:rFonts w:ascii="Arial" w:eastAsia="Arial" w:hAnsi="Arial" w:cs="Arial"/>
          <w:color w:val="000000"/>
          <w:sz w:val="24"/>
          <w:szCs w:val="24"/>
          <w:vertAlign w:val="superscript"/>
        </w:rPr>
        <w:footnoteReference w:id="722"/>
      </w:r>
      <w:r>
        <w:rPr>
          <w:rFonts w:ascii="Arial" w:eastAsia="Arial" w:hAnsi="Arial" w:cs="Arial"/>
          <w:color w:val="000000"/>
          <w:sz w:val="24"/>
          <w:szCs w:val="24"/>
        </w:rPr>
        <w:t xml:space="preserve">La objeción es seria, pero confunde la completitud exigida con una completitud ideal. Ferrer Beltrán precisa que la completitud es tendencial y se refiere a las pruebas relevantes accesibles, no a todas las pruebas imaginables.</w:t>
      </w:r>
      <w:r>
        <w:rPr>
          <w:rFonts w:ascii="Arial" w:eastAsia="Arial" w:hAnsi="Arial" w:cs="Arial"/>
          <w:color w:val="000000"/>
          <w:sz w:val="24"/>
          <w:szCs w:val="24"/>
          <w:vertAlign w:val="superscript"/>
        </w:rPr>
        <w:footnoteReference w:id="723"/>
      </w:r>
      <w:r>
        <w:rPr>
          <w:rFonts w:ascii="Arial" w:eastAsia="Arial" w:hAnsi="Arial" w:cs="Arial"/>
          <w:color w:val="000000"/>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Pr>
          <w:rFonts w:ascii="Arial" w:eastAsia="Arial" w:hAnsi="Arial" w:cs="Arial"/>
          <w:color w:val="000000"/>
          <w:sz w:val="24"/>
          <w:szCs w:val="24"/>
          <w:vertAlign w:val="superscript"/>
        </w:rPr>
        <w:footnoteReference w:id="724"/>
      </w:r>
      <w:r>
        <w:rPr>
          <w:rFonts w:ascii="Arial" w:eastAsia="Arial" w:hAnsi="Arial" w:cs="Arial"/>
          <w:color w:val="000000"/>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before="0" w:after="0" w:line="360" w:lineRule="auto"/>
        <w:ind w:firstLine="709"/>
        <w:jc w:val="both"/>
      </w:pPr>
      <w:r>
        <w:rPr>
          <w:rFonts w:ascii="Arial" w:eastAsia="Arial" w:hAnsi="Arial" w:cs="Arial"/>
          <w:color w:val="000000"/>
          <w:sz w:val="24"/>
          <w:szCs w:val="24"/>
        </w:rPr>
        <w:t xml:space="preserve">La segunda objeción sostiene que un estándar comparativo es demasiado débil, porque permitiría anular una elección con una hipótesis apenas mejor que una alternativa </w:t>
        <w:lastRenderedPageBreak/>
        <w:t>también débil. Ferrer Beltrán reconoce ese problema en los estándares que solo exigen una mayor probabilidad relativa.</w:t>
      </w:r>
      <w:r>
        <w:rPr>
          <w:rFonts w:ascii="Arial" w:eastAsia="Arial" w:hAnsi="Arial" w:cs="Arial"/>
          <w:color w:val="000000"/>
          <w:sz w:val="24"/>
          <w:szCs w:val="24"/>
          <w:vertAlign w:val="superscript"/>
        </w:rPr>
        <w:footnoteReference w:id="725"/>
      </w:r>
      <w:r>
        <w:rPr>
          <w:rFonts w:ascii="Arial" w:eastAsia="Arial" w:hAnsi="Arial" w:cs="Arial"/>
          <w:color w:val="000000"/>
          <w:sz w:val="24"/>
          <w:szCs w:val="24"/>
        </w:rPr>
        <w:t xml:space="preserve">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Pr>
          <w:rFonts w:ascii="Arial" w:eastAsia="Arial" w:hAnsi="Arial" w:cs="Arial"/>
          <w:color w:val="000000"/>
          <w:sz w:val="24"/>
          <w:szCs w:val="24"/>
          <w:vertAlign w:val="superscript"/>
        </w:rPr>
        <w:footnoteReference w:id="726"/>
      </w:r>
      <w:r>
        <w:rPr>
          <w:rFonts w:ascii="Arial" w:eastAsia="Arial" w:hAnsi="Arial" w:cs="Arial"/>
          <w:color w:val="000000"/>
          <w:sz w:val="24"/>
          <w:szCs w:val="24"/>
        </w:rPr>
        <w:t xml:space="preserve"> El estándar propuesto se sitúa en esa línea, porque formula la exigencia en términos que la prueba indiciaria puede satisfacer sin rebajarla por la dificultad. Ninguna de las objeciones demuestra, por tanto, una incompatibilidad estructural entre el estándar y la prueba disponible.</w:t>
      </w:r>
    </w:p>
    <w:p w14:paraId="2C11EA4D" w14:textId="77777777" w:rsidR="00DF3B02" w:rsidRPr="00DF3B02" w:rsidRDefault="00DF3B02" w:rsidP="00DF3B02">
      <w:pPr>
        <w:spacing w:before="0" w:after="0" w:line="360" w:lineRule="auto"/>
        <w:ind w:firstLine="709"/>
        <w:jc w:val="both"/>
      </w:pPr>
      <w:r>
        <w:rPr>
          <w:rFonts w:ascii="Arial" w:eastAsia="Arial" w:hAnsi="Arial" w:cs="Arial"/>
          <w:color w:val="000000"/>
          <w:sz w:val="24"/>
          <w:szCs w:val="24"/>
        </w:rPr>
      </w:r>
      <w:del w:id="950010" w:author="Claude (humanizer)" w:date="2026-09-26T00:00:00Z">
        <w:r>
          <w:rPr>
            <w:rFonts w:ascii="Arial" w:eastAsia="Arial" w:hAnsi="Arial" w:cs="Arial"/>
            <w:color w:val="000000"/>
            <w:sz w:val="24"/>
            <w:szCs w:val="24"/>
          </w:rPr>
          <w:delText xml:space="preserve">Resta precisar qué cambia y qué permanece con la reforma. </w:delText>
        </w:r>
      </w:del>
      <w:ins w:id="950011" w:author="Claude (humanizer)" w:date="2026-09-26T00:00:00Z">
        <w:r>
          <w:rPr>
            <w:rFonts w:ascii="Arial" w:eastAsia="Arial" w:hAnsi="Arial" w:cs="Arial"/>
            <w:color w:val="000000"/>
            <w:sz w:val="24"/>
            <w:szCs w:val="24"/>
          </w:rPr>
        </w:r>
      </w:ins>
      <w:r>
        <w:rPr>
          <w:rFonts w:ascii="Arial" w:eastAsia="Arial" w:hAnsi="Arial" w:cs="Arial"/>
          <w:color w:val="000000"/>
          <w:sz w:val="24"/>
          <w:szCs w:val="24"/>
        </w:rPr>
        <w:t xml:space="preserve">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Pr>
          <w:rFonts w:ascii="Arial" w:eastAsia="Arial" w:hAnsi="Arial" w:cs="Arial"/>
          <w:color w:val="000000"/>
          <w:sz w:val="24"/>
          <w:szCs w:val="24"/>
          <w:vertAlign w:val="superscript"/>
        </w:rPr>
        <w:footnoteReference w:id="727"/>
      </w:r>
      <w:r>
        <w:rPr>
          <w:rFonts w:ascii="Arial" w:eastAsia="Arial" w:hAnsi="Arial" w:cs="Arial"/>
          <w:color w:val="000000"/>
          <w:sz w:val="24"/>
          <w:szCs w:val="24"/>
        </w:rPr>
        <w:t xml:space="preserve">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Pr>
          <w:rFonts w:ascii="Arial" w:eastAsia="Arial" w:hAnsi="Arial" w:cs="Arial"/>
          <w:i/>
          <w:iCs/>
          <w:color w:val="000000"/>
          <w:sz w:val="24"/>
          <w:szCs w:val="24"/>
        </w:rPr>
        <w:t>Diario Oficial de la Federación</w:t>
      </w:r>
      <w:r>
        <w:rPr>
          <w:rFonts w:ascii="Arial" w:eastAsia="Arial" w:hAnsi="Arial" w:cs="Arial"/>
          <w:color w:val="000000"/>
          <w:sz w:val="24"/>
          <w:szCs w:val="24"/>
        </w:rPr>
        <w:t xml:space="preserve"> el 22 de noviembre de 1996, sin reformas que hayan alterado su </w:t>
        <w:lastRenderedPageBreak/>
        <w:t>contenido.</w:t>
      </w:r>
      <w:r>
        <w:rPr>
          <w:rFonts w:ascii="Arial" w:eastAsia="Arial" w:hAnsi="Arial" w:cs="Arial"/>
          <w:color w:val="000000"/>
          <w:sz w:val="24"/>
          <w:szCs w:val="24"/>
          <w:vertAlign w:val="superscript"/>
        </w:rPr>
        <w:footnoteReference w:id="728"/>
      </w:r>
      <w:r>
        <w:rPr>
          <w:rFonts w:ascii="Arial" w:eastAsia="Arial" w:hAnsi="Arial" w:cs="Arial"/>
          <w:color w:val="000000"/>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before="0" w:after="0" w:line="360" w:lineRule="auto"/>
        <w:ind w:firstLine="709"/>
        <w:jc w:val="both"/>
      </w:pPr>
      <w:r>
        <w:rPr>
          <w:rFonts w:ascii="Arial" w:eastAsia="Arial" w:hAnsi="Arial" w:cs="Arial"/>
          <w:color w:val="000000"/>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Pr>
          <w:rFonts w:ascii="Arial" w:eastAsia="Arial" w:hAnsi="Arial" w:cs="Arial"/>
          <w:color w:val="000000"/>
          <w:sz w:val="24"/>
          <w:szCs w:val="24"/>
          <w:vertAlign w:val="superscript"/>
        </w:rPr>
        <w:footnoteReference w:id="729"/>
      </w:r>
      <w:r>
        <w:rPr>
          <w:rFonts w:ascii="Arial" w:eastAsia="Arial" w:hAnsi="Arial" w:cs="Arial"/>
          <w:color w:val="000000"/>
          <w:sz w:val="24"/>
          <w:szCs w:val="24"/>
        </w:rPr>
        <w:t xml:space="preserve">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En ese sentido, la compatibilidad con la prueba indiciaria es una consecuencia del diseño. Con ello se cierra el argumento central, que partió del diagnóstico de la cláusula mixta del artículo 16 y concluye con una regla de suficiencia aplicable al acervo que hoy valoran los tribunales electorales.</w:t>
      </w:r>
    </w:p>
    <w:p>
      <w:pPr>
        <w:spacing w:before="0" w:after="0" w:line="360" w:lineRule="auto"/>
      </w:pPr>
      <w:r>
        <w:br w:type="page"/>
      </w:r>
    </w:p>
    <w:p>
      <w:pPr>
        <w:pStyle w:val="Ttulo1"/>
        <w:keepNext/>
        <w:spacing w:before="0" w:after="0" w:line="360" w:lineRule="auto"/>
        <w:jc w:val="center"/>
      </w:pPr>
      <w:r>
        <w:rPr>
          <w:rFonts w:ascii="Arial" w:eastAsia="Arial" w:hAnsi="Arial" w:cs="Arial"/>
          <w:b/>
          <w:bCs/>
          <w:color w:val="000000"/>
          <w:sz w:val="24"/>
          <w:szCs w:val="24"/>
        </w:rPr>
        <w:t xml:space="preserve">Bibliografía</w:t>
      </w:r>
    </w:p>
    <w:p>
      <w:pPr>
        <w:spacing w:before="0" w:after="0" w:line="360" w:lineRule="auto"/>
        <w:jc w:val="left"/>
      </w:pPr>
    </w:p>
    <w:p>
      <w:pPr>
        <w:keepNext/>
        <w:spacing w:before="0" w:after="0" w:line="360" w:lineRule="auto"/>
        <w:ind w:left="567" w:hanging="284"/>
        <w:jc w:val="left"/>
      </w:pPr>
      <w:r>
        <w:rPr>
          <w:rFonts w:ascii="Arial" w:eastAsia="Arial" w:hAnsi="Arial" w:cs="Arial"/>
          <w:color w:val="000000"/>
          <w:sz w:val="24"/>
          <w:szCs w:val="24"/>
        </w:rPr>
        <w:t xml:space="preserve">I. </w:t>
      </w:r>
      <w:r>
        <w:rPr>
          <w:rFonts w:ascii="Arial" w:eastAsia="Arial" w:hAnsi="Arial" w:cs="Arial"/>
          <w:i/>
          <w:iCs/>
          <w:color w:val="000000"/>
          <w:sz w:val="24"/>
          <w:szCs w:val="24"/>
        </w:rPr>
        <w:t xml:space="preserve">Obras doctrinales</w:t>
      </w:r>
    </w:p>
    <w:p>
      <w:pPr>
        <w:spacing w:before="0" w:after="0" w:line="360" w:lineRule="auto"/>
        <w:jc w:val="left"/>
      </w:pPr>
    </w:p>
    <w:p w14:paraId="361CB1BF"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ALLEN, Ronald J., Los estándares de prueba y los límites del análisis jurídico, en VÁZQUEZ, Carmen (ed.), </w:t>
      </w:r>
      <w:r>
        <w:rPr>
          <w:rFonts w:ascii="Arial" w:eastAsia="Arial" w:hAnsi="Arial" w:cs="Arial"/>
          <w:i/>
          <w:iCs/>
          <w:color w:val="000000"/>
          <w:sz w:val="24"/>
          <w:szCs w:val="24"/>
        </w:rPr>
        <w:t>Estándares de prueba y prueba científica. Ensayos de epistemología jurídica</w:t>
      </w:r>
      <w:r>
        <w:rPr>
          <w:rFonts w:ascii="Arial" w:eastAsia="Arial" w:hAnsi="Arial" w:cs="Arial"/>
          <w:color w:val="000000"/>
          <w:sz w:val="24"/>
          <w:szCs w:val="24"/>
        </w:rPr>
        <w:t>, Madrid, Marcial Pons, 2013, pp. 41-64.</w:t>
      </w:r>
    </w:p>
    <w:p w14:paraId="05DBADCE"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BENFELD, Johann, Los orígenes del concepto de sana crítica, </w:t>
      </w:r>
      <w:r>
        <w:rPr>
          <w:rFonts w:ascii="Arial" w:eastAsia="Arial" w:hAnsi="Arial" w:cs="Arial"/>
          <w:i/>
          <w:iCs/>
          <w:color w:val="000000"/>
          <w:sz w:val="24"/>
          <w:szCs w:val="24"/>
        </w:rPr>
        <w:t>Revista de Estudios Histórico-Jurídicos</w:t>
      </w:r>
      <w:r>
        <w:rPr>
          <w:rFonts w:ascii="Arial" w:eastAsia="Arial" w:hAnsi="Arial" w:cs="Arial"/>
          <w:color w:val="000000"/>
          <w:sz w:val="24"/>
          <w:szCs w:val="24"/>
        </w:rPr>
        <w:t>, Valparaíso, núm. XXXV, 2013, pp. 569-585.</w:t>
      </w:r>
    </w:p>
    <w:p w14:paraId="57A75AE7"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CARNELUTTI, Francesco, </w:t>
      </w:r>
      <w:r>
        <w:rPr>
          <w:rFonts w:ascii="Arial" w:eastAsia="Arial" w:hAnsi="Arial" w:cs="Arial"/>
          <w:i/>
          <w:iCs/>
          <w:color w:val="000000"/>
          <w:sz w:val="24"/>
          <w:szCs w:val="24"/>
        </w:rPr>
        <w:t>La prueba civil</w:t>
      </w:r>
      <w:r>
        <w:rPr>
          <w:rFonts w:ascii="Arial" w:eastAsia="Arial" w:hAnsi="Arial" w:cs="Arial"/>
          <w:color w:val="000000"/>
          <w:sz w:val="24"/>
          <w:szCs w:val="24"/>
        </w:rPr>
        <w:t>, trad. de Niceto Alcalá-Zamora y Castillo, Santiago de Chile, Ediciones Olejnik, 2018.</w:t>
      </w:r>
    </w:p>
    <w:p w14:paraId="4A572A0E"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CORTÉS COTO, Ronald, La prueba indiciaria, </w:t>
      </w:r>
      <w:r>
        <w:rPr>
          <w:rFonts w:ascii="Arial" w:eastAsia="Arial" w:hAnsi="Arial" w:cs="Arial"/>
          <w:i/>
          <w:iCs/>
          <w:color w:val="000000"/>
          <w:sz w:val="24"/>
          <w:szCs w:val="24"/>
        </w:rPr>
        <w:t>Revista Digital de la Maestría en Ciencias Penales</w:t>
      </w:r>
      <w:r>
        <w:rPr>
          <w:rFonts w:ascii="Arial" w:eastAsia="Arial" w:hAnsi="Arial" w:cs="Arial"/>
          <w:color w:val="000000"/>
          <w:sz w:val="24"/>
          <w:szCs w:val="24"/>
        </w:rPr>
        <w:t>, San José, Universidad de Costa Rica, núm. 2, 2010.</w:t>
      </w:r>
    </w:p>
    <w:p w14:paraId="0CF548A2"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DEVIS ECHANDÍA, Hernando, </w:t>
      </w:r>
      <w:r>
        <w:rPr>
          <w:rFonts w:ascii="Arial" w:eastAsia="Arial" w:hAnsi="Arial" w:cs="Arial"/>
          <w:i/>
          <w:iCs/>
          <w:color w:val="000000"/>
          <w:sz w:val="24"/>
          <w:szCs w:val="24"/>
        </w:rPr>
        <w:t>Nociones generales de derecho procesal civil</w:t>
      </w:r>
      <w:r>
        <w:rPr>
          <w:rFonts w:ascii="Arial" w:eastAsia="Arial" w:hAnsi="Arial" w:cs="Arial"/>
          <w:color w:val="000000"/>
          <w:sz w:val="24"/>
          <w:szCs w:val="24"/>
        </w:rPr>
        <w:t>, pról. de Jaime Guasp, Madrid, Aguilar, s.f.</w:t>
      </w:r>
    </w:p>
    <w:p w14:paraId="38F037C2"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FERRER BELTRÁN, Jordi, </w:t>
      </w:r>
      <w:r>
        <w:rPr>
          <w:rFonts w:ascii="Arial" w:eastAsia="Arial" w:hAnsi="Arial" w:cs="Arial"/>
          <w:i/>
          <w:iCs/>
          <w:color w:val="000000"/>
          <w:sz w:val="24"/>
          <w:szCs w:val="24"/>
        </w:rPr>
        <w:t>La valoración racional de la prueba</w:t>
      </w:r>
      <w:r>
        <w:rPr>
          <w:rFonts w:ascii="Arial" w:eastAsia="Arial" w:hAnsi="Arial" w:cs="Arial"/>
          <w:color w:val="000000"/>
          <w:sz w:val="24"/>
          <w:szCs w:val="24"/>
        </w:rPr>
        <w:t>, Madrid, Marcial Pons, 2007.</w:t>
      </w:r>
    </w:p>
    <w:p w14:paraId="7297DD33"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FERRER BELTRÁN, Jordi, La prueba es libertad, pero no tanto. Una teoría de la prueba cuasibenthamiana, en VÁZQUEZ, Carmen (ed.), </w:t>
      </w:r>
      <w:r>
        <w:rPr>
          <w:rFonts w:ascii="Arial" w:eastAsia="Arial" w:hAnsi="Arial" w:cs="Arial"/>
          <w:i/>
          <w:iCs/>
          <w:color w:val="000000"/>
          <w:sz w:val="24"/>
          <w:szCs w:val="24"/>
        </w:rPr>
        <w:t>Estándares de prueba y prueba científica. Ensayos de epistemología jurídica</w:t>
      </w:r>
      <w:r>
        <w:rPr>
          <w:rFonts w:ascii="Arial" w:eastAsia="Arial" w:hAnsi="Arial" w:cs="Arial"/>
          <w:color w:val="000000"/>
          <w:sz w:val="24"/>
          <w:szCs w:val="24"/>
        </w:rPr>
        <w:t>, Madrid, Marcial Pons, 2013.</w:t>
      </w:r>
    </w:p>
    <w:p w14:paraId="470DD18E"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FERRER BELTRÁN, Jordi, </w:t>
      </w:r>
      <w:r>
        <w:rPr>
          <w:rFonts w:ascii="Arial" w:eastAsia="Arial" w:hAnsi="Arial" w:cs="Arial"/>
          <w:i/>
          <w:iCs/>
          <w:color w:val="000000"/>
          <w:sz w:val="24"/>
          <w:szCs w:val="24"/>
        </w:rPr>
        <w:t>Prueba sin convicción. Estándares de prueba y debido proceso</w:t>
      </w:r>
      <w:r>
        <w:rPr>
          <w:rFonts w:ascii="Arial" w:eastAsia="Arial" w:hAnsi="Arial" w:cs="Arial"/>
          <w:color w:val="000000"/>
          <w:sz w:val="24"/>
          <w:szCs w:val="24"/>
        </w:rPr>
        <w:t>, Madrid, Marcial Pons, 2021.</w:t>
      </w:r>
    </w:p>
    <w:p w14:paraId="782D214E"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GASCÓN ABELLÁN, Marina, </w:t>
      </w:r>
      <w:r>
        <w:rPr>
          <w:rFonts w:ascii="Arial" w:eastAsia="Arial" w:hAnsi="Arial" w:cs="Arial"/>
          <w:i/>
          <w:iCs/>
          <w:color w:val="000000"/>
          <w:sz w:val="24"/>
          <w:szCs w:val="24"/>
        </w:rPr>
        <w:t>Los hechos en el derecho. Bases argumentales de la prueba</w:t>
      </w:r>
      <w:r>
        <w:rPr>
          <w:rFonts w:ascii="Arial" w:eastAsia="Arial" w:hAnsi="Arial" w:cs="Arial"/>
          <w:color w:val="000000"/>
          <w:sz w:val="24"/>
          <w:szCs w:val="24"/>
        </w:rPr>
        <w:t>, 3a. ed., Madrid, Marcial Pons, 2010.</w:t>
      </w:r>
    </w:p>
    <w:p w14:paraId="76639CAD"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GONZÁLEZ LAGIER, Daniel, </w:t>
      </w:r>
      <w:r>
        <w:rPr>
          <w:rFonts w:ascii="Arial" w:eastAsia="Arial" w:hAnsi="Arial" w:cs="Arial"/>
          <w:i/>
          <w:iCs/>
          <w:color w:val="000000"/>
          <w:sz w:val="24"/>
          <w:szCs w:val="24"/>
        </w:rPr>
        <w:t>Quaestio facti. Ensayos sobre prueba, causalidad y acción</w:t>
      </w:r>
      <w:r>
        <w:rPr>
          <w:rFonts w:ascii="Arial" w:eastAsia="Arial" w:hAnsi="Arial" w:cs="Arial"/>
          <w:color w:val="000000"/>
          <w:sz w:val="24"/>
          <w:szCs w:val="24"/>
        </w:rPr>
        <w:t>, Lima-Bogotá, Palestra-Temis, 2005.</w:t>
      </w:r>
    </w:p>
    <w:p w14:paraId="667E960D"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lastRenderedPageBreak/>
        <w:t xml:space="preserve">HART, H. L. A., </w:t>
      </w:r>
      <w:r>
        <w:rPr>
          <w:rFonts w:ascii="Arial" w:eastAsia="Arial" w:hAnsi="Arial" w:cs="Arial"/>
          <w:i/>
          <w:iCs/>
          <w:color w:val="000000"/>
          <w:sz w:val="24"/>
          <w:szCs w:val="24"/>
        </w:rPr>
        <w:t>El concepto de derecho</w:t>
      </w:r>
      <w:r>
        <w:rPr>
          <w:rFonts w:ascii="Arial" w:eastAsia="Arial" w:hAnsi="Arial" w:cs="Arial"/>
          <w:color w:val="000000"/>
          <w:sz w:val="24"/>
          <w:szCs w:val="24"/>
        </w:rPr>
        <w:t>, trad. de Genaro R. Carrió, Buenos Aires, Abeledo-Perrot, s.f., ISBN 950-20-0089-7.</w:t>
      </w:r>
    </w:p>
    <w:p w14:paraId="214F5EA5"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HAACK, Susan, El probabilismo jurídico. Una disensión epistemológica, en VÁZQUEZ, Carmen (ed.), </w:t>
      </w:r>
      <w:r>
        <w:rPr>
          <w:rFonts w:ascii="Arial" w:eastAsia="Arial" w:hAnsi="Arial" w:cs="Arial"/>
          <w:i/>
          <w:iCs/>
          <w:color w:val="000000"/>
          <w:sz w:val="24"/>
          <w:szCs w:val="24"/>
        </w:rPr>
        <w:t>Estándares de prueba y prueba científica. Ensayos de epistemología jurídica</w:t>
      </w:r>
      <w:r>
        <w:rPr>
          <w:rFonts w:ascii="Arial" w:eastAsia="Arial" w:hAnsi="Arial" w:cs="Arial"/>
          <w:color w:val="000000"/>
          <w:sz w:val="24"/>
          <w:szCs w:val="24"/>
        </w:rPr>
        <w:t>, Madrid, Marcial Pons, 2013.</w:t>
      </w:r>
    </w:p>
    <w:p w14:paraId="7CEEA552"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IGARTUA SALAVERRÍA, Juan, </w:t>
      </w:r>
      <w:r>
        <w:rPr>
          <w:rFonts w:ascii="Arial" w:eastAsia="Arial" w:hAnsi="Arial" w:cs="Arial"/>
          <w:i/>
          <w:iCs/>
          <w:color w:val="000000"/>
          <w:sz w:val="24"/>
          <w:szCs w:val="24"/>
        </w:rPr>
        <w:t>Indicios, duda razonable, prueba científica. Perspectivas sobre la prueba en el proceso penal</w:t>
      </w:r>
      <w:r>
        <w:rPr>
          <w:rFonts w:ascii="Arial" w:eastAsia="Arial" w:hAnsi="Arial" w:cs="Arial"/>
          <w:color w:val="000000"/>
          <w:sz w:val="24"/>
          <w:szCs w:val="24"/>
        </w:rPr>
        <w:t>, Valencia, Tirant lo Blanch, 2021.</w:t>
      </w:r>
    </w:p>
    <w:p w14:paraId="6A4942A2"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LAUDAN, Larry, Por qué un estándar de prueba subjetivo y ambiguo no es un estándar, </w:t>
      </w:r>
      <w:r>
        <w:rPr>
          <w:rFonts w:ascii="Arial" w:eastAsia="Arial" w:hAnsi="Arial" w:cs="Arial"/>
          <w:i/>
          <w:iCs/>
          <w:color w:val="000000"/>
          <w:sz w:val="24"/>
          <w:szCs w:val="24"/>
        </w:rPr>
        <w:t>Doxa. Cuadernos de Filosofía del Derecho</w:t>
      </w:r>
      <w:r>
        <w:rPr>
          <w:rFonts w:ascii="Arial" w:eastAsia="Arial" w:hAnsi="Arial" w:cs="Arial"/>
          <w:color w:val="000000"/>
          <w:sz w:val="24"/>
          <w:szCs w:val="24"/>
        </w:rPr>
        <w:t>, núm. 28, 2005, pp. 95-113.</w:t>
      </w:r>
    </w:p>
    <w:p w14:paraId="178E26D5"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LAUDAN, Larry, </w:t>
      </w:r>
      <w:r>
        <w:rPr>
          <w:rFonts w:ascii="Arial" w:eastAsia="Arial" w:hAnsi="Arial" w:cs="Arial"/>
          <w:i/>
          <w:iCs/>
          <w:color w:val="000000"/>
          <w:sz w:val="24"/>
          <w:szCs w:val="24"/>
        </w:rPr>
        <w:t xml:space="preserve">Truth, Error, and Criminal Law. An Essay in Legal Epistemology</w:t>
      </w:r>
      <w:r>
        <w:rPr>
          <w:rFonts w:ascii="Arial" w:eastAsia="Arial" w:hAnsi="Arial" w:cs="Arial"/>
          <w:color w:val="000000"/>
          <w:sz w:val="24"/>
          <w:szCs w:val="24"/>
        </w:rPr>
        <w:t xml:space="preserve">, Cambridge, Cambridge University Press, 2006.</w:t>
      </w:r>
    </w:p>
    <w:p w14:paraId="43747506"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MARTÍNEZ-GARZA, Julio César, La duda razonable como estándar de prueba en el proceso penal. Fundamentos, alcances y límites, </w:t>
      </w:r>
      <w:r>
        <w:rPr>
          <w:rFonts w:ascii="Arial" w:eastAsia="Arial" w:hAnsi="Arial" w:cs="Arial"/>
          <w:i/>
          <w:iCs/>
          <w:color w:val="000000"/>
          <w:sz w:val="24"/>
          <w:szCs w:val="24"/>
        </w:rPr>
        <w:t>Revista Penal México</w:t>
      </w:r>
      <w:r>
        <w:rPr>
          <w:rFonts w:ascii="Arial" w:eastAsia="Arial" w:hAnsi="Arial" w:cs="Arial"/>
          <w:color w:val="000000"/>
          <w:sz w:val="24"/>
          <w:szCs w:val="24"/>
        </w:rPr>
        <w:t>, núm. 27, julio-diciembre de 2025.</w:t>
      </w:r>
    </w:p>
    <w:p w14:paraId="65BA3122"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MITTERMAIER, C. J. A., </w:t>
      </w:r>
      <w:r>
        <w:rPr>
          <w:rFonts w:ascii="Arial" w:eastAsia="Arial" w:hAnsi="Arial" w:cs="Arial"/>
          <w:i/>
          <w:iCs/>
          <w:color w:val="000000"/>
          <w:sz w:val="24"/>
          <w:szCs w:val="24"/>
        </w:rPr>
        <w:t>Tratado de la prueba en materia criminal</w:t>
      </w:r>
      <w:r>
        <w:rPr>
          <w:rFonts w:ascii="Arial" w:eastAsia="Arial" w:hAnsi="Arial" w:cs="Arial"/>
          <w:color w:val="000000"/>
          <w:sz w:val="24"/>
          <w:szCs w:val="24"/>
        </w:rPr>
        <w:t>, 2a. ed., Madrid, Imprenta de la Revista de Legislación, 1857.</w:t>
      </w:r>
    </w:p>
    <w:p w14:paraId="32FBC9E8"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MONTOYA ZAMORA, Raúl, Las reglas de la lógica en la valoración de las pruebas en materia electoral federal, </w:t>
      </w:r>
      <w:r>
        <w:rPr>
          <w:rFonts w:ascii="Arial" w:eastAsia="Arial" w:hAnsi="Arial" w:cs="Arial"/>
          <w:i/>
          <w:iCs/>
          <w:color w:val="000000"/>
          <w:sz w:val="24"/>
          <w:szCs w:val="24"/>
        </w:rPr>
        <w:t>Justicia Electoral. Revista del Tribunal Electoral del Poder Judicial de la Federación</w:t>
      </w:r>
      <w:r>
        <w:rPr>
          <w:rFonts w:ascii="Arial" w:eastAsia="Arial" w:hAnsi="Arial" w:cs="Arial"/>
          <w:color w:val="000000"/>
          <w:sz w:val="24"/>
          <w:szCs w:val="24"/>
        </w:rPr>
        <w:t>, México, vol. 1, núm. 8, 2011, pp. 23-54.</w:t>
      </w:r>
    </w:p>
    <w:p w14:paraId="007D99FC"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NIEVA-FENOLL, Jordi, Carga de la prueba y estándares de prueba. Dos reminiscencias del pasado, </w:t>
      </w:r>
      <w:r>
        <w:rPr>
          <w:rFonts w:ascii="Arial" w:eastAsia="Arial" w:hAnsi="Arial" w:cs="Arial"/>
          <w:i/>
          <w:iCs/>
          <w:color w:val="000000"/>
          <w:sz w:val="24"/>
          <w:szCs w:val="24"/>
        </w:rPr>
        <w:t>Estudios de Derecho</w:t>
      </w:r>
      <w:r>
        <w:rPr>
          <w:rFonts w:ascii="Arial" w:eastAsia="Arial" w:hAnsi="Arial" w:cs="Arial"/>
          <w:color w:val="000000"/>
          <w:sz w:val="24"/>
          <w:szCs w:val="24"/>
        </w:rPr>
        <w:t>, Medellín, vol. 77, núm. 170, 2020.</w:t>
      </w:r>
    </w:p>
    <w:p w14:paraId="6D88FDB5"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OLAIZ GONZÁLEZ, Jaime, Estudio de la sentencia SUP-JIN-359/2012. Sobre la necesidad de una doctrina sobre invalidez por determinancia en el sistema electoral, </w:t>
      </w:r>
      <w:r>
        <w:rPr>
          <w:rFonts w:ascii="Arial" w:eastAsia="Arial" w:hAnsi="Arial" w:cs="Arial"/>
          <w:i/>
          <w:iCs/>
          <w:color w:val="000000"/>
          <w:sz w:val="24"/>
          <w:szCs w:val="24"/>
        </w:rPr>
        <w:t>Revista Mexicana de Derecho Electoral</w:t>
      </w:r>
      <w:r>
        <w:rPr>
          <w:rFonts w:ascii="Arial" w:eastAsia="Arial" w:hAnsi="Arial" w:cs="Arial"/>
          <w:color w:val="000000"/>
          <w:sz w:val="24"/>
          <w:szCs w:val="24"/>
        </w:rPr>
        <w:t>, núm. 13-14, 2018.</w:t>
      </w:r>
    </w:p>
    <w:p w14:paraId="3B7A0C8E"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PARDO, Michael S., Estándares de prueba y teoría de la prueba, en VÁZQUEZ, Carmen (ed.), </w:t>
      </w:r>
      <w:r>
        <w:rPr>
          <w:rFonts w:ascii="Arial" w:eastAsia="Arial" w:hAnsi="Arial" w:cs="Arial"/>
          <w:i/>
          <w:iCs/>
          <w:color w:val="000000"/>
          <w:sz w:val="24"/>
          <w:szCs w:val="24"/>
        </w:rPr>
        <w:t>Estándares de prueba y prueba científica. Ensayos de epistemología jurídica</w:t>
      </w:r>
      <w:r>
        <w:rPr>
          <w:rFonts w:ascii="Arial" w:eastAsia="Arial" w:hAnsi="Arial" w:cs="Arial"/>
          <w:color w:val="000000"/>
          <w:sz w:val="24"/>
          <w:szCs w:val="24"/>
        </w:rPr>
        <w:t>, Madrid, Marcial Pons, 2013, pp. 99-118.</w:t>
      </w:r>
    </w:p>
    <w:p w14:paraId="54407615"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lastRenderedPageBreak/>
        <w:t xml:space="preserve">RODARTE NAVA, Silvia </w:t>
      </w:r>
      <w:r>
        <w:rPr>
          <w:rFonts w:ascii="Arial" w:eastAsia="Arial" w:hAnsi="Arial" w:cs="Arial"/>
          <w:i/>
          <w:iCs/>
          <w:color w:val="000000"/>
          <w:sz w:val="24"/>
          <w:szCs w:val="24"/>
        </w:rPr>
        <w:t>et al.</w:t>
      </w:r>
      <w:r>
        <w:rPr>
          <w:rFonts w:ascii="Arial" w:eastAsia="Arial" w:hAnsi="Arial" w:cs="Arial"/>
          <w:color w:val="000000"/>
          <w:sz w:val="24"/>
          <w:szCs w:val="24"/>
        </w:rPr>
        <w:t xml:space="preserve">, El problema de la determinancia cuantitativa y una propuesta de solución parcial, </w:t>
      </w:r>
      <w:r>
        <w:rPr>
          <w:rFonts w:ascii="Arial" w:eastAsia="Arial" w:hAnsi="Arial" w:cs="Arial"/>
          <w:i/>
          <w:iCs/>
          <w:color w:val="000000"/>
          <w:sz w:val="24"/>
          <w:szCs w:val="24"/>
        </w:rPr>
        <w:t>Justicia Electoral. Revista del Tribunal Electoral del Poder Judicial de la Federación</w:t>
      </w:r>
      <w:r>
        <w:rPr>
          <w:rFonts w:ascii="Arial" w:eastAsia="Arial" w:hAnsi="Arial" w:cs="Arial"/>
          <w:color w:val="000000"/>
          <w:sz w:val="24"/>
          <w:szCs w:val="24"/>
        </w:rPr>
        <w:t>, México, vol. 1, núm. 7, 2011, pp. 311-332.</w:t>
      </w:r>
    </w:p>
    <w:p w14:paraId="47FEDCF1"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RYLE, Gilbert, </w:t>
      </w:r>
      <w:r>
        <w:rPr>
          <w:rFonts w:ascii="Arial" w:eastAsia="Arial" w:hAnsi="Arial" w:cs="Arial"/>
          <w:i/>
          <w:iCs/>
          <w:color w:val="000000"/>
          <w:sz w:val="24"/>
          <w:szCs w:val="24"/>
        </w:rPr>
        <w:t xml:space="preserve">The Concept of Mind</w:t>
      </w:r>
      <w:r>
        <w:rPr>
          <w:rFonts w:ascii="Arial" w:eastAsia="Arial" w:hAnsi="Arial" w:cs="Arial"/>
          <w:color w:val="000000"/>
          <w:sz w:val="24"/>
          <w:szCs w:val="24"/>
        </w:rPr>
        <w:t xml:space="preserve">, Harmondsworth, Penguin Books, 1963, reimpresión de 1968.</w:t>
      </w:r>
    </w:p>
    <w:p w14:paraId="176EF72C"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VÁZQUEZ, Carmen (ed.), </w:t>
      </w:r>
      <w:r>
        <w:rPr>
          <w:rFonts w:ascii="Arial" w:eastAsia="Arial" w:hAnsi="Arial" w:cs="Arial"/>
          <w:i/>
          <w:iCs/>
          <w:color w:val="000000"/>
          <w:sz w:val="24"/>
          <w:szCs w:val="24"/>
        </w:rPr>
        <w:t>Estándares de prueba y prueba científica. Ensayos de epistemología jurídica</w:t>
      </w:r>
      <w:r>
        <w:rPr>
          <w:rFonts w:ascii="Arial" w:eastAsia="Arial" w:hAnsi="Arial" w:cs="Arial"/>
          <w:color w:val="000000"/>
          <w:sz w:val="24"/>
          <w:szCs w:val="24"/>
        </w:rPr>
        <w:t>, Madrid, Marcial Pons, 2013.</w:t>
      </w:r>
    </w:p>
    <w:p w14:paraId="170D22DC"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WOLDENBERG, José, </w:t>
      </w:r>
      <w:r>
        <w:rPr>
          <w:rFonts w:ascii="Arial" w:eastAsia="Arial" w:hAnsi="Arial" w:cs="Arial"/>
          <w:i/>
          <w:iCs/>
          <w:color w:val="000000"/>
          <w:sz w:val="24"/>
          <w:szCs w:val="24"/>
        </w:rPr>
        <w:t>Historia mínima de la transición democrática en México</w:t>
      </w:r>
      <w:r>
        <w:rPr>
          <w:rFonts w:ascii="Arial" w:eastAsia="Arial" w:hAnsi="Arial" w:cs="Arial"/>
          <w:color w:val="000000"/>
          <w:sz w:val="24"/>
          <w:szCs w:val="24"/>
        </w:rPr>
        <w:t>, México, El Colegio de México, 2012.</w:t>
      </w:r>
    </w:p>
    <w:p w14:paraId="6DFF1D86"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ZEFERÍN HERNÁNDEZ, Iván Aarón, </w:t>
      </w:r>
      <w:r>
        <w:rPr>
          <w:rFonts w:ascii="Arial" w:eastAsia="Arial" w:hAnsi="Arial" w:cs="Arial"/>
          <w:i/>
          <w:iCs/>
          <w:color w:val="000000"/>
          <w:sz w:val="24"/>
          <w:szCs w:val="24"/>
        </w:rPr>
        <w:t>La prueba libre y lógica. Sistema penal acusatorio mexicano</w:t>
      </w:r>
      <w:r>
        <w:rPr>
          <w:rFonts w:ascii="Arial" w:eastAsia="Arial" w:hAnsi="Arial" w:cs="Arial"/>
          <w:color w:val="000000"/>
          <w:sz w:val="24"/>
          <w:szCs w:val="24"/>
        </w:rPr>
        <w:t>, México, Instituto de la Judicatura Federal, 2016.</w:t>
      </w:r>
    </w:p>
    <w:p w14:paraId="6F1C8215"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Arial" w:eastAsia="Arial" w:hAnsi="Arial" w:cs="Arial"/>
          <w:i/>
          <w:iCs/>
          <w:color w:val="000000"/>
          <w:sz w:val="24"/>
          <w:szCs w:val="24"/>
        </w:rPr>
        <w:t>Justicia Electoral. Revista del Tribunal Electoral del Poder Judicial de la Federación</w:t>
      </w:r>
      <w:r>
        <w:rPr>
          <w:rFonts w:ascii="Arial" w:eastAsia="Arial" w:hAnsi="Arial" w:cs="Arial"/>
          <w:color w:val="000000"/>
          <w:sz w:val="24"/>
          <w:szCs w:val="24"/>
        </w:rPr>
        <w:t>, México, vol. 1, núm. 8, 2011, pp. 257-285.</w:t>
      </w:r>
    </w:p>
    <w:p>
      <w:pPr>
        <w:spacing w:before="0" w:after="0" w:line="360" w:lineRule="auto"/>
        <w:jc w:val="left"/>
      </w:pPr>
    </w:p>
    <w:p>
      <w:pPr>
        <w:keepNext/>
        <w:spacing w:before="0" w:after="0" w:line="360" w:lineRule="auto"/>
        <w:ind w:left="567" w:hanging="284"/>
        <w:jc w:val="left"/>
      </w:pPr>
      <w:r>
        <w:rPr>
          <w:rFonts w:ascii="Arial" w:eastAsia="Arial" w:hAnsi="Arial" w:cs="Arial"/>
          <w:color w:val="000000"/>
          <w:sz w:val="24"/>
          <w:szCs w:val="24"/>
        </w:rPr>
        <w:t xml:space="preserve">II. </w:t>
      </w:r>
      <w:r>
        <w:rPr>
          <w:rFonts w:ascii="Arial" w:eastAsia="Arial" w:hAnsi="Arial" w:cs="Arial"/>
          <w:i/>
          <w:iCs/>
          <w:color w:val="000000"/>
          <w:sz w:val="24"/>
          <w:szCs w:val="24"/>
        </w:rPr>
        <w:t xml:space="preserve">Legislación</w:t>
      </w:r>
    </w:p>
    <w:p>
      <w:pPr>
        <w:spacing w:before="0" w:after="0" w:line="360" w:lineRule="auto"/>
        <w:jc w:val="left"/>
      </w:pPr>
    </w:p>
    <w:p w14:paraId="0AA56E34"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Código Nacional de Procedimientos Penales, texto vigente, última reforma publicada en el </w:t>
      </w:r>
      <w:r>
        <w:rPr>
          <w:rFonts w:ascii="Arial" w:eastAsia="Arial" w:hAnsi="Arial" w:cs="Arial"/>
          <w:i/>
          <w:iCs/>
          <w:color w:val="000000"/>
          <w:sz w:val="24"/>
          <w:szCs w:val="24"/>
        </w:rPr>
        <w:t>Diario Oficial de la Federación</w:t>
      </w:r>
      <w:r>
        <w:rPr>
          <w:rFonts w:ascii="Arial" w:eastAsia="Arial" w:hAnsi="Arial" w:cs="Arial"/>
          <w:color w:val="000000"/>
          <w:sz w:val="24"/>
          <w:szCs w:val="24"/>
        </w:rPr>
        <w:t xml:space="preserve">el 28 de noviembre de 2025.</w:t>
      </w:r>
    </w:p>
    <w:p w14:paraId="07817126"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Constitución Política de los Estados Unidos Mexicanos, texto vigente, últimas reformas publicadas en el </w:t>
      </w:r>
      <w:r>
        <w:rPr>
          <w:rFonts w:ascii="Arial" w:eastAsia="Arial" w:hAnsi="Arial" w:cs="Arial"/>
          <w:i/>
          <w:iCs/>
          <w:color w:val="000000"/>
          <w:sz w:val="24"/>
          <w:szCs w:val="24"/>
        </w:rPr>
        <w:t>Diario Oficial de la Federación</w:t>
      </w:r>
      <w:r>
        <w:rPr>
          <w:rFonts w:ascii="Arial" w:eastAsia="Arial" w:hAnsi="Arial" w:cs="Arial"/>
          <w:color w:val="000000"/>
          <w:sz w:val="24"/>
          <w:szCs w:val="24"/>
        </w:rPr>
        <w:t xml:space="preserve">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lastRenderedPageBreak/>
        <w:t xml:space="preserve">Ley General del Sistema de Medios de Impugnación en Materia Electoral, publicada en el </w:t>
      </w:r>
      <w:r>
        <w:rPr>
          <w:rFonts w:ascii="Arial" w:eastAsia="Arial" w:hAnsi="Arial" w:cs="Arial"/>
          <w:i/>
          <w:iCs/>
          <w:color w:val="000000"/>
          <w:sz w:val="24"/>
          <w:szCs w:val="24"/>
        </w:rPr>
        <w:t>Diario Oficial de la Federación</w:t>
      </w:r>
      <w:r>
        <w:rPr>
          <w:rFonts w:ascii="Arial" w:eastAsia="Arial" w:hAnsi="Arial" w:cs="Arial"/>
          <w:color w:val="000000"/>
          <w:sz w:val="24"/>
          <w:szCs w:val="24"/>
        </w:rPr>
        <w:t xml:space="preserve">el 22 de noviembre de 1996, texto vigente con última reforma publicada el 14 de noviembre de 2025. Se consultaron, en particular, los decretos de reforma publicados el 23 de mayo de 2014 y el 15 de octubre de 2024.</w:t>
      </w:r>
    </w:p>
    <w:p>
      <w:pPr>
        <w:spacing w:before="0" w:after="0" w:line="360" w:lineRule="auto"/>
        <w:jc w:val="left"/>
      </w:pPr>
    </w:p>
    <w:p>
      <w:pPr>
        <w:keepNext/>
        <w:spacing w:before="0" w:after="0" w:line="360" w:lineRule="auto"/>
        <w:ind w:left="567" w:hanging="284"/>
        <w:jc w:val="left"/>
      </w:pPr>
      <w:r>
        <w:rPr>
          <w:rFonts w:ascii="Arial" w:eastAsia="Arial" w:hAnsi="Arial" w:cs="Arial"/>
          <w:color w:val="000000"/>
          <w:sz w:val="24"/>
          <w:szCs w:val="24"/>
        </w:rPr>
        <w:t xml:space="preserve">III. </w:t>
      </w:r>
      <w:r>
        <w:rPr>
          <w:rFonts w:ascii="Arial" w:eastAsia="Arial" w:hAnsi="Arial" w:cs="Arial"/>
          <w:i/>
          <w:iCs/>
          <w:color w:val="000000"/>
          <w:sz w:val="24"/>
          <w:szCs w:val="24"/>
        </w:rPr>
        <w:t xml:space="preserve">Jurisprudencia y tesis</w:t>
      </w:r>
    </w:p>
    <w:p>
      <w:pPr>
        <w:spacing w:before="0" w:after="0" w:line="360" w:lineRule="auto"/>
        <w:jc w:val="left"/>
      </w:pPr>
    </w:p>
    <w:p w14:paraId="34A3E8AD"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Jurisprudencia 9/98, PRINCIPIO DE CONSERVACIÓN DE LOS ACTOS PÚBLICOS VÁLIDAMENTE CELEBRADOS. SU APLICACIÓN EN LA DETERMINACIÓN DE LA NULIDAD DE CIERTA VOTACIÓN, CÓMPUTO O ELECCIÓN, </w:t>
      </w:r>
      <w:r>
        <w:rPr>
          <w:rFonts w:ascii="Arial" w:eastAsia="Arial" w:hAnsi="Arial" w:cs="Arial"/>
          <w:i/>
          <w:iCs/>
          <w:color w:val="000000"/>
          <w:sz w:val="24"/>
          <w:szCs w:val="24"/>
        </w:rPr>
        <w:t>Justicia Electoral. Revista del Tribunal Electoral del Poder Judicial de la Federación</w:t>
      </w:r>
      <w:r>
        <w:rPr>
          <w:rFonts w:ascii="Arial" w:eastAsia="Arial" w:hAnsi="Arial" w:cs="Arial"/>
          <w:color w:val="000000"/>
          <w:sz w:val="24"/>
          <w:szCs w:val="24"/>
        </w:rPr>
        <w:t>, suplemento 2, 1998, pp. 19 y 20.</w:t>
      </w:r>
    </w:p>
    <w:p w14:paraId="0F21FFA1"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Jurisprudencia 11/2002, PRUEBA TESTIMONIAL. EN MATERIA ELECTORAL SÓLO PUEDE APORTAR INDICIOS, </w:t>
      </w:r>
      <w:r>
        <w:rPr>
          <w:rFonts w:ascii="Arial" w:eastAsia="Arial" w:hAnsi="Arial" w:cs="Arial"/>
          <w:i/>
          <w:iCs/>
          <w:color w:val="000000"/>
          <w:sz w:val="24"/>
          <w:szCs w:val="24"/>
        </w:rPr>
        <w:t>Justicia Electoral. Revista del Tribunal Electoral del Poder Judicial de la Federación</w:t>
      </w:r>
      <w:r>
        <w:rPr>
          <w:rFonts w:ascii="Arial" w:eastAsia="Arial" w:hAnsi="Arial" w:cs="Arial"/>
          <w:color w:val="000000"/>
          <w:sz w:val="24"/>
          <w:szCs w:val="24"/>
        </w:rPr>
        <w:t>, suplemento 6, 2003, pp. 58 y 59.</w:t>
      </w:r>
    </w:p>
    <w:p w14:paraId="2658819B"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Jurisprudencia 38/2002, NOTAS PERIODÍSTICAS. ELEMENTOS PARA DETERMINAR SU FUERZA INDICIARIA, </w:t>
      </w:r>
      <w:r>
        <w:rPr>
          <w:rFonts w:ascii="Arial" w:eastAsia="Arial" w:hAnsi="Arial" w:cs="Arial"/>
          <w:i/>
          <w:iCs/>
          <w:color w:val="000000"/>
          <w:sz w:val="24"/>
          <w:szCs w:val="24"/>
        </w:rPr>
        <w:t>Justicia Electoral. Revista del Tribunal Electoral del Poder Judicial de la Federación</w:t>
      </w:r>
      <w:r>
        <w:rPr>
          <w:rFonts w:ascii="Arial" w:eastAsia="Arial" w:hAnsi="Arial" w:cs="Arial"/>
          <w:color w:val="000000"/>
          <w:sz w:val="24"/>
          <w:szCs w:val="24"/>
        </w:rPr>
        <w:t>, suplemento 6, 2003, p. 44.</w:t>
      </w:r>
    </w:p>
    <w:p w14:paraId="2C70E10A"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Jurisprudencia 39/2002, NULIDAD DE ELECCIÓN O DE LA VOTACIÓN RECIBIDA EN UNA CASILLA. CRITERIOS PARA ESTABLECER CUÁNDO UNA IRREGULARIDAD ES DETERMINANTE PARA SU RESULTADO, </w:t>
      </w:r>
      <w:r>
        <w:rPr>
          <w:rFonts w:ascii="Arial" w:eastAsia="Arial" w:hAnsi="Arial" w:cs="Arial"/>
          <w:i/>
          <w:iCs/>
          <w:color w:val="000000"/>
          <w:sz w:val="24"/>
          <w:szCs w:val="24"/>
        </w:rPr>
        <w:t>Justicia Electoral. Revista del Tribunal Electoral del Poder Judicial de la Federación</w:t>
      </w:r>
      <w:r>
        <w:rPr>
          <w:rFonts w:ascii="Arial" w:eastAsia="Arial" w:hAnsi="Arial" w:cs="Arial"/>
          <w:color w:val="000000"/>
          <w:sz w:val="24"/>
          <w:szCs w:val="24"/>
        </w:rPr>
        <w:t>, suplemento 6, 2003, p. 45.</w:t>
      </w:r>
    </w:p>
    <w:p w14:paraId="01760C49"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Jurisprudencia 4/2014, PRUEBAS TÉCNICAS. SON INSUFICIENTES, POR SÍ SOLAS, PARA ACREDITAR DE MANERA FEHACIENTE LOS HECHOS QUE CONTIENEN, </w:t>
      </w:r>
      <w:r>
        <w:rPr>
          <w:rFonts w:ascii="Arial" w:eastAsia="Arial" w:hAnsi="Arial" w:cs="Arial"/>
          <w:i/>
          <w:iCs/>
          <w:color w:val="000000"/>
          <w:sz w:val="24"/>
          <w:szCs w:val="24"/>
        </w:rPr>
        <w:t>Gaceta de Jurisprudencia y Tesis en materia electoral</w:t>
      </w:r>
      <w:r>
        <w:rPr>
          <w:rFonts w:ascii="Arial" w:eastAsia="Arial" w:hAnsi="Arial" w:cs="Arial"/>
          <w:color w:val="000000"/>
          <w:sz w:val="24"/>
          <w:szCs w:val="24"/>
        </w:rPr>
        <w:t>, Tribunal Electoral del Poder Judicial de la Federación, año 7, núm. 14, 2014, pp. 23 y 24.</w:t>
      </w:r>
    </w:p>
    <w:p w14:paraId="28C20338"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lastRenderedPageBreak/>
        <w:t xml:space="preserve">Jurisprudencia 44/2024, NULIDAD DE LA ELECCIÓN. ELEMENTOS O CONDICIONES QUE SE DEBEN ACREDITAR CUANDO SE SOLICITA POR VIOLACIÓN A PRINCIPIOS O PRECEPTOS CONSTITUCIONALES, </w:t>
      </w:r>
      <w:r>
        <w:rPr>
          <w:rFonts w:ascii="Arial" w:eastAsia="Arial" w:hAnsi="Arial" w:cs="Arial"/>
          <w:i/>
          <w:iCs/>
          <w:color w:val="000000"/>
          <w:sz w:val="24"/>
          <w:szCs w:val="24"/>
        </w:rPr>
        <w:t>Gaceta Jurisprudencia y Tesis en materia electoral</w:t>
      </w:r>
      <w:r>
        <w:rPr>
          <w:rFonts w:ascii="Arial" w:eastAsia="Arial" w:hAnsi="Arial" w:cs="Arial"/>
          <w:color w:val="000000"/>
          <w:sz w:val="24"/>
          <w:szCs w:val="24"/>
        </w:rPr>
        <w:t>, Tribunal Electoral del Poder Judicial de la Federación, año 17, núm. 29, 2024, pp. 149-151.</w:t>
      </w:r>
    </w:p>
    <w:p w14:paraId="360245C0"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Tesis XXXI/2004, NULIDAD DE ELECCIÓN. FACTORES CUALITATIVO Y CUANTITATIVO DEL CARÁCTER DETERMINANTE DE LA VIOLACIÓN O IRREGULARIDAD, </w:t>
      </w:r>
      <w:r>
        <w:rPr>
          <w:rFonts w:ascii="Arial" w:eastAsia="Arial" w:hAnsi="Arial" w:cs="Arial"/>
          <w:i/>
          <w:iCs/>
          <w:color w:val="000000"/>
          <w:sz w:val="24"/>
          <w:szCs w:val="24"/>
        </w:rPr>
        <w:t>Jurisprudencia y Tesis Relevantes 1997-2005. Compilación Oficial</w:t>
      </w:r>
      <w:r>
        <w:rPr>
          <w:rFonts w:ascii="Arial" w:eastAsia="Arial" w:hAnsi="Arial" w:cs="Arial"/>
          <w:color w:val="000000"/>
          <w:sz w:val="24"/>
          <w:szCs w:val="24"/>
        </w:rPr>
        <w:t>, Tribunal Electoral del Poder Judicial de la Federación, pp. 725 y 726.</w:t>
      </w:r>
    </w:p>
    <w:p w14:paraId="103AA3E4"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Tesis XXXVII/2004, PRUEBAS INDIRECTAS. SON IDÓNEAS PARA ACREDITAR ACTIVIDADES ILÍCITAS REALIZADAS POR LOS PARTIDOS POLÍTICOS, </w:t>
      </w:r>
      <w:r>
        <w:rPr>
          <w:rFonts w:ascii="Arial" w:eastAsia="Arial" w:hAnsi="Arial" w:cs="Arial"/>
          <w:i/>
          <w:iCs/>
          <w:color w:val="000000"/>
          <w:sz w:val="24"/>
          <w:szCs w:val="24"/>
        </w:rPr>
        <w:t>Jurisprudencia y Tesis Relevantes 1997-2005. Compilación Oficial</w:t>
      </w:r>
      <w:r>
        <w:rPr>
          <w:rFonts w:ascii="Arial" w:eastAsia="Arial" w:hAnsi="Arial" w:cs="Arial"/>
          <w:color w:val="000000"/>
          <w:sz w:val="24"/>
          <w:szCs w:val="24"/>
        </w:rPr>
        <w:t>, Tribunal Electoral del Poder Judicial de la Federación, pp. 833-835.</w:t>
      </w:r>
    </w:p>
    <w:p w14:paraId="34AE2869"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Tesis III/2010, NULIDAD DE ELECCIÓN. LAS CONDUCTAS SANCIONADAS A TRAVÉS DE PROCEDIMIENTOS ADMINISTRATIVOS SANCIONADORES SON INSUFICIENTES, POR SÍ MISMAS, PARA ACTUALIZARLA, </w:t>
      </w:r>
      <w:r>
        <w:rPr>
          <w:rFonts w:ascii="Arial" w:eastAsia="Arial" w:hAnsi="Arial" w:cs="Arial"/>
          <w:i/>
          <w:iCs/>
          <w:color w:val="000000"/>
          <w:sz w:val="24"/>
          <w:szCs w:val="24"/>
        </w:rPr>
        <w:t>Gaceta de Jurisprudencia y Tesis en materia electoral</w:t>
      </w:r>
      <w:r>
        <w:rPr>
          <w:rFonts w:ascii="Arial" w:eastAsia="Arial" w:hAnsi="Arial" w:cs="Arial"/>
          <w:color w:val="000000"/>
          <w:sz w:val="24"/>
          <w:szCs w:val="24"/>
        </w:rPr>
        <w:t>, Tribunal Electoral del Poder Judicial de la Federación, año 3, núm. 6, 2010, p. 43.</w:t>
      </w:r>
    </w:p>
    <w:p w14:paraId="18512208"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Tesis 1a. CCLXXXIII/2013 (10a.), </w:t>
      </w:r>
      <w:r>
        <w:rPr>
          <w:rFonts w:ascii="Arial" w:eastAsia="Arial" w:hAnsi="Arial" w:cs="Arial"/>
          <w:i/>
          <w:iCs/>
          <w:color w:val="000000"/>
          <w:sz w:val="24"/>
          <w:szCs w:val="24"/>
        </w:rPr>
        <w:t>Semanario Judicial de la Federación y su Gaceta</w:t>
      </w:r>
      <w:r>
        <w:rPr>
          <w:rFonts w:ascii="Arial" w:eastAsia="Arial" w:hAnsi="Arial" w:cs="Arial"/>
          <w:color w:val="000000"/>
          <w:sz w:val="24"/>
          <w:szCs w:val="24"/>
        </w:rPr>
        <w:t>, Décima Época, libro XXV, octubre de 2013, t. 2, p. 1058, registro digital 2004757.</w:t>
      </w:r>
    </w:p>
    <w:p w14:paraId="7B93573B"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Tesis 1a. CCXVIII/2015 (10a.), IN DUBIO PRO REO. EL CONCEPTO DE DUDA ASOCIADO A ESTE PRINCIPIO NO DEBE ENTENDERSE COMO LA FALTA DE CONVICCIÓN O LA INDETERMINACIÓN DEL ÁNIMO O PENSAMIENTO DEL JUZGADOR, </w:t>
      </w:r>
      <w:r>
        <w:rPr>
          <w:rFonts w:ascii="Arial" w:eastAsia="Arial" w:hAnsi="Arial" w:cs="Arial"/>
          <w:i/>
          <w:iCs/>
          <w:color w:val="000000"/>
          <w:sz w:val="24"/>
          <w:szCs w:val="24"/>
        </w:rPr>
        <w:t>Gaceta del Semanario Judicial de la Federación</w:t>
      </w:r>
      <w:r>
        <w:rPr>
          <w:rFonts w:ascii="Arial" w:eastAsia="Arial" w:hAnsi="Arial" w:cs="Arial"/>
          <w:color w:val="000000"/>
          <w:sz w:val="24"/>
          <w:szCs w:val="24"/>
        </w:rPr>
        <w:t>, Décima Época, libro 19, junio de 2015, t. I, p. 589, registro digital 2009462.</w:t>
      </w:r>
    </w:p>
    <w:p w14:paraId="5E8679D4"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Tesis II.1o.P.1 P (11a.), </w:t>
      </w:r>
      <w:r>
        <w:rPr>
          <w:rFonts w:ascii="Arial" w:eastAsia="Arial" w:hAnsi="Arial" w:cs="Arial"/>
          <w:i/>
          <w:iCs/>
          <w:color w:val="000000"/>
          <w:sz w:val="24"/>
          <w:szCs w:val="24"/>
        </w:rPr>
        <w:t>Gaceta del Semanario Judicial de la Federación</w:t>
      </w:r>
      <w:r>
        <w:rPr>
          <w:rFonts w:ascii="Arial" w:eastAsia="Arial" w:hAnsi="Arial" w:cs="Arial"/>
          <w:color w:val="000000"/>
          <w:sz w:val="24"/>
          <w:szCs w:val="24"/>
        </w:rPr>
        <w:t>, Undécima Época, libro 14, junio de 2022, t. VII, p. 6278, registro digital 2024878.</w:t>
      </w:r>
    </w:p>
    <w:p>
      <w:pPr>
        <w:spacing w:before="0" w:after="0" w:line="360" w:lineRule="auto"/>
        <w:jc w:val="left"/>
      </w:pPr>
    </w:p>
    <w:p>
      <w:pPr>
        <w:keepNext/>
        <w:spacing w:before="0" w:after="0" w:line="360" w:lineRule="auto"/>
        <w:ind w:left="567" w:hanging="284"/>
        <w:jc w:val="left"/>
      </w:pPr>
      <w:r>
        <w:rPr>
          <w:rFonts w:ascii="Arial" w:eastAsia="Arial" w:hAnsi="Arial" w:cs="Arial"/>
          <w:color w:val="000000"/>
          <w:sz w:val="24"/>
          <w:szCs w:val="24"/>
        </w:rPr>
        <w:t xml:space="preserve">IV. </w:t>
      </w:r>
      <w:r>
        <w:rPr>
          <w:rFonts w:ascii="Arial" w:eastAsia="Arial" w:hAnsi="Arial" w:cs="Arial"/>
          <w:i/>
          <w:iCs/>
          <w:color w:val="000000"/>
          <w:sz w:val="24"/>
          <w:szCs w:val="24"/>
        </w:rPr>
        <w:t xml:space="preserve">Resoluciones judiciales, votos y proyectos</w:t>
      </w:r>
    </w:p>
    <w:p>
      <w:pPr>
        <w:spacing w:before="0" w:after="0" w:line="360" w:lineRule="auto"/>
        <w:jc w:val="left"/>
      </w:pPr>
    </w:p>
    <w:p w14:paraId="51B48E66"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Sala Superior del Tribunal Electoral del Poder Judicial de la Federación, SUP-JRC-487/2000 y acumulado SUP-JRC-489/2000, sentencia de 29 de diciembre de 2000, en Tribunal Electoral del Poder Judicial de la Federación, </w:t>
      </w:r>
      <w:r>
        <w:rPr>
          <w:rFonts w:ascii="Arial" w:eastAsia="Arial" w:hAnsi="Arial" w:cs="Arial"/>
          <w:i/>
          <w:iCs/>
          <w:color w:val="000000"/>
          <w:sz w:val="24"/>
          <w:szCs w:val="24"/>
        </w:rPr>
        <w:t>Ejecución de sentencias en los juicios de revisión constitucional electoral. Caso Tabasco</w:t>
      </w:r>
      <w:r>
        <w:rPr>
          <w:rFonts w:ascii="Arial" w:eastAsia="Arial" w:hAnsi="Arial" w:cs="Arial"/>
          <w:color w:val="000000"/>
          <w:sz w:val="24"/>
          <w:szCs w:val="24"/>
        </w:rPr>
        <w:t>, México, TEPJF, 2001, Colección Sentencias Relevantes, núm. 2, t. I.</w:t>
      </w:r>
    </w:p>
    <w:p w14:paraId="16C7B84C"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 xml:space="preserve">Voto particular de los magistrados Eloy Fuentes Cerda y Alfonsina Berta Navarro Hidalgo en el SUP-JRC-487/2000 y acumulado, en Tribunal Electoral del Poder Judicial de la Federación, </w:t>
      </w:r>
      <w:r>
        <w:rPr>
          <w:rFonts w:ascii="Arial" w:eastAsia="Arial" w:hAnsi="Arial" w:cs="Arial"/>
          <w:i/>
          <w:iCs/>
          <w:color w:val="000000"/>
          <w:sz w:val="24"/>
          <w:szCs w:val="24"/>
        </w:rPr>
        <w:t>Ejecución de sentencias en los juicios de revisión constitucional electoral. Caso Tabasco</w:t>
      </w:r>
      <w:r>
        <w:rPr>
          <w:rFonts w:ascii="Arial" w:eastAsia="Arial" w:hAnsi="Arial" w:cs="Arial"/>
          <w:color w:val="000000"/>
          <w:sz w:val="24"/>
          <w:szCs w:val="24"/>
        </w:rPr>
        <w:t>, México, TEPJF, 2001, Colección Sentencias Relevantes, núm. 2, t. II.</w:t>
      </w:r>
    </w:p>
    <w:p w14:paraId="06F5FBE7"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Voto razonado del magistrado Reyes Rodríguez Mondragón en el SUP-REC-1388/2018.</w:t>
      </w:r>
    </w:p>
    <w:p w14:paraId="17674A34"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Voto particular de la magistrada Janine M. Otálora Malassis en el SUP-JIN-194/2025 y acumulados.</w:t>
      </w:r>
    </w:p>
    <w:p w14:paraId="5737A293"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Voto particular del magistrado Reyes Rodríguez Mondragón en el SUP-JIN-194/2025 y acumulados.</w:t>
      </w:r>
    </w:p>
    <w:p w14:paraId="0C64BD58"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before="0" w:after="0" w:line="360" w:lineRule="auto"/>
        <w:ind w:left="709" w:hanging="709"/>
        <w:jc w:val="both"/>
      </w:pPr>
      <w:r>
        <w:rPr>
          <w:rFonts w:ascii="Arial" w:eastAsia="Arial" w:hAnsi="Arial" w:cs="Arial"/>
          <w:color w:val="000000"/>
          <w:sz w:val="24"/>
          <w:szCs w:val="24"/>
        </w:rPr>
        <w:t>Sala Regional Especializada del Tribunal Electoral del Poder Judicial de la Federación, SRE-PSC-236/2024.</w:t>
      </w:r>
    </w:p>
    <w:sectPr>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Arial" w:eastAsia="Arial" w:hAnsi="Arial" w:cs="Arial"/>
        <w:color w:val="000000"/>
        <w:sz w:val="20"/>
        <w:szCs w:val="20"/>
      </w:rPr>
      <w:fldChar w:fldCharType="begin"/>
    </w:r>
    <w:r>
      <w:rPr>
        <w:rFonts w:ascii="Arial" w:eastAsia="Arial" w:hAnsi="Arial" w:cs="Arial"/>
        <w:color w:val="000000"/>
        <w:sz w:val="20"/>
        <w:szCs w:val="20"/>
      </w:rPr>
      <w:instrText xml:space="preserve"> PAGE </w:instrText>
    </w:r>
    <w:r>
      <w:rPr>
        <w:rFonts w:ascii="Arial" w:eastAsia="Arial" w:hAnsi="Arial" w:cs="Arial"/>
        <w:color w:val="000000"/>
        <w:sz w:val="20"/>
        <w:szCs w:val="20"/>
      </w:rPr>
      <w:fldChar w:fldCharType="separate"/>
    </w:r>
    <w:r>
      <w:rPr>
        <w:rFonts w:ascii="Arial" w:eastAsia="Arial" w:hAnsi="Arial" w:cs="Arial"/>
        <w:color w:val="000000"/>
        <w:sz w:val="20"/>
        <w:szCs w:val="20"/>
      </w:rPr>
      <w:t>1</w:t>
    </w:r>
    <w:r>
      <w:rPr>
        <w:rFonts w:ascii="Arial" w:eastAsia="Arial" w:hAnsi="Arial" w:cs="Arial"/>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Arial" w:eastAsia="Arial" w:hAnsi="Arial" w:cs="Arial"/>
        <w:color w:val="000000"/>
        <w:sz w:val="20"/>
        <w:szCs w:val="20"/>
      </w:rPr>
      <w:fldChar w:fldCharType="begin"/>
    </w:r>
    <w:r>
      <w:rPr>
        <w:rFonts w:ascii="Arial" w:eastAsia="Arial" w:hAnsi="Arial" w:cs="Arial"/>
        <w:color w:val="000000"/>
        <w:sz w:val="20"/>
        <w:szCs w:val="20"/>
      </w:rPr>
      <w:instrText xml:space="preserve"> PAGE </w:instrText>
    </w:r>
    <w:r>
      <w:rPr>
        <w:rFonts w:ascii="Arial" w:eastAsia="Arial" w:hAnsi="Arial" w:cs="Arial"/>
        <w:color w:val="000000"/>
        <w:sz w:val="20"/>
        <w:szCs w:val="20"/>
      </w:rPr>
      <w:fldChar w:fldCharType="separate"/>
    </w:r>
    <w:r>
      <w:rPr>
        <w:rFonts w:ascii="Arial" w:eastAsia="Arial" w:hAnsi="Arial" w:cs="Arial"/>
        <w:color w:val="000000"/>
        <w:sz w:val="20"/>
        <w:szCs w:val="20"/>
      </w:rPr>
      <w:t>1</w:t>
    </w:r>
    <w:r>
      <w:rPr>
        <w:rFonts w:ascii="Arial" w:eastAsia="Arial" w:hAnsi="Arial" w:cs="Arial"/>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Mittermaier</w:t>
      </w:r>
      <w:proofErr w:type="spellEnd"/>
      <w:r>
        <w:rPr>
          <w:rFonts w:ascii="Times New Roman" w:eastAsia="Times New Roman" w:hAnsi="Times New Roman" w:cs="Times New Roman"/>
          <w:sz w:val="20"/>
          <w:szCs w:val="20"/>
        </w:rPr>
        <w:t xml:space="preserve">, C. J. A., </w:t>
      </w:r>
      <w:r>
        <w:rPr>
          <w:rFonts w:ascii="Times New Roman" w:eastAsia="Times New Roman" w:hAnsi="Times New Roman" w:cs="Times New Roman"/>
          <w:i/>
          <w:sz w:val="20"/>
          <w:szCs w:val="20"/>
        </w:rPr>
        <w:t>Tratado de la prueba en materia criminal</w:t>
      </w:r>
      <w:r>
        <w:rPr>
          <w:rFonts w:ascii="Times New Roman" w:eastAsia="Times New Roman" w:hAnsi="Times New Roman" w:cs="Times New Roman"/>
          <w:sz w:val="20"/>
          <w:szCs w:val="20"/>
        </w:rPr>
        <w:t>, 2a. ed., Madrid, Imprenta de la Revista de Legislación, 1857, p. 358.</w:t>
      </w:r>
    </w:p>
  </w:footnote>
  <w:footnote w:id="2">
    <w:p w14:paraId="75D8414D"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358 y 359.</w:t>
      </w:r>
    </w:p>
  </w:footnote>
  <w:footnote w:id="3">
    <w:p w14:paraId="044E1678"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382 y 383.</w:t>
      </w:r>
    </w:p>
  </w:footnote>
  <w:footnote w:id="4">
    <w:p w14:paraId="42C0B7DC"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360.</w:t>
      </w:r>
    </w:p>
  </w:footnote>
  <w:footnote w:id="5">
    <w:p w14:paraId="765A4A96"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361.</w:t>
      </w:r>
    </w:p>
  </w:footnote>
  <w:footnote w:id="6">
    <w:p w14:paraId="00EC4A44"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361 y 362.</w:t>
      </w:r>
    </w:p>
  </w:footnote>
  <w:footnote w:id="7">
    <w:p w14:paraId="03E9CA3B"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365 y 366.</w:t>
      </w:r>
    </w:p>
  </w:footnote>
  <w:footnote w:id="8">
    <w:p w14:paraId="3AFFDD67"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382.</w:t>
      </w:r>
    </w:p>
  </w:footnote>
  <w:footnote w:id="9">
    <w:p w14:paraId="04DD7E96"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Carnelutti, Francesco, </w:t>
      </w:r>
      <w:r>
        <w:rPr>
          <w:rFonts w:ascii="Times New Roman" w:eastAsia="Times New Roman" w:hAnsi="Times New Roman" w:cs="Times New Roman"/>
          <w:i/>
          <w:sz w:val="20"/>
          <w:szCs w:val="20"/>
        </w:rPr>
        <w:t>La prueba civil</w:t>
      </w:r>
      <w:r>
        <w:rPr>
          <w:rFonts w:ascii="Times New Roman" w:eastAsia="Times New Roman" w:hAnsi="Times New Roman" w:cs="Times New Roman"/>
          <w:sz w:val="20"/>
          <w:szCs w:val="20"/>
        </w:rPr>
        <w:t>, trad. de Niceto Alcalá-Zamora y Castillo, Santiago de Chile, Ediciones Olejnik, 2018, p. 219.</w:t>
      </w:r>
    </w:p>
  </w:footnote>
  <w:footnote w:id="10">
    <w:p w14:paraId="404E03A1"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127.</w:t>
      </w:r>
    </w:p>
  </w:footnote>
  <w:footnote w:id="11">
    <w:p w14:paraId="0BEE07BD"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Benfeld, Johann, Los orígenes del concepto de sana crítica, </w:t>
      </w:r>
      <w:r>
        <w:rPr>
          <w:rFonts w:ascii="Times New Roman" w:eastAsia="Times New Roman" w:hAnsi="Times New Roman" w:cs="Times New Roman"/>
          <w:i/>
          <w:sz w:val="20"/>
          <w:szCs w:val="20"/>
        </w:rPr>
        <w:t>Revista de Estudios Histórico-Jurídicos</w:t>
      </w:r>
      <w:r>
        <w:rPr>
          <w:rFonts w:ascii="Times New Roman" w:eastAsia="Times New Roman" w:hAnsi="Times New Roman" w:cs="Times New Roman"/>
          <w:sz w:val="20"/>
          <w:szCs w:val="20"/>
        </w:rPr>
        <w:t xml:space="preserve">, Valparaíso, núm. XXXV, 2013, pp. 571</w:t>
      </w:r>
      <w:r>
        <w:rPr>
          <w:rFonts w:ascii="Times New Roman" w:eastAsia="Times New Roman" w:hAnsi="Times New Roman" w:cs="Times New Roman"/>
          <w:sz w:val="20"/>
          <w:szCs w:val="20"/>
        </w:rPr>
        <w:t xml:space="preserve">, 572 y 577</w:t>
      </w:r>
      <w:r>
        <w:rPr>
          <w:rFonts w:ascii="Times New Roman" w:eastAsia="Times New Roman" w:hAnsi="Times New Roman" w:cs="Times New Roman"/>
          <w:sz w:val="20"/>
          <w:szCs w:val="20"/>
        </w:rPr>
        <w:t xml:space="preserve">.</w:t>
      </w:r>
    </w:p>
  </w:footnote>
  <w:footnote w:id="12">
    <w:p w14:paraId="45ABA5BE"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Devis Echandía, Hernando, </w:t>
      </w:r>
      <w:r>
        <w:rPr>
          <w:rFonts w:ascii="Times New Roman" w:eastAsia="Times New Roman" w:hAnsi="Times New Roman" w:cs="Times New Roman"/>
          <w:i/>
          <w:sz w:val="20"/>
          <w:szCs w:val="20"/>
        </w:rPr>
        <w:t>Nociones generales de derecho procesal civil</w:t>
      </w:r>
      <w:r>
        <w:rPr>
          <w:rFonts w:ascii="Times New Roman" w:eastAsia="Times New Roman" w:hAnsi="Times New Roman" w:cs="Times New Roman"/>
          <w:sz w:val="20"/>
          <w:szCs w:val="20"/>
        </w:rPr>
        <w:t>, pról. de Jaime Guasp, Madrid, Aguilar, s.f., p. 57.</w:t>
      </w:r>
    </w:p>
  </w:footnote>
  <w:footnote w:id="13">
    <w:p w14:paraId="650239D2"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Mittermaier</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Tratado de la prueba en materia criminal</w:t>
      </w:r>
      <w:r>
        <w:rPr>
          <w:rFonts w:ascii="Times New Roman" w:eastAsia="Times New Roman" w:hAnsi="Times New Roman" w:cs="Times New Roman"/>
          <w:sz w:val="20"/>
          <w:szCs w:val="20"/>
        </w:rPr>
        <w:t>, cit., p. 360, nota 1.</w:t>
      </w:r>
    </w:p>
  </w:footnote>
  <w:footnote w:id="14">
    <w:p w14:paraId="2171184A"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Cortés Coto, Ronald, La prueba indiciaria, </w:t>
      </w:r>
      <w:r>
        <w:rPr>
          <w:rFonts w:ascii="Times New Roman" w:eastAsia="Times New Roman" w:hAnsi="Times New Roman" w:cs="Times New Roman"/>
          <w:i/>
          <w:sz w:val="20"/>
          <w:szCs w:val="20"/>
        </w:rPr>
        <w:t>Revista Digital de la Maestría en Ciencias Penales</w:t>
      </w:r>
      <w:r>
        <w:rPr>
          <w:rFonts w:ascii="Times New Roman" w:eastAsia="Times New Roman" w:hAnsi="Times New Roman" w:cs="Times New Roman"/>
          <w:sz w:val="20"/>
          <w:szCs w:val="20"/>
        </w:rPr>
        <w:t>, San José, Universidad de Costa Rica, núm. 2, 2010, pp. 271 y 272.</w:t>
      </w:r>
    </w:p>
  </w:footnote>
  <w:footnote w:id="15">
    <w:p w14:paraId="0ABD910C"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González Lagier, Daniel, </w:t>
      </w:r>
      <w:r>
        <w:rPr>
          <w:rFonts w:ascii="Times New Roman" w:eastAsia="Times New Roman" w:hAnsi="Times New Roman" w:cs="Times New Roman"/>
          <w:i/>
          <w:sz w:val="20"/>
          <w:szCs w:val="20"/>
        </w:rPr>
        <w:t>Quaestio facti. Ensayos sobre prueba, causalidad y acción</w:t>
      </w:r>
      <w:r>
        <w:rPr>
          <w:rFonts w:ascii="Times New Roman" w:eastAsia="Times New Roman" w:hAnsi="Times New Roman" w:cs="Times New Roman"/>
          <w:sz w:val="20"/>
          <w:szCs w:val="20"/>
        </w:rPr>
        <w:t>, Lima-Bogotá, Palestra-Temis, 2005, pp. 55-59.</w:t>
      </w:r>
    </w:p>
  </w:footnote>
  <w:footnote w:id="16">
    <w:p w14:paraId="25723BBF"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61 y 62.</w:t>
      </w:r>
    </w:p>
  </w:footnote>
  <w:footnote w:id="17">
    <w:p w14:paraId="2A6AE5AE"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62.</w:t>
      </w:r>
    </w:p>
  </w:footnote>
  <w:footnote w:id="18">
    <w:p w14:paraId="61FA0F23"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87.</w:t>
      </w:r>
    </w:p>
  </w:footnote>
  <w:footnote w:id="19">
    <w:p w14:paraId="5123A421"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Igartua Salaverría, Juan, </w:t>
      </w:r>
      <w:r>
        <w:rPr>
          <w:rFonts w:ascii="Times New Roman" w:eastAsia="Times New Roman" w:hAnsi="Times New Roman" w:cs="Times New Roman"/>
          <w:i/>
          <w:sz w:val="20"/>
          <w:szCs w:val="20"/>
        </w:rPr>
        <w:t>Indicios, duda razonable, prueba científica. Perspectivas sobre la prueba en el proceso penal</w:t>
      </w:r>
      <w:r>
        <w:rPr>
          <w:rFonts w:ascii="Times New Roman" w:eastAsia="Times New Roman" w:hAnsi="Times New Roman" w:cs="Times New Roman"/>
          <w:sz w:val="20"/>
          <w:szCs w:val="20"/>
        </w:rPr>
        <w:t>, Valencia, Tirant lo Blanch, 2021, pp. 42 y 43.</w:t>
      </w:r>
    </w:p>
  </w:footnote>
  <w:footnote w:id="20">
    <w:p w14:paraId="5F5C6DD6"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Carnelutti, </w:t>
      </w:r>
      <w:r>
        <w:rPr>
          <w:rFonts w:ascii="Times New Roman" w:eastAsia="Times New Roman" w:hAnsi="Times New Roman" w:cs="Times New Roman"/>
          <w:i/>
          <w:sz w:val="20"/>
          <w:szCs w:val="20"/>
        </w:rPr>
        <w:t>La prueba civil</w:t>
      </w:r>
      <w:r>
        <w:rPr>
          <w:rFonts w:ascii="Times New Roman" w:eastAsia="Times New Roman" w:hAnsi="Times New Roman" w:cs="Times New Roman"/>
          <w:sz w:val="20"/>
          <w:szCs w:val="20"/>
        </w:rPr>
        <w:t>, cit., p. 220.</w:t>
      </w:r>
    </w:p>
  </w:footnote>
  <w:footnote w:id="21">
    <w:p w14:paraId="77EEA180"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Gascón Abellán, Marina, </w:t>
      </w:r>
      <w:r>
        <w:rPr>
          <w:rFonts w:ascii="Times New Roman" w:eastAsia="Times New Roman" w:hAnsi="Times New Roman" w:cs="Times New Roman"/>
          <w:i/>
          <w:sz w:val="20"/>
          <w:szCs w:val="20"/>
        </w:rPr>
        <w:t>Los hechos en el derecho. Bases argumentales de la prueba</w:t>
      </w:r>
      <w:r>
        <w:rPr>
          <w:rFonts w:ascii="Times New Roman" w:eastAsia="Times New Roman" w:hAnsi="Times New Roman" w:cs="Times New Roman"/>
          <w:sz w:val="20"/>
          <w:szCs w:val="20"/>
        </w:rPr>
        <w:t>, 3a. ed., Madrid, Marcial Pons, 2010, p. 79.</w:t>
      </w:r>
    </w:p>
  </w:footnote>
  <w:footnote w:id="22">
    <w:p w14:paraId="18B6A7E2"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González Lagier, </w:t>
      </w:r>
      <w:r>
        <w:rPr>
          <w:rFonts w:ascii="Times New Roman" w:eastAsia="Times New Roman" w:hAnsi="Times New Roman" w:cs="Times New Roman"/>
          <w:i/>
          <w:sz w:val="20"/>
          <w:szCs w:val="20"/>
        </w:rPr>
        <w:t>Quaestio facti</w:t>
      </w:r>
      <w:r>
        <w:rPr>
          <w:rFonts w:ascii="Times New Roman" w:eastAsia="Times New Roman" w:hAnsi="Times New Roman" w:cs="Times New Roman"/>
          <w:sz w:val="20"/>
          <w:szCs w:val="20"/>
        </w:rPr>
        <w:t>, cit., pp. 93 y 94.</w:t>
      </w:r>
    </w:p>
  </w:footnote>
  <w:footnote w:id="23">
    <w:p w14:paraId="325350A9"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Igartua Salaverría, </w:t>
      </w:r>
      <w:r>
        <w:rPr>
          <w:rFonts w:ascii="Times New Roman" w:eastAsia="Times New Roman" w:hAnsi="Times New Roman" w:cs="Times New Roman"/>
          <w:i/>
          <w:sz w:val="20"/>
          <w:szCs w:val="20"/>
        </w:rPr>
        <w:t>Indicios, duda razonable, prueba científica</w:t>
      </w:r>
      <w:r>
        <w:rPr>
          <w:rFonts w:ascii="Times New Roman" w:eastAsia="Times New Roman" w:hAnsi="Times New Roman" w:cs="Times New Roman"/>
          <w:sz w:val="20"/>
          <w:szCs w:val="20"/>
        </w:rPr>
        <w:t>, cit., pp. 44-46.</w:t>
      </w:r>
    </w:p>
  </w:footnote>
  <w:footnote w:id="24">
    <w:p w14:paraId="414A28C7"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Cortés Coto, La prueba indiciaria, cit., pp. 285 y 286.</w:t>
      </w:r>
    </w:p>
  </w:footnote>
  <w:footnote w:id="25">
    <w:p w14:paraId="550B3BC6"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284.</w:t>
      </w:r>
    </w:p>
  </w:footnote>
  <w:footnote w:id="26">
    <w:p w14:paraId="2B0100D5"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Carnelutti, </w:t>
      </w:r>
      <w:r>
        <w:rPr>
          <w:rFonts w:ascii="Times New Roman" w:eastAsia="Times New Roman" w:hAnsi="Times New Roman" w:cs="Times New Roman"/>
          <w:i/>
          <w:sz w:val="20"/>
          <w:szCs w:val="20"/>
        </w:rPr>
        <w:t>La prueba civil</w:t>
      </w:r>
      <w:r>
        <w:rPr>
          <w:rFonts w:ascii="Times New Roman" w:eastAsia="Times New Roman" w:hAnsi="Times New Roman" w:cs="Times New Roman"/>
          <w:sz w:val="20"/>
          <w:szCs w:val="20"/>
        </w:rPr>
        <w:t>, cit., p. 219.</w:t>
      </w:r>
    </w:p>
  </w:footnote>
  <w:footnote w:id="27">
    <w:p w14:paraId="6089C66A"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Igartua Salaverría, </w:t>
      </w:r>
      <w:r>
        <w:rPr>
          <w:rFonts w:ascii="Times New Roman" w:eastAsia="Times New Roman" w:hAnsi="Times New Roman" w:cs="Times New Roman"/>
          <w:i/>
          <w:sz w:val="20"/>
          <w:szCs w:val="20"/>
        </w:rPr>
        <w:t>Indicios, duda razonable, prueba científica</w:t>
      </w:r>
      <w:r>
        <w:rPr>
          <w:rFonts w:ascii="Times New Roman" w:eastAsia="Times New Roman" w:hAnsi="Times New Roman" w:cs="Times New Roman"/>
          <w:sz w:val="20"/>
          <w:szCs w:val="20"/>
        </w:rPr>
        <w:t>, cit., p. 48, nota 77.</w:t>
      </w:r>
    </w:p>
  </w:footnote>
  <w:footnote w:id="28">
    <w:p w14:paraId="208DC4F3"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Mittermaier</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Tratado de la prueba en materia criminal</w:t>
      </w:r>
      <w:r>
        <w:rPr>
          <w:rFonts w:ascii="Times New Roman" w:eastAsia="Times New Roman" w:hAnsi="Times New Roman" w:cs="Times New Roman"/>
          <w:sz w:val="20"/>
          <w:szCs w:val="20"/>
        </w:rPr>
        <w:t>, cit., p. 377.</w:t>
      </w:r>
    </w:p>
  </w:footnote>
  <w:footnote w:id="29">
    <w:p w14:paraId="79C95C17"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378.</w:t>
      </w:r>
    </w:p>
  </w:footnote>
  <w:footnote w:id="30">
    <w:p w14:paraId="3CDED8F0"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Citado por Cortés Coto, La prueba indiciaria, cit., p. 280.</w:t>
      </w:r>
    </w:p>
  </w:footnote>
  <w:footnote w:id="31">
    <w:p w14:paraId="4C354F52"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González Lagier, </w:t>
      </w:r>
      <w:r>
        <w:rPr>
          <w:rFonts w:ascii="Times New Roman" w:eastAsia="Times New Roman" w:hAnsi="Times New Roman" w:cs="Times New Roman"/>
          <w:i/>
          <w:sz w:val="20"/>
          <w:szCs w:val="20"/>
        </w:rPr>
        <w:t>Quaestio facti</w:t>
      </w:r>
      <w:r>
        <w:rPr>
          <w:rFonts w:ascii="Times New Roman" w:eastAsia="Times New Roman" w:hAnsi="Times New Roman" w:cs="Times New Roman"/>
          <w:sz w:val="20"/>
          <w:szCs w:val="20"/>
        </w:rPr>
        <w:t>, cit., p. 82.</w:t>
      </w:r>
    </w:p>
  </w:footnote>
  <w:footnote w:id="32">
    <w:p w14:paraId="3430D85A"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83 y 84.</w:t>
      </w:r>
    </w:p>
  </w:footnote>
  <w:footnote w:id="33">
    <w:p w14:paraId="50E8CD2F"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La valoración racional de la prueba</w:t>
      </w:r>
      <w:r>
        <w:rPr>
          <w:rFonts w:ascii="Times New Roman" w:eastAsia="Times New Roman" w:hAnsi="Times New Roman" w:cs="Times New Roman"/>
          <w:sz w:val="20"/>
          <w:szCs w:val="20"/>
        </w:rPr>
        <w:t>, Madrid, Marcial Pons, 2007, p. 76.</w:t>
      </w:r>
    </w:p>
  </w:footnote>
  <w:footnote w:id="34">
    <w:p w14:paraId="0E1471C6"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Mittermaier</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Tratado de la prueba en materia criminal</w:t>
      </w:r>
      <w:r>
        <w:rPr>
          <w:rFonts w:ascii="Times New Roman" w:eastAsia="Times New Roman" w:hAnsi="Times New Roman" w:cs="Times New Roman"/>
          <w:sz w:val="20"/>
          <w:szCs w:val="20"/>
        </w:rPr>
        <w:t>, cit., pp. 365 y 366.</w:t>
      </w:r>
    </w:p>
  </w:footnote>
  <w:footnote w:id="35">
    <w:p w14:paraId="415D6969"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Cortés Coto, La prueba indiciaria, cit., pp. 286 y 287.</w:t>
      </w:r>
    </w:p>
  </w:footnote>
  <w:footnote w:id="36">
    <w:p w14:paraId="37A1A8A1"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González Lagier, </w:t>
      </w:r>
      <w:r>
        <w:rPr>
          <w:rFonts w:ascii="Times New Roman" w:eastAsia="Times New Roman" w:hAnsi="Times New Roman" w:cs="Times New Roman"/>
          <w:i/>
          <w:sz w:val="20"/>
          <w:szCs w:val="20"/>
        </w:rPr>
        <w:t>Quaestio facti</w:t>
      </w:r>
      <w:r>
        <w:rPr>
          <w:rFonts w:ascii="Times New Roman" w:eastAsia="Times New Roman" w:hAnsi="Times New Roman" w:cs="Times New Roman"/>
          <w:sz w:val="20"/>
          <w:szCs w:val="20"/>
        </w:rPr>
        <w:t>, cit., p. 79.</w:t>
      </w:r>
    </w:p>
  </w:footnote>
  <w:footnote w:id="37">
    <w:p w14:paraId="4FCEE6E7"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64-71.</w:t>
      </w:r>
    </w:p>
  </w:footnote>
  <w:footnote w:id="38">
    <w:p w14:paraId="4F7D1185"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70.</w:t>
      </w:r>
    </w:p>
  </w:footnote>
  <w:footnote w:id="39">
    <w:p w14:paraId="0C1600D9"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80-91.</w:t>
      </w:r>
    </w:p>
  </w:footnote>
  <w:footnote w:id="40">
    <w:p w14:paraId="432B3D07"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80.</w:t>
      </w:r>
    </w:p>
  </w:footnote>
  <w:footnote w:id="41">
    <w:p w14:paraId="6CD11839"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92 y 93.</w:t>
      </w:r>
    </w:p>
  </w:footnote>
  <w:footnote w:id="42">
    <w:p w14:paraId="2C9B2504"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86 y 87.</w:t>
      </w:r>
    </w:p>
  </w:footnote>
  <w:footnote w:id="43">
    <w:p w14:paraId="56E7C9EB"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 86, nota 35</w:t>
      </w:r>
      <w:r>
        <w:rPr>
          <w:rFonts w:ascii="Times New Roman" w:eastAsia="Times New Roman" w:hAnsi="Times New Roman" w:cs="Times New Roman"/>
          <w:sz w:val="20"/>
          <w:szCs w:val="20"/>
        </w:rPr>
        <w:t xml:space="preserve">, y p. 87</w:t>
      </w:r>
      <w:r>
        <w:rPr>
          <w:rFonts w:ascii="Times New Roman" w:eastAsia="Times New Roman" w:hAnsi="Times New Roman" w:cs="Times New Roman"/>
          <w:sz w:val="20"/>
          <w:szCs w:val="20"/>
        </w:rPr>
        <w:t xml:space="preserve">.</w:t>
      </w:r>
    </w:p>
  </w:footnote>
  <w:footnote w:id="44">
    <w:p w14:paraId="153A1072"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Igartua Salaverría, </w:t>
      </w:r>
      <w:r>
        <w:rPr>
          <w:rFonts w:ascii="Times New Roman" w:eastAsia="Times New Roman" w:hAnsi="Times New Roman" w:cs="Times New Roman"/>
          <w:i/>
          <w:sz w:val="20"/>
          <w:szCs w:val="20"/>
        </w:rPr>
        <w:t>Indicios, duda razonable, prueba científica</w:t>
      </w:r>
      <w:r>
        <w:rPr>
          <w:rFonts w:ascii="Times New Roman" w:eastAsia="Times New Roman" w:hAnsi="Times New Roman" w:cs="Times New Roman"/>
          <w:sz w:val="20"/>
          <w:szCs w:val="20"/>
        </w:rPr>
        <w:t>, cit., pp. 49 y 50.</w:t>
      </w:r>
    </w:p>
  </w:footnote>
  <w:footnote w:id="45">
    <w:p w14:paraId="6F95913F"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pp. 38 y 39. Igartua remite a Haack, Susan, </w:t>
      </w:r>
      <w:proofErr w:type="spellStart"/>
      <w:r>
        <w:rPr>
          <w:rFonts w:ascii="Times New Roman" w:eastAsia="Times New Roman" w:hAnsi="Times New Roman" w:cs="Times New Roman"/>
          <w:i/>
          <w:sz w:val="20"/>
          <w:szCs w:val="20"/>
        </w:rPr>
        <w:t>Legalizzare</w:t>
      </w:r>
      <w:proofErr w:type="spellEnd"/>
      <w:r>
        <w:rPr>
          <w:rFonts w:ascii="Times New Roman" w:eastAsia="Times New Roman" w:hAnsi="Times New Roman" w:cs="Times New Roman"/>
          <w:i/>
          <w:sz w:val="20"/>
          <w:szCs w:val="20"/>
        </w:rPr>
        <w:t xml:space="preserve"> </w:t>
      </w:r>
      <w:proofErr w:type="spellStart"/>
      <w:r>
        <w:rPr>
          <w:rFonts w:ascii="Times New Roman" w:eastAsia="Times New Roman" w:hAnsi="Times New Roman" w:cs="Times New Roman"/>
          <w:i/>
          <w:sz w:val="20"/>
          <w:szCs w:val="20"/>
        </w:rPr>
        <w:t>l’epistemologia</w:t>
      </w:r>
      <w:proofErr w:type="spellEnd"/>
      <w:r>
        <w:rPr>
          <w:rFonts w:ascii="Times New Roman" w:eastAsia="Times New Roman" w:hAnsi="Times New Roman" w:cs="Times New Roman"/>
          <w:i/>
          <w:sz w:val="20"/>
          <w:szCs w:val="20"/>
        </w:rPr>
        <w:t xml:space="preserve">. Prova, </w:t>
      </w:r>
      <w:proofErr w:type="spellStart"/>
      <w:r>
        <w:rPr>
          <w:rFonts w:ascii="Times New Roman" w:eastAsia="Times New Roman" w:hAnsi="Times New Roman" w:cs="Times New Roman"/>
          <w:i/>
          <w:sz w:val="20"/>
          <w:szCs w:val="20"/>
        </w:rPr>
        <w:t>probabilità</w:t>
      </w:r>
      <w:proofErr w:type="spellEnd"/>
      <w:r>
        <w:rPr>
          <w:rFonts w:ascii="Times New Roman" w:eastAsia="Times New Roman" w:hAnsi="Times New Roman" w:cs="Times New Roman"/>
          <w:i/>
          <w:sz w:val="20"/>
          <w:szCs w:val="20"/>
        </w:rPr>
        <w:t xml:space="preserve"> e causa nel </w:t>
      </w:r>
      <w:proofErr w:type="spellStart"/>
      <w:r>
        <w:rPr>
          <w:rFonts w:ascii="Times New Roman" w:eastAsia="Times New Roman" w:hAnsi="Times New Roman" w:cs="Times New Roman"/>
          <w:i/>
          <w:sz w:val="20"/>
          <w:szCs w:val="20"/>
        </w:rPr>
        <w:t>diritto</w:t>
      </w:r>
      <w:proofErr w:type="spellEnd"/>
      <w:r>
        <w:rPr>
          <w:rFonts w:ascii="Times New Roman" w:eastAsia="Times New Roman" w:hAnsi="Times New Roman" w:cs="Times New Roman"/>
          <w:sz w:val="20"/>
          <w:szCs w:val="20"/>
        </w:rPr>
        <w:t>, Milán, EGEA, 2015, pp. 19-21.</w:t>
      </w:r>
    </w:p>
  </w:footnote>
  <w:footnote w:id="46">
    <w:p w14:paraId="57F201B1"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Igartua Salaverría, </w:t>
      </w:r>
      <w:r>
        <w:rPr>
          <w:rFonts w:ascii="Times New Roman" w:eastAsia="Times New Roman" w:hAnsi="Times New Roman" w:cs="Times New Roman"/>
          <w:i/>
          <w:sz w:val="20"/>
          <w:szCs w:val="20"/>
        </w:rPr>
        <w:t>Indicios, duda razonable, prueba científica</w:t>
      </w:r>
      <w:r>
        <w:rPr>
          <w:rFonts w:ascii="Times New Roman" w:eastAsia="Times New Roman" w:hAnsi="Times New Roman" w:cs="Times New Roman"/>
          <w:sz w:val="20"/>
          <w:szCs w:val="20"/>
        </w:rPr>
        <w:t>, cit., p. 51, nota 85.</w:t>
      </w:r>
    </w:p>
  </w:footnote>
  <w:footnote w:id="47">
    <w:p w14:paraId="7A37BB0A"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Mittermaier</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Tratado de la prueba en materia criminal</w:t>
      </w:r>
      <w:r>
        <w:rPr>
          <w:rFonts w:ascii="Times New Roman" w:eastAsia="Times New Roman" w:hAnsi="Times New Roman" w:cs="Times New Roman"/>
          <w:sz w:val="20"/>
          <w:szCs w:val="20"/>
        </w:rPr>
        <w:t>, cit., p. 383.</w:t>
      </w:r>
    </w:p>
  </w:footnote>
  <w:footnote w:id="48">
    <w:p w14:paraId="470F635F"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Mittermaier</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Tratado de la prueba en materia criminal</w:t>
      </w:r>
      <w:r>
        <w:rPr>
          <w:rFonts w:ascii="Times New Roman" w:eastAsia="Times New Roman" w:hAnsi="Times New Roman" w:cs="Times New Roman"/>
          <w:sz w:val="20"/>
          <w:szCs w:val="20"/>
        </w:rPr>
        <w:t>, cit., p. 324, nota 4.</w:t>
      </w:r>
    </w:p>
  </w:footnote>
  <w:footnote w:id="49">
    <w:p w14:paraId="34640D5A"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395.</w:t>
      </w:r>
    </w:p>
  </w:footnote>
  <w:footnote w:id="50">
    <w:p w14:paraId="7D61075D"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párrafos 1 a 3,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51">
    <w:p w14:paraId="0E647A8B"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1a. CCLXXXIII/2013 (10a.), </w:t>
      </w:r>
      <w:r>
        <w:rPr>
          <w:rFonts w:ascii="Times New Roman" w:eastAsia="Times New Roman" w:hAnsi="Times New Roman" w:cs="Times New Roman"/>
          <w:i/>
          <w:sz w:val="20"/>
          <w:szCs w:val="20"/>
        </w:rPr>
        <w:t>Semanario Judicial de la Federación y su Gaceta</w:t>
      </w:r>
      <w:r>
        <w:rPr>
          <w:rFonts w:ascii="Times New Roman" w:eastAsia="Times New Roman" w:hAnsi="Times New Roman" w:cs="Times New Roman"/>
          <w:sz w:val="20"/>
          <w:szCs w:val="20"/>
        </w:rPr>
        <w:t>, Décima Época, libro XXV, octubre de 2013, t. 2, p. 1058, registro digital 2004757.</w:t>
      </w:r>
    </w:p>
  </w:footnote>
  <w:footnote w:id="52">
    <w:p w14:paraId="3FBDCE6F"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II.1o.P.1 P (11a.), </w:t>
      </w:r>
      <w:r>
        <w:rPr>
          <w:rFonts w:ascii="Times New Roman" w:eastAsia="Times New Roman" w:hAnsi="Times New Roman" w:cs="Times New Roman"/>
          <w:i/>
          <w:sz w:val="20"/>
          <w:szCs w:val="20"/>
        </w:rPr>
        <w:t>Gaceta del Semanario Judicial de la Federación</w:t>
      </w:r>
      <w:r>
        <w:rPr>
          <w:rFonts w:ascii="Times New Roman" w:eastAsia="Times New Roman" w:hAnsi="Times New Roman" w:cs="Times New Roman"/>
          <w:sz w:val="20"/>
          <w:szCs w:val="20"/>
        </w:rPr>
        <w:t>, Undécima Época, libro 14, junio de 2022, t. VII, p. 6278, registro digital 2024878.</w:t>
      </w:r>
    </w:p>
  </w:footnote>
  <w:footnote w:id="54">
    <w:p w14:paraId="333CD337"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38/2002, NOTAS PERIODÍSTICAS. ELEMENTOS PARA DETERMINAR SU FUERZA INDICIARIA,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6, 2003, p. 44. Entre sus precedentes figura el SUP-JRC-349/2001.</w:t>
      </w:r>
    </w:p>
  </w:footnote>
  <w:footnote w:id="56">
    <w:p w14:paraId="23E7C308"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4/2014, PRUEBAS TÉCNICAS. SON INSUFICIENTES, POR SÍ SOLAS, PARA ACREDITAR DE MANERA FEHACIENTE LOS HECHOS QUE CONTIENEN, </w:t>
      </w:r>
      <w:r>
        <w:rPr>
          <w:rFonts w:ascii="Times New Roman" w:eastAsia="Times New Roman" w:hAnsi="Times New Roman" w:cs="Times New Roman"/>
          <w:i/>
          <w:sz w:val="20"/>
          <w:szCs w:val="20"/>
        </w:rPr>
        <w:t>Gaceta de Jurisprudencia y Tesis en materia electoral</w:t>
      </w:r>
      <w:r>
        <w:rPr>
          <w:rFonts w:ascii="Times New Roman" w:eastAsia="Times New Roman" w:hAnsi="Times New Roman" w:cs="Times New Roman"/>
          <w:sz w:val="20"/>
          <w:szCs w:val="20"/>
        </w:rPr>
        <w:t>, Tribunal Electoral del Poder Judicial de la Federación, año 7, núm. 14, 2014, pp. 23 y 24.</w:t>
      </w:r>
    </w:p>
  </w:footnote>
  <w:footnote w:id="57">
    <w:p w14:paraId="0D31C6D4"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XXXI/2004, NULIDAD DE ELECCIÓN. FACTORES CUALITATIVO Y CUANTITATIVO DEL CARÁCTER DETERMINANTE DE LA VIOLACIÓN O IRREGULARIDAD, </w:t>
      </w:r>
      <w:r>
        <w:rPr>
          <w:rFonts w:ascii="Times New Roman" w:eastAsia="Times New Roman" w:hAnsi="Times New Roman" w:cs="Times New Roman"/>
          <w:i/>
          <w:sz w:val="20"/>
          <w:szCs w:val="20"/>
        </w:rPr>
        <w:t>Jurisprudencia y Tesis Relevantes 1997-2005. Compilación Oficial</w:t>
      </w:r>
      <w:r>
        <w:rPr>
          <w:rFonts w:ascii="Times New Roman" w:eastAsia="Times New Roman" w:hAnsi="Times New Roman" w:cs="Times New Roman"/>
          <w:sz w:val="20"/>
          <w:szCs w:val="20"/>
        </w:rPr>
        <w:t>, Tribunal Electoral del Poder Judicial de la Federación, pp. 725 y 726.</w:t>
      </w:r>
    </w:p>
  </w:footnote>
  <w:footnote w:id="58">
    <w:p w14:paraId="49A559FA"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9/98, PRINCIPIO DE CONSERVACIÓN DE LOS ACTOS PÚBLICOS VÁLIDAMENTE CELEBRADOS. SU APLICACIÓN EN LA DETERMINACIÓN DE LA NULIDAD DE CIERTA VOTACIÓN, CÓMPUTO O ELECCIÓN,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2, 1998, pp. 19 y 20.</w:t>
      </w:r>
    </w:p>
  </w:footnote>
  <w:footnote w:id="59">
    <w:p w14:paraId="6779B70A"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44/2024, NULIDAD DE LA ELECCIÓN. ELEMENTOS O CONDICIONES QUE SE DEBEN ACREDITAR CUANDO SE SOLICITA POR VIOLACIÓN A PRINCIPIOS O PRECEPTOS CONSTITUCIONALES, </w:t>
      </w:r>
      <w:r>
        <w:rPr>
          <w:rFonts w:ascii="Times New Roman" w:eastAsia="Times New Roman" w:hAnsi="Times New Roman" w:cs="Times New Roman"/>
          <w:i/>
          <w:sz w:val="20"/>
          <w:szCs w:val="20"/>
        </w:rPr>
        <w:t>Gaceta Jurisprudencia y Tesis en materia electoral</w:t>
      </w:r>
      <w:r>
        <w:rPr>
          <w:rFonts w:ascii="Times New Roman" w:eastAsia="Times New Roman" w:hAnsi="Times New Roman" w:cs="Times New Roman"/>
          <w:sz w:val="20"/>
          <w:szCs w:val="20"/>
        </w:rPr>
        <w:t>, Tribunal Electoral del Poder Judicial de la Federación, año 17, núm. 29, 2024, pp. 149-151.</w:t>
      </w:r>
    </w:p>
  </w:footnote>
  <w:footnote w:id="60">
    <w:p w14:paraId="436FF810"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magistrado encargado del engrose Felipe Alfredo Fuentes Barrera, párrafos 50 a 60, pp. </w:t>
      </w:r>
      <w:r>
        <w:rPr>
          <w:rFonts w:ascii="Times New Roman" w:eastAsia="Times New Roman" w:hAnsi="Times New Roman" w:cs="Times New Roman"/>
          <w:sz w:val="20"/>
          <w:szCs w:val="20"/>
        </w:rPr>
        <w:t xml:space="preserve">11-13</w:t>
      </w:r>
      <w:r>
        <w:rPr>
          <w:rFonts w:ascii="Times New Roman" w:eastAsia="Times New Roman" w:hAnsi="Times New Roman" w:cs="Times New Roman"/>
          <w:sz w:val="20"/>
          <w:szCs w:val="20"/>
        </w:rPr>
        <w:t xml:space="preserve">.</w:t>
      </w:r>
    </w:p>
  </w:footnote>
  <w:footnote w:id="61">
    <w:p w14:paraId="398C5A33"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90 a 92.</w:t>
      </w:r>
    </w:p>
  </w:footnote>
  <w:footnote w:id="62">
    <w:p w14:paraId="586D2EF1"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Igartua Salaverría, </w:t>
      </w:r>
      <w:r>
        <w:rPr>
          <w:rFonts w:ascii="Times New Roman" w:eastAsia="Times New Roman" w:hAnsi="Times New Roman" w:cs="Times New Roman"/>
          <w:i/>
          <w:sz w:val="20"/>
          <w:szCs w:val="20"/>
        </w:rPr>
        <w:t>Indicios, duda razonable, prueba científica</w:t>
      </w:r>
      <w:r>
        <w:rPr>
          <w:rFonts w:ascii="Times New Roman" w:eastAsia="Times New Roman" w:hAnsi="Times New Roman" w:cs="Times New Roman"/>
          <w:sz w:val="20"/>
          <w:szCs w:val="20"/>
        </w:rPr>
        <w:t>, cit., p. 37.</w:t>
      </w:r>
    </w:p>
  </w:footnote>
  <w:footnote w:id="63">
    <w:p w14:paraId="6FAEBA46"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38.</w:t>
      </w:r>
    </w:p>
  </w:footnote>
  <w:footnote w:id="64">
    <w:p w14:paraId="1D2D10C2"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Mittermaier</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Tratado de la prueba en materia criminal</w:t>
      </w:r>
      <w:r>
        <w:rPr>
          <w:rFonts w:ascii="Times New Roman" w:eastAsia="Times New Roman" w:hAnsi="Times New Roman" w:cs="Times New Roman"/>
          <w:sz w:val="20"/>
          <w:szCs w:val="20"/>
        </w:rPr>
        <w:t>, cit., p. 378.</w:t>
      </w:r>
    </w:p>
  </w:footnote>
  <w:footnote w:id="65">
    <w:p w14:paraId="64E8A9BB"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La valoración racional de la prueba</w:t>
      </w:r>
      <w:r>
        <w:rPr>
          <w:rFonts w:ascii="Times New Roman" w:eastAsia="Times New Roman" w:hAnsi="Times New Roman" w:cs="Times New Roman"/>
          <w:sz w:val="20"/>
          <w:szCs w:val="20"/>
        </w:rPr>
        <w:t>, cit., pp. 75-77.</w:t>
      </w:r>
    </w:p>
  </w:footnote>
  <w:footnote w:id="66">
    <w:p w14:paraId="4CC4612C"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González Lagier, </w:t>
      </w:r>
      <w:r>
        <w:rPr>
          <w:rFonts w:ascii="Times New Roman" w:eastAsia="Times New Roman" w:hAnsi="Times New Roman" w:cs="Times New Roman"/>
          <w:i/>
          <w:sz w:val="20"/>
          <w:szCs w:val="20"/>
        </w:rPr>
        <w:t>Quaestio facti</w:t>
      </w:r>
      <w:r>
        <w:rPr>
          <w:rFonts w:ascii="Times New Roman" w:eastAsia="Times New Roman" w:hAnsi="Times New Roman" w:cs="Times New Roman"/>
          <w:sz w:val="20"/>
          <w:szCs w:val="20"/>
        </w:rPr>
        <w:t>, cit., pp. 86-88.</w:t>
      </w:r>
    </w:p>
  </w:footnote>
  <w:footnote w:id="67">
    <w:p w14:paraId="24D0A097"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II.1o.P.1 P (11a.), cit.</w:t>
      </w:r>
    </w:p>
  </w:footnote>
  <w:footnote w:id="68">
    <w:p w14:paraId="72AD7EE5"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González Lagier, </w:t>
      </w:r>
      <w:r>
        <w:rPr>
          <w:rFonts w:ascii="Times New Roman" w:eastAsia="Times New Roman" w:hAnsi="Times New Roman" w:cs="Times New Roman"/>
          <w:i/>
          <w:sz w:val="20"/>
          <w:szCs w:val="20"/>
        </w:rPr>
        <w:t>Quaestio facti</w:t>
      </w:r>
      <w:r>
        <w:rPr>
          <w:rFonts w:ascii="Times New Roman" w:eastAsia="Times New Roman" w:hAnsi="Times New Roman" w:cs="Times New Roman"/>
          <w:sz w:val="20"/>
          <w:szCs w:val="20"/>
        </w:rPr>
        <w:t>, cit., p. 94, nota 44.</w:t>
      </w:r>
    </w:p>
  </w:footnote>
  <w:footnote w:id="69">
    <w:p w14:paraId="04EA0052"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Mittermaier</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Tratado de la prueba en materia criminal</w:t>
      </w:r>
      <w:r>
        <w:rPr>
          <w:rFonts w:ascii="Times New Roman" w:eastAsia="Times New Roman" w:hAnsi="Times New Roman" w:cs="Times New Roman"/>
          <w:sz w:val="20"/>
          <w:szCs w:val="20"/>
        </w:rPr>
        <w:t>, cit., p. 377.</w:t>
      </w:r>
    </w:p>
  </w:footnote>
  <w:footnote w:id="70">
    <w:p w14:paraId="201AF746"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396.</w:t>
      </w:r>
    </w:p>
  </w:footnote>
  <w:footnote w:id="71">
    <w:p w14:paraId="458CF5B9"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Igartua Salaverría, </w:t>
      </w:r>
      <w:r>
        <w:rPr>
          <w:rFonts w:ascii="Times New Roman" w:eastAsia="Times New Roman" w:hAnsi="Times New Roman" w:cs="Times New Roman"/>
          <w:i/>
          <w:sz w:val="20"/>
          <w:szCs w:val="20"/>
        </w:rPr>
        <w:t>Indicios, duda razonable, prueba científica</w:t>
      </w:r>
      <w:r>
        <w:rPr>
          <w:rFonts w:ascii="Times New Roman" w:eastAsia="Times New Roman" w:hAnsi="Times New Roman" w:cs="Times New Roman"/>
          <w:sz w:val="20"/>
          <w:szCs w:val="20"/>
        </w:rPr>
        <w:t>, cit., p. 39.</w:t>
      </w:r>
    </w:p>
  </w:footnote>
  <w:footnote w:id="72">
    <w:p w14:paraId="4BBB8403"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La valoración racional de la prueba</w:t>
      </w:r>
      <w:r>
        <w:rPr>
          <w:rFonts w:ascii="Times New Roman" w:eastAsia="Times New Roman" w:hAnsi="Times New Roman" w:cs="Times New Roman"/>
          <w:sz w:val="20"/>
          <w:szCs w:val="20"/>
        </w:rPr>
        <w:t>, cit., pp. 41-49.</w:t>
      </w:r>
    </w:p>
  </w:footnote>
  <w:footnote w:id="73">
    <w:p w14:paraId="73C43DB4"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48.</w:t>
      </w:r>
    </w:p>
  </w:footnote>
  <w:footnote w:id="74">
    <w:p w14:paraId="4A8021B2"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47 y 48.</w:t>
      </w:r>
    </w:p>
  </w:footnote>
  <w:footnote w:id="75">
    <w:p w14:paraId="30997485" w14:textId="77777777" w:rsidR="00816622" w:rsidRDefault="00816622" w:rsidP="008166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Igartua Salaverría, </w:t>
      </w:r>
      <w:r>
        <w:rPr>
          <w:rFonts w:ascii="Times New Roman" w:eastAsia="Times New Roman" w:hAnsi="Times New Roman" w:cs="Times New Roman"/>
          <w:i/>
          <w:sz w:val="20"/>
          <w:szCs w:val="20"/>
        </w:rPr>
        <w:t>Indicios, duda razonable, prueba científica</w:t>
      </w:r>
      <w:r>
        <w:rPr>
          <w:rFonts w:ascii="Times New Roman" w:eastAsia="Times New Roman" w:hAnsi="Times New Roman" w:cs="Times New Roman"/>
          <w:sz w:val="20"/>
          <w:szCs w:val="20"/>
        </w:rPr>
        <w:t>, cit., p. 51.</w:t>
      </w:r>
    </w:p>
  </w:footnote>
  <w:footnote w:id="76">
    <w:p w14:paraId="22113A2E"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 18.</w:t>
      </w:r>
    </w:p>
  </w:footnote>
  <w:footnote w:id="77">
    <w:p w14:paraId="09F1C038"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19.</w:t>
      </w:r>
    </w:p>
  </w:footnote>
  <w:footnote w:id="78">
    <w:p w14:paraId="1A67DF17"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párrafos 1 a 3,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79">
    <w:p w14:paraId="1DE6386B"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Nieva-</w:t>
      </w:r>
      <w:proofErr w:type="spellStart"/>
      <w:r>
        <w:rPr>
          <w:rFonts w:ascii="Times New Roman" w:eastAsia="Times New Roman" w:hAnsi="Times New Roman" w:cs="Times New Roman"/>
          <w:sz w:val="20"/>
          <w:szCs w:val="20"/>
        </w:rPr>
        <w:t>Fenoll</w:t>
      </w:r>
      <w:proofErr w:type="spellEnd"/>
      <w:r>
        <w:rPr>
          <w:rFonts w:ascii="Times New Roman" w:eastAsia="Times New Roman" w:hAnsi="Times New Roman" w:cs="Times New Roman"/>
          <w:sz w:val="20"/>
          <w:szCs w:val="20"/>
        </w:rPr>
        <w:t xml:space="preserve">, Jordi, Carga de la prueba y estándares de prueba. Dos reminiscencias del pasado, </w:t>
      </w:r>
      <w:r>
        <w:rPr>
          <w:rFonts w:ascii="Times New Roman" w:eastAsia="Times New Roman" w:hAnsi="Times New Roman" w:cs="Times New Roman"/>
          <w:i/>
          <w:sz w:val="20"/>
          <w:szCs w:val="20"/>
        </w:rPr>
        <w:t>Estudios de Derecho</w:t>
      </w:r>
      <w:r>
        <w:rPr>
          <w:rFonts w:ascii="Times New Roman" w:eastAsia="Times New Roman" w:hAnsi="Times New Roman" w:cs="Times New Roman"/>
          <w:sz w:val="20"/>
          <w:szCs w:val="20"/>
        </w:rPr>
        <w:t>, Medellín, vol. 77, núm. 170, 2020, p. 130.</w:t>
      </w:r>
    </w:p>
  </w:footnote>
  <w:footnote w:id="80">
    <w:p w14:paraId="240F2A27"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Gascón Abellán, Marina, </w:t>
      </w:r>
      <w:r>
        <w:rPr>
          <w:rFonts w:ascii="Times New Roman" w:eastAsia="Times New Roman" w:hAnsi="Times New Roman" w:cs="Times New Roman"/>
          <w:i/>
          <w:sz w:val="20"/>
          <w:szCs w:val="20"/>
        </w:rPr>
        <w:t>Los hechos en el derecho. Bases argumentales de la prueba</w:t>
      </w:r>
      <w:r>
        <w:rPr>
          <w:rFonts w:ascii="Times New Roman" w:eastAsia="Times New Roman" w:hAnsi="Times New Roman" w:cs="Times New Roman"/>
          <w:sz w:val="20"/>
          <w:szCs w:val="20"/>
        </w:rPr>
        <w:t>, 3a. ed., Madrid, Marcial Pons, 2010, p. 32.</w:t>
      </w:r>
    </w:p>
  </w:footnote>
  <w:footnote w:id="81">
    <w:p w14:paraId="74D0E65E"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34.</w:t>
      </w:r>
    </w:p>
  </w:footnote>
  <w:footnote w:id="82">
    <w:p w14:paraId="0D2299F0"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141 y 142.</w:t>
      </w:r>
    </w:p>
  </w:footnote>
  <w:footnote w:id="83">
    <w:p w14:paraId="03785459"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González Lagier, Daniel, </w:t>
      </w:r>
      <w:r>
        <w:rPr>
          <w:rFonts w:ascii="Times New Roman" w:eastAsia="Times New Roman" w:hAnsi="Times New Roman" w:cs="Times New Roman"/>
          <w:i/>
          <w:sz w:val="20"/>
          <w:szCs w:val="20"/>
        </w:rPr>
        <w:t>Quaestio facti. Ensayos sobre prueba, causalidad y acción</w:t>
      </w:r>
      <w:r>
        <w:rPr>
          <w:rFonts w:ascii="Times New Roman" w:eastAsia="Times New Roman" w:hAnsi="Times New Roman" w:cs="Times New Roman"/>
          <w:sz w:val="20"/>
          <w:szCs w:val="20"/>
        </w:rPr>
        <w:t>, Lima-Bogotá, Palestra-Temis, 2005, pp. 75 y 76.</w:t>
      </w:r>
    </w:p>
  </w:footnote>
  <w:footnote w:id="84">
    <w:p w14:paraId="3A488ABD"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Larry, </w:t>
      </w:r>
      <w:r>
        <w:rPr>
          <w:rFonts w:ascii="Times New Roman" w:eastAsia="Times New Roman" w:hAnsi="Times New Roman" w:cs="Times New Roman"/>
          <w:i/>
          <w:sz w:val="20"/>
          <w:szCs w:val="20"/>
        </w:rPr>
        <w:t xml:space="preserve">Truth, Error, and Criminal Law. </w:t>
      </w:r>
      <w:proofErr w:type="spellStart"/>
      <w:r>
        <w:rPr>
          <w:rFonts w:ascii="Times New Roman" w:eastAsia="Times New Roman" w:hAnsi="Times New Roman" w:cs="Times New Roman"/>
          <w:i/>
          <w:sz w:val="20"/>
          <w:szCs w:val="20"/>
        </w:rPr>
        <w:t>An</w:t>
      </w:r>
      <w:proofErr w:type="spellEnd"/>
      <w:r>
        <w:rPr>
          <w:rFonts w:ascii="Times New Roman" w:eastAsia="Times New Roman" w:hAnsi="Times New Roman" w:cs="Times New Roman"/>
          <w:i/>
          <w:sz w:val="20"/>
          <w:szCs w:val="20"/>
        </w:rPr>
        <w:t xml:space="preserve"> Essay in Legal </w:t>
      </w:r>
      <w:proofErr w:type="spellStart"/>
      <w:r>
        <w:rPr>
          <w:rFonts w:ascii="Times New Roman" w:eastAsia="Times New Roman" w:hAnsi="Times New Roman" w:cs="Times New Roman"/>
          <w:i/>
          <w:sz w:val="20"/>
          <w:szCs w:val="20"/>
        </w:rPr>
        <w:t>Epistemology</w:t>
      </w:r>
      <w:proofErr w:type="spellEnd"/>
      <w:r>
        <w:rPr>
          <w:rFonts w:ascii="Times New Roman" w:eastAsia="Times New Roman" w:hAnsi="Times New Roman" w:cs="Times New Roman"/>
          <w:sz w:val="20"/>
          <w:szCs w:val="20"/>
        </w:rPr>
        <w:t xml:space="preserve">, Cambridge, Cambridge </w:t>
      </w:r>
      <w:proofErr w:type="spellStart"/>
      <w:r>
        <w:rPr>
          <w:rFonts w:ascii="Times New Roman" w:eastAsia="Times New Roman" w:hAnsi="Times New Roman" w:cs="Times New Roman"/>
          <w:sz w:val="20"/>
          <w:szCs w:val="20"/>
        </w:rPr>
        <w:t>University</w:t>
      </w:r>
      <w:proofErr w:type="spellEnd"/>
      <w:r>
        <w:rPr>
          <w:rFonts w:ascii="Times New Roman" w:eastAsia="Times New Roman" w:hAnsi="Times New Roman" w:cs="Times New Roman"/>
          <w:sz w:val="20"/>
          <w:szCs w:val="20"/>
        </w:rPr>
        <w:t xml:space="preserve"> Press, 2006, p. 33.</w:t>
      </w:r>
    </w:p>
  </w:footnote>
  <w:footnote w:id="85">
    <w:p w14:paraId="0BFF352D"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34.</w:t>
      </w:r>
    </w:p>
  </w:footnote>
  <w:footnote w:id="86">
    <w:p w14:paraId="58A7C1E2"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Nieva-</w:t>
      </w:r>
      <w:proofErr w:type="spellStart"/>
      <w:r>
        <w:rPr>
          <w:rFonts w:ascii="Times New Roman" w:eastAsia="Times New Roman" w:hAnsi="Times New Roman" w:cs="Times New Roman"/>
          <w:sz w:val="20"/>
          <w:szCs w:val="20"/>
        </w:rPr>
        <w:t>Fenoll</w:t>
      </w:r>
      <w:proofErr w:type="spellEnd"/>
      <w:r>
        <w:rPr>
          <w:rFonts w:ascii="Times New Roman" w:eastAsia="Times New Roman" w:hAnsi="Times New Roman" w:cs="Times New Roman"/>
          <w:sz w:val="20"/>
          <w:szCs w:val="20"/>
        </w:rPr>
        <w:t>, Carga de la prueba y estándares de prueba, cit., p. 131, nota 56.</w:t>
      </w:r>
    </w:p>
  </w:footnote>
  <w:footnote w:id="87">
    <w:p w14:paraId="36C5E05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132.</w:t>
      </w:r>
    </w:p>
  </w:footnote>
  <w:footnote w:id="88">
    <w:p w14:paraId="603BDF90"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133.</w:t>
      </w:r>
    </w:p>
  </w:footnote>
  <w:footnote w:id="89">
    <w:p w14:paraId="73FC8A79"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172.</w:t>
      </w:r>
    </w:p>
  </w:footnote>
  <w:footnote w:id="90">
    <w:p w14:paraId="3A594B21"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173.</w:t>
      </w:r>
    </w:p>
  </w:footnote>
  <w:footnote w:id="91">
    <w:p w14:paraId="0EA3FE8B"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30.</w:t>
      </w:r>
    </w:p>
  </w:footnote>
  <w:footnote w:id="92">
    <w:p w14:paraId="4468CDE6"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20 y 21.</w:t>
      </w:r>
    </w:p>
  </w:footnote>
  <w:footnote w:id="93">
    <w:p w14:paraId="03AFBB43"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La prueba es libertad, pero no tanto. Una teoría de la prueba </w:t>
      </w:r>
      <w:proofErr w:type="spellStart"/>
      <w:r>
        <w:rPr>
          <w:rFonts w:ascii="Times New Roman" w:eastAsia="Times New Roman" w:hAnsi="Times New Roman" w:cs="Times New Roman"/>
          <w:sz w:val="20"/>
          <w:szCs w:val="20"/>
        </w:rPr>
        <w:t>cuasibenthamiana</w:t>
      </w:r>
      <w:proofErr w:type="spellEnd"/>
      <w:r>
        <w:rPr>
          <w:rFonts w:ascii="Times New Roman" w:eastAsia="Times New Roman" w:hAnsi="Times New Roman" w:cs="Times New Roman"/>
          <w:sz w:val="20"/>
          <w:szCs w:val="20"/>
        </w:rPr>
        <w:t xml:space="preserve">, en Vázquez, Carmen (ed.), </w:t>
      </w:r>
      <w:r>
        <w:rPr>
          <w:rFonts w:ascii="Times New Roman" w:eastAsia="Times New Roman" w:hAnsi="Times New Roman" w:cs="Times New Roman"/>
          <w:i/>
          <w:sz w:val="20"/>
          <w:szCs w:val="20"/>
        </w:rPr>
        <w:t>Estándares de prueba y prueba científica. Ensayos de epistemología jurídica</w:t>
      </w:r>
      <w:r>
        <w:rPr>
          <w:rFonts w:ascii="Times New Roman" w:eastAsia="Times New Roman" w:hAnsi="Times New Roman" w:cs="Times New Roman"/>
          <w:sz w:val="20"/>
          <w:szCs w:val="20"/>
        </w:rPr>
        <w:t>, Madrid, Marcial Pons, 2013, p. 24.</w:t>
      </w:r>
    </w:p>
  </w:footnote>
  <w:footnote w:id="94">
    <w:p w14:paraId="07AFB07E"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24-26.</w:t>
      </w:r>
    </w:p>
  </w:footnote>
  <w:footnote w:id="95">
    <w:p w14:paraId="7A127942"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23.</w:t>
      </w:r>
    </w:p>
  </w:footnote>
  <w:footnote w:id="96">
    <w:p w14:paraId="31C2CE9D"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La prueba es libertad, pero no tanto, cit., p. 26.</w:t>
      </w:r>
    </w:p>
  </w:footnote>
  <w:footnote w:id="97">
    <w:p w14:paraId="197D3DC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23.</w:t>
      </w:r>
    </w:p>
  </w:footnote>
  <w:footnote w:id="98">
    <w:p w14:paraId="74B7752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La valoración racional de la prueba</w:t>
      </w:r>
      <w:r>
        <w:rPr>
          <w:rFonts w:ascii="Times New Roman" w:eastAsia="Times New Roman" w:hAnsi="Times New Roman" w:cs="Times New Roman"/>
          <w:sz w:val="20"/>
          <w:szCs w:val="20"/>
        </w:rPr>
        <w:t>, Madrid, Marcial Pons, 2007, p. 48.</w:t>
      </w:r>
    </w:p>
  </w:footnote>
  <w:footnote w:id="99">
    <w:p w14:paraId="3D1610B1"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23, nota 15.</w:t>
      </w:r>
    </w:p>
  </w:footnote>
  <w:footnote w:id="100">
    <w:p w14:paraId="128B20B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II.1o.P.1 P (11a.), </w:t>
      </w:r>
      <w:r>
        <w:rPr>
          <w:rFonts w:ascii="Times New Roman" w:eastAsia="Times New Roman" w:hAnsi="Times New Roman" w:cs="Times New Roman"/>
          <w:i/>
          <w:sz w:val="20"/>
          <w:szCs w:val="20"/>
        </w:rPr>
        <w:t>Gaceta del Semanario Judicial de la Federación</w:t>
      </w:r>
      <w:r>
        <w:rPr>
          <w:rFonts w:ascii="Times New Roman" w:eastAsia="Times New Roman" w:hAnsi="Times New Roman" w:cs="Times New Roman"/>
          <w:sz w:val="20"/>
          <w:szCs w:val="20"/>
        </w:rPr>
        <w:t>, Undécima Época, libro 14, junio de 2022, t. VII, p. 6278, registro digital 2024878.</w:t>
      </w:r>
    </w:p>
  </w:footnote>
  <w:footnote w:id="101">
    <w:p w14:paraId="7E728163"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Vázquez, Carmen, A modo de presentación, en Vázquez, Carmen (ed.), </w:t>
      </w:r>
      <w:r>
        <w:rPr>
          <w:rFonts w:ascii="Times New Roman" w:eastAsia="Times New Roman" w:hAnsi="Times New Roman" w:cs="Times New Roman"/>
          <w:i/>
          <w:sz w:val="20"/>
          <w:szCs w:val="20"/>
        </w:rPr>
        <w:t>Estándares de prueba y prueba científica</w:t>
      </w:r>
      <w:r>
        <w:rPr>
          <w:rFonts w:ascii="Times New Roman" w:eastAsia="Times New Roman" w:hAnsi="Times New Roman" w:cs="Times New Roman"/>
          <w:sz w:val="20"/>
          <w:szCs w:val="20"/>
        </w:rPr>
        <w:t>, cit., p. 14.</w:t>
      </w:r>
    </w:p>
  </w:footnote>
  <w:footnote w:id="102">
    <w:p w14:paraId="09DAB7AB"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23 y 24.</w:t>
      </w:r>
    </w:p>
  </w:footnote>
  <w:footnote w:id="103">
    <w:p w14:paraId="26C4C29C"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149.</w:t>
      </w:r>
    </w:p>
  </w:footnote>
  <w:footnote w:id="104">
    <w:p w14:paraId="656AA9F2"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115.</w:t>
      </w:r>
    </w:p>
  </w:footnote>
  <w:footnote w:id="105">
    <w:p w14:paraId="4806897F"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w:t>
      </w:r>
      <w:r>
        <w:rPr>
          <w:rFonts w:ascii="Times New Roman" w:eastAsia="Times New Roman" w:hAnsi="Times New Roman" w:cs="Times New Roman"/>
          <w:i/>
          <w:sz w:val="20"/>
          <w:szCs w:val="20"/>
        </w:rPr>
        <w:t>Truth, Error, and Criminal Law</w:t>
      </w:r>
      <w:r>
        <w:rPr>
          <w:rFonts w:ascii="Times New Roman" w:eastAsia="Times New Roman" w:hAnsi="Times New Roman" w:cs="Times New Roman"/>
          <w:sz w:val="20"/>
          <w:szCs w:val="20"/>
        </w:rPr>
        <w:t>, cit., pp. 29 y 30.</w:t>
      </w:r>
    </w:p>
  </w:footnote>
  <w:footnote w:id="106">
    <w:p w14:paraId="3DD5AC2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116-122.</w:t>
      </w:r>
    </w:p>
  </w:footnote>
  <w:footnote w:id="107">
    <w:p w14:paraId="4939ED92"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121 y 122.</w:t>
      </w:r>
    </w:p>
  </w:footnote>
  <w:footnote w:id="108">
    <w:p w14:paraId="4E5BC39E"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Larry, La elemental aritmética epistémica del derecho II. Los inapropiados recursos de la teoría moral para abordar el derecho penal, en Vázquez, Carmen (ed.), </w:t>
      </w:r>
      <w:r>
        <w:rPr>
          <w:rFonts w:ascii="Times New Roman" w:eastAsia="Times New Roman" w:hAnsi="Times New Roman" w:cs="Times New Roman"/>
          <w:i/>
          <w:sz w:val="20"/>
          <w:szCs w:val="20"/>
        </w:rPr>
        <w:t>Estándares de prueba y prueba científica</w:t>
      </w:r>
      <w:r>
        <w:rPr>
          <w:rFonts w:ascii="Times New Roman" w:eastAsia="Times New Roman" w:hAnsi="Times New Roman" w:cs="Times New Roman"/>
          <w:sz w:val="20"/>
          <w:szCs w:val="20"/>
        </w:rPr>
        <w:t>, cit., pp. 121 y 122.</w:t>
      </w:r>
    </w:p>
  </w:footnote>
  <w:footnote w:id="109">
    <w:p w14:paraId="316C6C7A"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122 y 123.</w:t>
      </w:r>
    </w:p>
  </w:footnote>
  <w:footnote w:id="110">
    <w:p w14:paraId="278A4343"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109.</w:t>
      </w:r>
    </w:p>
  </w:footnote>
  <w:footnote w:id="111">
    <w:p w14:paraId="7E432AFE"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115.</w:t>
      </w:r>
    </w:p>
  </w:footnote>
  <w:footnote w:id="112">
    <w:p w14:paraId="71D54151"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109 y 110.</w:t>
      </w:r>
    </w:p>
  </w:footnote>
  <w:footnote w:id="113">
    <w:p w14:paraId="1D37A1C3"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112-114.</w:t>
      </w:r>
    </w:p>
  </w:footnote>
  <w:footnote w:id="114">
    <w:p w14:paraId="7A456784"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Nieva-</w:t>
      </w:r>
      <w:proofErr w:type="spellStart"/>
      <w:r>
        <w:rPr>
          <w:rFonts w:ascii="Times New Roman" w:eastAsia="Times New Roman" w:hAnsi="Times New Roman" w:cs="Times New Roman"/>
          <w:sz w:val="20"/>
          <w:szCs w:val="20"/>
        </w:rPr>
        <w:t>Fenoll</w:t>
      </w:r>
      <w:proofErr w:type="spellEnd"/>
      <w:r>
        <w:rPr>
          <w:rFonts w:ascii="Times New Roman" w:eastAsia="Times New Roman" w:hAnsi="Times New Roman" w:cs="Times New Roman"/>
          <w:sz w:val="20"/>
          <w:szCs w:val="20"/>
        </w:rPr>
        <w:t>, Carga de la prueba y estándares de prueba, cit., p. 118.</w:t>
      </w:r>
    </w:p>
  </w:footnote>
  <w:footnote w:id="115">
    <w:p w14:paraId="53A11D33"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133.</w:t>
      </w:r>
    </w:p>
  </w:footnote>
  <w:footnote w:id="116">
    <w:p w14:paraId="66EA1D3E"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134.</w:t>
      </w:r>
    </w:p>
  </w:footnote>
  <w:footnote w:id="117">
    <w:p w14:paraId="3E70CD0F"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26.</w:t>
      </w:r>
    </w:p>
  </w:footnote>
  <w:footnote w:id="118">
    <w:p w14:paraId="087783C2"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110.</w:t>
      </w:r>
    </w:p>
  </w:footnote>
  <w:footnote w:id="119">
    <w:p w14:paraId="6C064BA4"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Vázquez, A modo de presentación, cit., p. 14.</w:t>
      </w:r>
    </w:p>
  </w:footnote>
  <w:footnote w:id="120">
    <w:p w14:paraId="4890CC30"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110 y 111.</w:t>
      </w:r>
    </w:p>
  </w:footnote>
  <w:footnote w:id="121">
    <w:p w14:paraId="75F61FC8"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15, párrafo 2.</w:t>
      </w:r>
    </w:p>
  </w:footnote>
  <w:footnote w:id="122">
    <w:p w14:paraId="7E2E2D6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19.</w:t>
      </w:r>
    </w:p>
  </w:footnote>
  <w:footnote w:id="123">
    <w:p w14:paraId="4C9071B4"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142, nota 95.</w:t>
      </w:r>
    </w:p>
  </w:footnote>
  <w:footnote w:id="124">
    <w:p w14:paraId="5C66E386"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w:t>
      </w:r>
      <w:r>
        <w:rPr>
          <w:rFonts w:ascii="Times New Roman" w:eastAsia="Times New Roman" w:hAnsi="Times New Roman" w:cs="Times New Roman"/>
          <w:i/>
          <w:sz w:val="20"/>
          <w:szCs w:val="20"/>
        </w:rPr>
        <w:t>Truth, Error, and Criminal Law</w:t>
      </w:r>
      <w:r>
        <w:rPr>
          <w:rFonts w:ascii="Times New Roman" w:eastAsia="Times New Roman" w:hAnsi="Times New Roman" w:cs="Times New Roman"/>
          <w:sz w:val="20"/>
          <w:szCs w:val="20"/>
        </w:rPr>
        <w:t>, cit., p. 30.</w:t>
      </w:r>
    </w:p>
  </w:footnote>
  <w:footnote w:id="125">
    <w:p w14:paraId="7233836A"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Nieva-</w:t>
      </w:r>
      <w:proofErr w:type="spellStart"/>
      <w:r>
        <w:rPr>
          <w:rFonts w:ascii="Times New Roman" w:eastAsia="Times New Roman" w:hAnsi="Times New Roman" w:cs="Times New Roman"/>
          <w:sz w:val="20"/>
          <w:szCs w:val="20"/>
        </w:rPr>
        <w:t>Fenoll</w:t>
      </w:r>
      <w:proofErr w:type="spellEnd"/>
      <w:r>
        <w:rPr>
          <w:rFonts w:ascii="Times New Roman" w:eastAsia="Times New Roman" w:hAnsi="Times New Roman" w:cs="Times New Roman"/>
          <w:sz w:val="20"/>
          <w:szCs w:val="20"/>
        </w:rPr>
        <w:t>, Carga de la prueba y estándares de prueba, cit., p. 128.</w:t>
      </w:r>
    </w:p>
  </w:footnote>
  <w:footnote w:id="126">
    <w:p w14:paraId="3D455D63"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SUP-REC-1388/2018, sentencia de 30 de septiembre de 2018, </w:t>
      </w:r>
      <w:r>
        <w:rPr>
          <w:rFonts w:ascii="Times New Roman" w:eastAsia="Times New Roman" w:hAnsi="Times New Roman" w:cs="Times New Roman"/>
          <w:sz w:val="20"/>
          <w:szCs w:val="20"/>
        </w:rPr>
        <w:t xml:space="preserve">pp. 48 y 49</w:t>
      </w:r>
      <w:r>
        <w:rPr>
          <w:rFonts w:ascii="Times New Roman" w:eastAsia="Times New Roman" w:hAnsi="Times New Roman" w:cs="Times New Roman"/>
          <w:sz w:val="20"/>
          <w:szCs w:val="20"/>
        </w:rPr>
        <w:t xml:space="preserve">.</w:t>
      </w:r>
    </w:p>
  </w:footnote>
  <w:footnote w:id="127">
    <w:p w14:paraId="291C7DC0"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46.</w:t>
      </w:r>
    </w:p>
  </w:footnote>
  <w:footnote w:id="128">
    <w:p w14:paraId="4510FFF9"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41.</w:t>
      </w:r>
    </w:p>
  </w:footnote>
  <w:footnote w:id="129">
    <w:p w14:paraId="3838C967"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Rodríguez Mondragón, Reyes, voto razonado en el SUP-REC-1388/2018, p. 75.</w:t>
      </w:r>
    </w:p>
  </w:footnote>
  <w:footnote w:id="130">
    <w:p w14:paraId="75933501"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Código Nacional de Procedimientos Penales, artículos 259 y 265,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28 de noviembre de 2025.</w:t>
      </w:r>
    </w:p>
  </w:footnote>
  <w:footnote w:id="131">
    <w:p w14:paraId="2B65573C"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González Lagier, </w:t>
      </w:r>
      <w:r>
        <w:rPr>
          <w:rFonts w:ascii="Times New Roman" w:eastAsia="Times New Roman" w:hAnsi="Times New Roman" w:cs="Times New Roman"/>
          <w:i/>
          <w:sz w:val="20"/>
          <w:szCs w:val="20"/>
        </w:rPr>
        <w:t>Quaestio facti</w:t>
      </w:r>
      <w:r>
        <w:rPr>
          <w:rFonts w:ascii="Times New Roman" w:eastAsia="Times New Roman" w:hAnsi="Times New Roman" w:cs="Times New Roman"/>
          <w:sz w:val="20"/>
          <w:szCs w:val="20"/>
        </w:rPr>
        <w:t>, cit., p. 79.</w:t>
      </w:r>
    </w:p>
  </w:footnote>
  <w:footnote w:id="132">
    <w:p w14:paraId="69D0539D"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110.</w:t>
      </w:r>
    </w:p>
  </w:footnote>
  <w:footnote w:id="133">
    <w:p w14:paraId="78249E6D"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24 y 25.</w:t>
      </w:r>
    </w:p>
  </w:footnote>
  <w:footnote w:id="134">
    <w:p w14:paraId="2FDEA71F"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176-179.</w:t>
      </w:r>
    </w:p>
  </w:footnote>
  <w:footnote w:id="135">
    <w:p w14:paraId="0BBE1CEB"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192.</w:t>
      </w:r>
    </w:p>
  </w:footnote>
  <w:footnote w:id="136">
    <w:p w14:paraId="17680FE2"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193.</w:t>
      </w:r>
    </w:p>
  </w:footnote>
  <w:footnote w:id="137">
    <w:p w14:paraId="0E360089"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16, párrafo primero, texto consultado con últimas reformas publicadas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 de junio de 2026.</w:t>
      </w:r>
    </w:p>
  </w:footnote>
  <w:footnote w:id="138">
    <w:p w14:paraId="48BF3A6C"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w:t>
      </w:r>
      <w:r>
        <w:rPr>
          <w:rFonts w:ascii="Times New Roman" w:eastAsia="Times New Roman" w:hAnsi="Times New Roman" w:cs="Times New Roman"/>
          <w:i/>
          <w:sz w:val="20"/>
          <w:szCs w:val="20"/>
        </w:rPr>
        <w:t>Truth, Error, and Criminal Law</w:t>
      </w:r>
      <w:r>
        <w:rPr>
          <w:rFonts w:ascii="Times New Roman" w:eastAsia="Times New Roman" w:hAnsi="Times New Roman" w:cs="Times New Roman"/>
          <w:sz w:val="20"/>
          <w:szCs w:val="20"/>
        </w:rPr>
        <w:t>, cit., p. 51.</w:t>
      </w:r>
    </w:p>
  </w:footnote>
  <w:footnote w:id="139">
    <w:p w14:paraId="6B3112FB"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52.</w:t>
      </w:r>
    </w:p>
  </w:footnote>
  <w:footnote w:id="140">
    <w:p w14:paraId="54B2078A"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53.</w:t>
      </w:r>
    </w:p>
  </w:footnote>
  <w:footnote w:id="141">
    <w:p w14:paraId="4CD829C0"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80.</w:t>
      </w:r>
    </w:p>
  </w:footnote>
  <w:footnote w:id="142">
    <w:p w14:paraId="1BC684D1"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81.</w:t>
      </w:r>
    </w:p>
  </w:footnote>
  <w:footnote w:id="143">
    <w:p w14:paraId="29E20624"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82.</w:t>
      </w:r>
    </w:p>
  </w:footnote>
  <w:footnote w:id="144">
    <w:p w14:paraId="5F12601A"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González Lagier, </w:t>
      </w:r>
      <w:r>
        <w:rPr>
          <w:rFonts w:ascii="Times New Roman" w:eastAsia="Times New Roman" w:hAnsi="Times New Roman" w:cs="Times New Roman"/>
          <w:i/>
          <w:sz w:val="20"/>
          <w:szCs w:val="20"/>
        </w:rPr>
        <w:t>Quaestio facti</w:t>
      </w:r>
      <w:r>
        <w:rPr>
          <w:rFonts w:ascii="Times New Roman" w:eastAsia="Times New Roman" w:hAnsi="Times New Roman" w:cs="Times New Roman"/>
          <w:sz w:val="20"/>
          <w:szCs w:val="20"/>
        </w:rPr>
        <w:t>, cit., pp. 76-78.</w:t>
      </w:r>
    </w:p>
  </w:footnote>
  <w:footnote w:id="145">
    <w:p w14:paraId="5EFDBB28"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177, nota 18.</w:t>
      </w:r>
    </w:p>
  </w:footnote>
  <w:footnote w:id="146">
    <w:p w14:paraId="4701D51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20, apartado A, fracción VIII, y apartado B, fracción I.</w:t>
      </w:r>
    </w:p>
  </w:footnote>
  <w:footnote w:id="147">
    <w:p w14:paraId="2C58618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Código Nacional de Procedimientos Penales, artículos 359 y 402.</w:t>
      </w:r>
    </w:p>
  </w:footnote>
  <w:footnote w:id="148">
    <w:p w14:paraId="55A1EB74"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30.</w:t>
      </w:r>
    </w:p>
  </w:footnote>
  <w:footnote w:id="149">
    <w:p w14:paraId="3FD2AD90"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Nieva-</w:t>
      </w:r>
      <w:proofErr w:type="spellStart"/>
      <w:r>
        <w:rPr>
          <w:rFonts w:ascii="Times New Roman" w:eastAsia="Times New Roman" w:hAnsi="Times New Roman" w:cs="Times New Roman"/>
          <w:sz w:val="20"/>
          <w:szCs w:val="20"/>
        </w:rPr>
        <w:t>Fenoll</w:t>
      </w:r>
      <w:proofErr w:type="spellEnd"/>
      <w:r>
        <w:rPr>
          <w:rFonts w:ascii="Times New Roman" w:eastAsia="Times New Roman" w:hAnsi="Times New Roman" w:cs="Times New Roman"/>
          <w:sz w:val="20"/>
          <w:szCs w:val="20"/>
        </w:rPr>
        <w:t>, Carga de la prueba y estándares de prueba, cit., p. 131, nota 54.</w:t>
      </w:r>
    </w:p>
  </w:footnote>
  <w:footnote w:id="150">
    <w:p w14:paraId="105940C9"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Martínez-Garza, Julio César, La duda razonable como estándar de prueba en el proceso penal. Fundamentos, alcances y límites, </w:t>
      </w:r>
      <w:r>
        <w:rPr>
          <w:rFonts w:ascii="Times New Roman" w:eastAsia="Times New Roman" w:hAnsi="Times New Roman" w:cs="Times New Roman"/>
          <w:i/>
          <w:sz w:val="20"/>
          <w:szCs w:val="20"/>
        </w:rPr>
        <w:t>Revista Penal México</w:t>
      </w:r>
      <w:r>
        <w:rPr>
          <w:rFonts w:ascii="Times New Roman" w:eastAsia="Times New Roman" w:hAnsi="Times New Roman" w:cs="Times New Roman"/>
          <w:sz w:val="20"/>
          <w:szCs w:val="20"/>
        </w:rPr>
        <w:t>, núm. 27, julio-diciembre de 2025, p. 97, donde cita la tesis P./J. 8/2023 (11a.), registro digital 2027822.</w:t>
      </w:r>
    </w:p>
  </w:footnote>
  <w:footnote w:id="151">
    <w:p w14:paraId="4B171FD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98.</w:t>
      </w:r>
    </w:p>
  </w:footnote>
  <w:footnote w:id="152">
    <w:p w14:paraId="512D0CCA"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 </w:t>
      </w:r>
      <w:r>
        <w:rPr>
          <w:rFonts w:ascii="Times New Roman" w:eastAsia="Times New Roman" w:hAnsi="Times New Roman" w:cs="Times New Roman"/>
          <w:sz w:val="20"/>
          <w:szCs w:val="20"/>
        </w:rPr>
        <w:t xml:space="preserve">98</w:t>
      </w:r>
      <w:r>
        <w:rPr>
          <w:rFonts w:ascii="Times New Roman" w:eastAsia="Times New Roman" w:hAnsi="Times New Roman" w:cs="Times New Roman"/>
          <w:sz w:val="20"/>
          <w:szCs w:val="20"/>
        </w:rPr>
        <w:t xml:space="preserve">.</w:t>
      </w:r>
    </w:p>
  </w:footnote>
  <w:footnote w:id="153">
    <w:p w14:paraId="48507620"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41, base VI.</w:t>
      </w:r>
    </w:p>
  </w:footnote>
  <w:footnote w:id="154">
    <w:p w14:paraId="51D0942C"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44/2024, NULIDAD DE LA ELECCIÓN. ELEMENTOS O CONDICIONES QUE SE DEBEN ACREDITAR CUANDO SE SOLICITA POR VIOLACIÓN A PRINCIPIOS O PRECEPTOS CONSTITUCIONALES, </w:t>
      </w:r>
      <w:r>
        <w:rPr>
          <w:rFonts w:ascii="Times New Roman" w:eastAsia="Times New Roman" w:hAnsi="Times New Roman" w:cs="Times New Roman"/>
          <w:i/>
          <w:sz w:val="20"/>
          <w:szCs w:val="20"/>
        </w:rPr>
        <w:t>Gaceta Jurisprudencia y Tesis en materia electoral</w:t>
      </w:r>
      <w:r>
        <w:rPr>
          <w:rFonts w:ascii="Times New Roman" w:eastAsia="Times New Roman" w:hAnsi="Times New Roman" w:cs="Times New Roman"/>
          <w:sz w:val="20"/>
          <w:szCs w:val="20"/>
        </w:rPr>
        <w:t>, Tribunal Electoral del Poder Judicial de la Federación, año 17, núm. 29, 2024, pp. 149-151.</w:t>
      </w:r>
    </w:p>
  </w:footnote>
  <w:footnote w:id="156">
    <w:p w14:paraId="7BB9DDEC"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párrafo 39, p. </w:t>
      </w:r>
      <w:r>
        <w:rPr>
          <w:rFonts w:ascii="Times New Roman" w:eastAsia="Times New Roman" w:hAnsi="Times New Roman" w:cs="Times New Roman"/>
          <w:sz w:val="20"/>
          <w:szCs w:val="20"/>
        </w:rPr>
        <w:t xml:space="preserve">8</w:t>
      </w:r>
      <w:r>
        <w:rPr>
          <w:rFonts w:ascii="Times New Roman" w:eastAsia="Times New Roman" w:hAnsi="Times New Roman" w:cs="Times New Roman"/>
          <w:sz w:val="20"/>
          <w:szCs w:val="20"/>
        </w:rPr>
        <w:t xml:space="preserve">.</w:t>
      </w:r>
    </w:p>
  </w:footnote>
  <w:footnote w:id="157">
    <w:p w14:paraId="2483A22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párrafo 45, p. </w:t>
      </w:r>
      <w:r>
        <w:rPr>
          <w:rFonts w:ascii="Times New Roman" w:eastAsia="Times New Roman" w:hAnsi="Times New Roman" w:cs="Times New Roman"/>
          <w:sz w:val="20"/>
          <w:szCs w:val="20"/>
        </w:rPr>
        <w:t xml:space="preserve">9</w:t>
      </w:r>
      <w:r>
        <w:rPr>
          <w:rFonts w:ascii="Times New Roman" w:eastAsia="Times New Roman" w:hAnsi="Times New Roman" w:cs="Times New Roman"/>
          <w:sz w:val="20"/>
          <w:szCs w:val="20"/>
        </w:rPr>
        <w:t xml:space="preserve">.</w:t>
      </w:r>
    </w:p>
  </w:footnote>
  <w:footnote w:id="158">
    <w:p w14:paraId="68F01F3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párrafo 50, p. </w:t>
      </w:r>
      <w:r>
        <w:rPr>
          <w:rFonts w:ascii="Times New Roman" w:eastAsia="Times New Roman" w:hAnsi="Times New Roman" w:cs="Times New Roman"/>
          <w:sz w:val="20"/>
          <w:szCs w:val="20"/>
        </w:rPr>
        <w:t xml:space="preserve">11</w:t>
      </w:r>
      <w:r>
        <w:rPr>
          <w:rFonts w:ascii="Times New Roman" w:eastAsia="Times New Roman" w:hAnsi="Times New Roman" w:cs="Times New Roman"/>
          <w:sz w:val="20"/>
          <w:szCs w:val="20"/>
        </w:rPr>
        <w:t xml:space="preserve">.</w:t>
      </w:r>
    </w:p>
  </w:footnote>
  <w:footnote w:id="159">
    <w:p w14:paraId="5EEA362E"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SUP-REC-1388/2018, cit., p. 46.</w:t>
      </w:r>
    </w:p>
  </w:footnote>
  <w:footnote w:id="160">
    <w:p w14:paraId="5A2D5B33"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28.</w:t>
      </w:r>
    </w:p>
  </w:footnote>
  <w:footnote w:id="161">
    <w:p w14:paraId="1910A13A"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28.</w:t>
      </w:r>
    </w:p>
  </w:footnote>
  <w:footnote w:id="162">
    <w:p w14:paraId="2E05DE8D"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114.</w:t>
      </w:r>
    </w:p>
  </w:footnote>
  <w:footnote w:id="163">
    <w:p w14:paraId="32378EB5"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192, nota 66.</w:t>
      </w:r>
    </w:p>
  </w:footnote>
  <w:footnote w:id="164">
    <w:p w14:paraId="186A742C"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9/98, PRINCIPIO DE CONSERVACIÓN DE LOS ACTOS PÚBLICOS VÁLIDAMENTE CELEBRADOS. SU APLICACIÓN EN LA DETERMINACIÓN DE LA NULIDAD DE CIERTA VOTACIÓN, CÓMPUTO O ELECCIÓN,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2, 1998, pp. 19 y 20.</w:t>
      </w:r>
    </w:p>
  </w:footnote>
  <w:footnote w:id="165">
    <w:p w14:paraId="46F77B39"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114.</w:t>
      </w:r>
    </w:p>
  </w:footnote>
  <w:footnote w:id="166">
    <w:p w14:paraId="1F3F1F3D"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29.</w:t>
      </w:r>
    </w:p>
  </w:footnote>
  <w:footnote w:id="167">
    <w:p w14:paraId="539E1F5B" w14:textId="77777777" w:rsidR="00657C4E" w:rsidRDefault="00657C4E" w:rsidP="00657C4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29 y 30.</w:t>
      </w:r>
    </w:p>
  </w:footnote>
  <w:footnote w:id="168">
    <w:p w14:paraId="0F11BF93"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 29.</w:t>
      </w:r>
    </w:p>
  </w:footnote>
  <w:footnote w:id="169">
    <w:p w14:paraId="36EF2034"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29.</w:t>
      </w:r>
    </w:p>
  </w:footnote>
  <w:footnote w:id="170">
    <w:p w14:paraId="0EB32E68"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29, nota 1.</w:t>
      </w:r>
    </w:p>
  </w:footnote>
  <w:footnote w:id="171">
    <w:p w14:paraId="0B07F226"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29.</w:t>
      </w:r>
    </w:p>
  </w:footnote>
  <w:footnote w:id="172">
    <w:p w14:paraId="4AE14F48"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29 y 30.</w:t>
      </w:r>
    </w:p>
  </w:footnote>
  <w:footnote w:id="173">
    <w:p w14:paraId="40AB4ED4"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20, apartado A, fracción VIII, texto consultado con últimas reformas publicadas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 de junio de 2026.</w:t>
      </w:r>
    </w:p>
  </w:footnote>
  <w:footnote w:id="174">
    <w:p w14:paraId="06FBF469"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Código Nacional de Procedimientos Penales, artículo 402,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28 de noviembre de 2025.</w:t>
      </w:r>
    </w:p>
  </w:footnote>
  <w:footnote w:id="175">
    <w:p w14:paraId="0ADC0803"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32.</w:t>
      </w:r>
    </w:p>
  </w:footnote>
  <w:footnote w:id="176">
    <w:p w14:paraId="362C007B"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33.</w:t>
      </w:r>
    </w:p>
  </w:footnote>
  <w:footnote w:id="177">
    <w:p w14:paraId="511B3AA9"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Larry, </w:t>
      </w:r>
      <w:r>
        <w:rPr>
          <w:rFonts w:ascii="Times New Roman" w:eastAsia="Times New Roman" w:hAnsi="Times New Roman" w:cs="Times New Roman"/>
          <w:i/>
          <w:sz w:val="20"/>
          <w:szCs w:val="20"/>
        </w:rPr>
        <w:t xml:space="preserve">Truth, Error, and Criminal Law. </w:t>
      </w:r>
      <w:proofErr w:type="spellStart"/>
      <w:r>
        <w:rPr>
          <w:rFonts w:ascii="Times New Roman" w:eastAsia="Times New Roman" w:hAnsi="Times New Roman" w:cs="Times New Roman"/>
          <w:i/>
          <w:sz w:val="20"/>
          <w:szCs w:val="20"/>
        </w:rPr>
        <w:t>An</w:t>
      </w:r>
      <w:proofErr w:type="spellEnd"/>
      <w:r>
        <w:rPr>
          <w:rFonts w:ascii="Times New Roman" w:eastAsia="Times New Roman" w:hAnsi="Times New Roman" w:cs="Times New Roman"/>
          <w:i/>
          <w:sz w:val="20"/>
          <w:szCs w:val="20"/>
        </w:rPr>
        <w:t xml:space="preserve"> Essay in Legal </w:t>
      </w:r>
      <w:proofErr w:type="spellStart"/>
      <w:r>
        <w:rPr>
          <w:rFonts w:ascii="Times New Roman" w:eastAsia="Times New Roman" w:hAnsi="Times New Roman" w:cs="Times New Roman"/>
          <w:i/>
          <w:sz w:val="20"/>
          <w:szCs w:val="20"/>
        </w:rPr>
        <w:t>Epistemology</w:t>
      </w:r>
      <w:proofErr w:type="spellEnd"/>
      <w:r>
        <w:rPr>
          <w:rFonts w:ascii="Times New Roman" w:eastAsia="Times New Roman" w:hAnsi="Times New Roman" w:cs="Times New Roman"/>
          <w:sz w:val="20"/>
          <w:szCs w:val="20"/>
        </w:rPr>
        <w:t xml:space="preserve">, Cambridge, Cambridge </w:t>
      </w:r>
      <w:proofErr w:type="spellStart"/>
      <w:r>
        <w:rPr>
          <w:rFonts w:ascii="Times New Roman" w:eastAsia="Times New Roman" w:hAnsi="Times New Roman" w:cs="Times New Roman"/>
          <w:sz w:val="20"/>
          <w:szCs w:val="20"/>
        </w:rPr>
        <w:t>University</w:t>
      </w:r>
      <w:proofErr w:type="spellEnd"/>
      <w:r>
        <w:rPr>
          <w:rFonts w:ascii="Times New Roman" w:eastAsia="Times New Roman" w:hAnsi="Times New Roman" w:cs="Times New Roman"/>
          <w:sz w:val="20"/>
          <w:szCs w:val="20"/>
        </w:rPr>
        <w:t xml:space="preserve"> Press, 2006, pp. 51-53.</w:t>
      </w:r>
    </w:p>
  </w:footnote>
  <w:footnote w:id="178">
    <w:p w14:paraId="1CA64647"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 3,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180">
    <w:p w14:paraId="68AA60B4"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33 y 34.</w:t>
      </w:r>
    </w:p>
  </w:footnote>
  <w:footnote w:id="181">
    <w:p w14:paraId="6B4CCAD4"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34.</w:t>
      </w:r>
    </w:p>
  </w:footnote>
  <w:footnote w:id="182">
    <w:p w14:paraId="7C0E275D"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35.</w:t>
      </w:r>
    </w:p>
  </w:footnote>
  <w:footnote w:id="183">
    <w:p w14:paraId="460920D5"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 35, donde cita </w:t>
      </w:r>
      <w:r>
        <w:rPr>
          <w:rFonts w:ascii="Times New Roman" w:eastAsia="Times New Roman" w:hAnsi="Times New Roman" w:cs="Times New Roman"/>
          <w:i/>
          <w:sz w:val="20"/>
          <w:szCs w:val="20"/>
        </w:rPr>
        <w:t xml:space="preserve">Khawaja v. </w:t>
      </w:r>
      <w:proofErr w:type="spellStart"/>
      <w:r>
        <w:rPr>
          <w:rFonts w:ascii="Times New Roman" w:eastAsia="Times New Roman" w:hAnsi="Times New Roman" w:cs="Times New Roman"/>
          <w:i/>
          <w:sz w:val="20"/>
          <w:szCs w:val="20"/>
        </w:rPr>
        <w:t>Secretary</w:t>
      </w:r>
      <w:proofErr w:type="spellEnd"/>
      <w:r>
        <w:rPr>
          <w:rFonts w:ascii="Times New Roman" w:eastAsia="Times New Roman" w:hAnsi="Times New Roman" w:cs="Times New Roman"/>
          <w:i/>
          <w:sz w:val="20"/>
          <w:szCs w:val="20"/>
        </w:rPr>
        <w:t xml:space="preserve"> of State </w:t>
      </w:r>
      <w:proofErr w:type="spellStart"/>
      <w:r>
        <w:rPr>
          <w:rFonts w:ascii="Times New Roman" w:eastAsia="Times New Roman" w:hAnsi="Times New Roman" w:cs="Times New Roman"/>
          <w:i/>
          <w:sz w:val="20"/>
          <w:szCs w:val="20"/>
        </w:rPr>
        <w:t>for</w:t>
      </w:r>
      <w:proofErr w:type="spellEnd"/>
      <w:r>
        <w:rPr>
          <w:rFonts w:ascii="Times New Roman" w:eastAsia="Times New Roman" w:hAnsi="Times New Roman" w:cs="Times New Roman"/>
          <w:i/>
          <w:sz w:val="20"/>
          <w:szCs w:val="20"/>
        </w:rPr>
        <w:t xml:space="preserve"> </w:t>
      </w:r>
      <w:proofErr w:type="spellStart"/>
      <w:r>
        <w:rPr>
          <w:rFonts w:ascii="Times New Roman" w:eastAsia="Times New Roman" w:hAnsi="Times New Roman" w:cs="Times New Roman"/>
          <w:i/>
          <w:sz w:val="20"/>
          <w:szCs w:val="20"/>
        </w:rPr>
        <w:t>the</w:t>
      </w:r>
      <w:proofErr w:type="spellEnd"/>
      <w:r>
        <w:rPr>
          <w:rFonts w:ascii="Times New Roman" w:eastAsia="Times New Roman" w:hAnsi="Times New Roman" w:cs="Times New Roman"/>
          <w:i/>
          <w:sz w:val="20"/>
          <w:szCs w:val="20"/>
        </w:rPr>
        <w:t xml:space="preserve"> Home Office</w:t>
      </w:r>
      <w:r>
        <w:rPr>
          <w:rFonts w:ascii="Times New Roman" w:eastAsia="Times New Roman" w:hAnsi="Times New Roman" w:cs="Times New Roman"/>
          <w:sz w:val="20"/>
          <w:szCs w:val="20"/>
        </w:rPr>
        <w:t xml:space="preserve"> [1984] AC 74, HL, a través de Roberts y Zuckerman.</w:t>
      </w:r>
    </w:p>
  </w:footnote>
  <w:footnote w:id="184">
    <w:p w14:paraId="673D6391"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34, nota 15, donde remite a Posner.</w:t>
      </w:r>
    </w:p>
  </w:footnote>
  <w:footnote w:id="185">
    <w:p w14:paraId="3921A9DD"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35.</w:t>
      </w:r>
    </w:p>
  </w:footnote>
  <w:footnote w:id="186">
    <w:p w14:paraId="5B7E443F"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35-43.</w:t>
      </w:r>
    </w:p>
  </w:footnote>
  <w:footnote w:id="187">
    <w:p w14:paraId="160D113C"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38 y 39.</w:t>
      </w:r>
    </w:p>
  </w:footnote>
  <w:footnote w:id="188">
    <w:p w14:paraId="0E5AF74D"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40.</w:t>
      </w:r>
    </w:p>
  </w:footnote>
  <w:footnote w:id="189">
    <w:p w14:paraId="52CE09E8"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40-43.</w:t>
      </w:r>
    </w:p>
  </w:footnote>
  <w:footnote w:id="190">
    <w:p w14:paraId="455EE751"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43.</w:t>
      </w:r>
    </w:p>
  </w:footnote>
  <w:footnote w:id="191">
    <w:p w14:paraId="64DCE6B0"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44.</w:t>
      </w:r>
    </w:p>
  </w:footnote>
  <w:footnote w:id="192">
    <w:p w14:paraId="098AED18"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44-53.</w:t>
      </w:r>
    </w:p>
  </w:footnote>
  <w:footnote w:id="193">
    <w:p w14:paraId="31B66E90"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53.</w:t>
      </w:r>
    </w:p>
  </w:footnote>
  <w:footnote w:id="194">
    <w:p w14:paraId="3EBC50AC"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65.</w:t>
      </w:r>
    </w:p>
  </w:footnote>
  <w:footnote w:id="195">
    <w:p w14:paraId="596F9F77"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 65, nota 113, donde cita </w:t>
      </w:r>
      <w:proofErr w:type="spellStart"/>
      <w:r>
        <w:rPr>
          <w:rFonts w:ascii="Times New Roman" w:eastAsia="Times New Roman" w:hAnsi="Times New Roman" w:cs="Times New Roman"/>
          <w:i/>
          <w:sz w:val="20"/>
          <w:szCs w:val="20"/>
        </w:rPr>
        <w:t>Santosky</w:t>
      </w:r>
      <w:proofErr w:type="spellEnd"/>
      <w:r>
        <w:rPr>
          <w:rFonts w:ascii="Times New Roman" w:eastAsia="Times New Roman" w:hAnsi="Times New Roman" w:cs="Times New Roman"/>
          <w:i/>
          <w:sz w:val="20"/>
          <w:szCs w:val="20"/>
        </w:rPr>
        <w:t xml:space="preserve"> v. Kramer</w:t>
      </w:r>
      <w:r>
        <w:rPr>
          <w:rFonts w:ascii="Times New Roman" w:eastAsia="Times New Roman" w:hAnsi="Times New Roman" w:cs="Times New Roman"/>
          <w:sz w:val="20"/>
          <w:szCs w:val="20"/>
        </w:rPr>
        <w:t>, 455 U.S., p. 757 (1982).</w:t>
      </w:r>
    </w:p>
  </w:footnote>
  <w:footnote w:id="196">
    <w:p w14:paraId="2A456EED"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29.</w:t>
      </w:r>
    </w:p>
  </w:footnote>
  <w:footnote w:id="197">
    <w:p w14:paraId="44BD33A5"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65.</w:t>
      </w:r>
    </w:p>
  </w:footnote>
  <w:footnote w:id="198">
    <w:p w14:paraId="2973079A"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71-73.</w:t>
      </w:r>
    </w:p>
  </w:footnote>
  <w:footnote w:id="199">
    <w:p w14:paraId="3CF75D70"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73.</w:t>
      </w:r>
    </w:p>
  </w:footnote>
  <w:footnote w:id="200">
    <w:p w14:paraId="78C857E4"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74 y 75.</w:t>
      </w:r>
    </w:p>
  </w:footnote>
  <w:footnote w:id="201">
    <w:p w14:paraId="38E0CD99"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Haack, Susan, El probabilismo jurídico. Una disensión epistemológica, en Vázquez, Carmen (ed.), </w:t>
      </w:r>
      <w:r>
        <w:rPr>
          <w:rFonts w:ascii="Times New Roman" w:eastAsia="Times New Roman" w:hAnsi="Times New Roman" w:cs="Times New Roman"/>
          <w:i/>
          <w:sz w:val="20"/>
          <w:szCs w:val="20"/>
        </w:rPr>
        <w:t>Estándares de prueba y prueba científica. Ensayos de epistemología jurídica</w:t>
      </w:r>
      <w:r>
        <w:rPr>
          <w:rFonts w:ascii="Times New Roman" w:eastAsia="Times New Roman" w:hAnsi="Times New Roman" w:cs="Times New Roman"/>
          <w:sz w:val="20"/>
          <w:szCs w:val="20"/>
        </w:rPr>
        <w:t>, Madrid, Marcial Pons, 2013, p. 66.</w:t>
      </w:r>
    </w:p>
  </w:footnote>
  <w:footnote w:id="202">
    <w:p w14:paraId="233C4585"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78.</w:t>
      </w:r>
    </w:p>
  </w:footnote>
  <w:footnote w:id="203">
    <w:p w14:paraId="5A43B81C"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89 y 90.</w:t>
      </w:r>
    </w:p>
  </w:footnote>
  <w:footnote w:id="204">
    <w:p w14:paraId="72FAFE3C"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91.</w:t>
      </w:r>
    </w:p>
  </w:footnote>
  <w:footnote w:id="205">
    <w:p w14:paraId="21F82B80"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Haack, El probabilismo jurídico, cit., pp. 81 y 82.</w:t>
      </w:r>
    </w:p>
  </w:footnote>
  <w:footnote w:id="206">
    <w:p w14:paraId="48A98FF6"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pp. 78 y </w:t>
      </w:r>
      <w:r>
        <w:rPr>
          <w:rFonts w:ascii="Times New Roman" w:eastAsia="Times New Roman" w:hAnsi="Times New Roman" w:cs="Times New Roman"/>
          <w:sz w:val="20"/>
          <w:szCs w:val="20"/>
        </w:rPr>
        <w:t xml:space="preserve">82</w:t>
      </w:r>
      <w:r>
        <w:rPr>
          <w:rFonts w:ascii="Times New Roman" w:eastAsia="Times New Roman" w:hAnsi="Times New Roman" w:cs="Times New Roman"/>
          <w:sz w:val="20"/>
          <w:szCs w:val="20"/>
        </w:rPr>
        <w:t xml:space="preserve">.</w:t>
      </w:r>
    </w:p>
  </w:footnote>
  <w:footnote w:id="207">
    <w:p w14:paraId="2C04AEA1"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82.</w:t>
      </w:r>
    </w:p>
  </w:footnote>
  <w:footnote w:id="208">
    <w:p w14:paraId="4AAC1D4C"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92-99.</w:t>
      </w:r>
    </w:p>
  </w:footnote>
  <w:footnote w:id="209">
    <w:p w14:paraId="47ECB909"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100.</w:t>
      </w:r>
    </w:p>
  </w:footnote>
  <w:footnote w:id="210">
    <w:p w14:paraId="5F837299"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Igartua Salaverría, Juan, </w:t>
      </w:r>
      <w:r>
        <w:rPr>
          <w:rFonts w:ascii="Times New Roman" w:eastAsia="Times New Roman" w:hAnsi="Times New Roman" w:cs="Times New Roman"/>
          <w:i/>
          <w:sz w:val="20"/>
          <w:szCs w:val="20"/>
        </w:rPr>
        <w:t>Indicios, duda razonable, prueba científica. Perspectivas sobre la prueba en el proceso penal</w:t>
      </w:r>
      <w:r>
        <w:rPr>
          <w:rFonts w:ascii="Times New Roman" w:eastAsia="Times New Roman" w:hAnsi="Times New Roman" w:cs="Times New Roman"/>
          <w:sz w:val="20"/>
          <w:szCs w:val="20"/>
        </w:rPr>
        <w:t>, Valencia, Tirant lo Blanch, 2021, p. 48, nota 77.</w:t>
      </w:r>
    </w:p>
  </w:footnote>
  <w:footnote w:id="211">
    <w:p w14:paraId="50D039BD"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100-102.</w:t>
      </w:r>
    </w:p>
  </w:footnote>
  <w:footnote w:id="212">
    <w:p w14:paraId="5F43DF8D"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102.</w:t>
      </w:r>
    </w:p>
  </w:footnote>
  <w:footnote w:id="213">
    <w:p w14:paraId="49E40089"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103.</w:t>
      </w:r>
    </w:p>
  </w:footnote>
  <w:footnote w:id="214">
    <w:p w14:paraId="4AF55937"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102, nota 233.</w:t>
      </w:r>
    </w:p>
  </w:footnote>
  <w:footnote w:id="215">
    <w:p w14:paraId="416C7DD4"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 4.</w:t>
      </w:r>
    </w:p>
  </w:footnote>
  <w:footnote w:id="216">
    <w:p w14:paraId="7A24089A"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103-105.</w:t>
      </w:r>
    </w:p>
  </w:footnote>
  <w:footnote w:id="217">
    <w:p w14:paraId="536AECF0"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115.</w:t>
      </w:r>
    </w:p>
  </w:footnote>
  <w:footnote w:id="218">
    <w:p w14:paraId="481089BB"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153 y 154.</w:t>
      </w:r>
    </w:p>
  </w:footnote>
  <w:footnote w:id="219">
    <w:p w14:paraId="3D809CE8"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Larry, La elemental aritmética epistémica del derecho II. Los inapropiados recursos de la teoría moral para abordar el derecho penal, en Vázquez (ed.), </w:t>
      </w:r>
      <w:r>
        <w:rPr>
          <w:rFonts w:ascii="Times New Roman" w:eastAsia="Times New Roman" w:hAnsi="Times New Roman" w:cs="Times New Roman"/>
          <w:i/>
          <w:sz w:val="20"/>
          <w:szCs w:val="20"/>
        </w:rPr>
        <w:t>Estándares de prueba y prueba científica</w:t>
      </w:r>
      <w:r>
        <w:rPr>
          <w:rFonts w:ascii="Times New Roman" w:eastAsia="Times New Roman" w:hAnsi="Times New Roman" w:cs="Times New Roman"/>
          <w:sz w:val="20"/>
          <w:szCs w:val="20"/>
        </w:rPr>
        <w:t>, cit., pp. 121-123.</w:t>
      </w:r>
    </w:p>
  </w:footnote>
  <w:footnote w:id="220">
    <w:p w14:paraId="0A103F2F"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115, nota 15, donde cita como ejemplo a Laudan.</w:t>
      </w:r>
    </w:p>
  </w:footnote>
  <w:footnote w:id="221">
    <w:p w14:paraId="2C54ABD1"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138.</w:t>
      </w:r>
    </w:p>
  </w:footnote>
  <w:footnote w:id="222">
    <w:p w14:paraId="47503E2D"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150.</w:t>
      </w:r>
    </w:p>
  </w:footnote>
  <w:footnote w:id="223">
    <w:p w14:paraId="6C6E2899"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151.</w:t>
      </w:r>
    </w:p>
  </w:footnote>
  <w:footnote w:id="224">
    <w:p w14:paraId="59187722"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152.</w:t>
      </w:r>
    </w:p>
  </w:footnote>
  <w:footnote w:id="225">
    <w:p w14:paraId="1A9F2F71"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154-170.</w:t>
      </w:r>
    </w:p>
  </w:footnote>
  <w:footnote w:id="226">
    <w:p w14:paraId="67EBBE97"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154-156.</w:t>
      </w:r>
    </w:p>
  </w:footnote>
  <w:footnote w:id="227">
    <w:p w14:paraId="59FB9E11"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164.</w:t>
      </w:r>
    </w:p>
  </w:footnote>
  <w:footnote w:id="228">
    <w:p w14:paraId="24EBCBA4"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166.</w:t>
      </w:r>
    </w:p>
  </w:footnote>
  <w:footnote w:id="229">
    <w:p w14:paraId="04F027C7"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168 y 169.</w:t>
      </w:r>
    </w:p>
  </w:footnote>
  <w:footnote w:id="230">
    <w:p w14:paraId="0C329E91"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41, base VI, incisos a) a d), el último adicionado mediante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 de junio de 2026, y Ley General del Sistema de Medios de Impugnación en Materia Electoral, artículo 78 bis, párrafo 2.</w:t>
      </w:r>
    </w:p>
  </w:footnote>
  <w:footnote w:id="231">
    <w:p w14:paraId="0CF9C6AB"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209 y 210.</w:t>
      </w:r>
    </w:p>
  </w:footnote>
  <w:footnote w:id="233">
    <w:p w14:paraId="7A33762C"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210.</w:t>
      </w:r>
    </w:p>
  </w:footnote>
  <w:footnote w:id="234">
    <w:p w14:paraId="234973DE"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215.</w:t>
      </w:r>
    </w:p>
  </w:footnote>
  <w:footnote w:id="235">
    <w:p w14:paraId="53EEC51E"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211.</w:t>
      </w:r>
    </w:p>
  </w:footnote>
  <w:footnote w:id="236">
    <w:p w14:paraId="0A0CF5F4"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Allen, Ronald J., Los estándares de prueba y los límites del análisis jurídico, en Vázquez (ed.), </w:t>
      </w:r>
      <w:r>
        <w:rPr>
          <w:rFonts w:ascii="Times New Roman" w:eastAsia="Times New Roman" w:hAnsi="Times New Roman" w:cs="Times New Roman"/>
          <w:i/>
          <w:sz w:val="20"/>
          <w:szCs w:val="20"/>
        </w:rPr>
        <w:t>Estándares de prueba y prueba científica</w:t>
      </w:r>
      <w:r>
        <w:rPr>
          <w:rFonts w:ascii="Times New Roman" w:eastAsia="Times New Roman" w:hAnsi="Times New Roman" w:cs="Times New Roman"/>
          <w:sz w:val="20"/>
          <w:szCs w:val="20"/>
        </w:rPr>
        <w:t>, cit., pp. 55 y 56.</w:t>
      </w:r>
    </w:p>
  </w:footnote>
  <w:footnote w:id="238">
    <w:p w14:paraId="0E610773"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56 y 57.</w:t>
      </w:r>
    </w:p>
  </w:footnote>
  <w:footnote w:id="239">
    <w:p w14:paraId="3B678558"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211.</w:t>
      </w:r>
    </w:p>
  </w:footnote>
  <w:footnote w:id="240">
    <w:p w14:paraId="0D734E26"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Allen, Los estándares de prueba y los límites del análisis jurídico, cit., pp. 53 y 54.</w:t>
      </w:r>
    </w:p>
  </w:footnote>
  <w:footnote w:id="241">
    <w:p w14:paraId="1B89BEBB"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44.</w:t>
      </w:r>
    </w:p>
  </w:footnote>
  <w:footnote w:id="242">
    <w:p w14:paraId="0E66C4E2"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Nieva-</w:t>
      </w:r>
      <w:proofErr w:type="spellStart"/>
      <w:r>
        <w:rPr>
          <w:rFonts w:ascii="Times New Roman" w:eastAsia="Times New Roman" w:hAnsi="Times New Roman" w:cs="Times New Roman"/>
          <w:sz w:val="20"/>
          <w:szCs w:val="20"/>
        </w:rPr>
        <w:t>Fenoll</w:t>
      </w:r>
      <w:proofErr w:type="spellEnd"/>
      <w:r>
        <w:rPr>
          <w:rFonts w:ascii="Times New Roman" w:eastAsia="Times New Roman" w:hAnsi="Times New Roman" w:cs="Times New Roman"/>
          <w:sz w:val="20"/>
          <w:szCs w:val="20"/>
        </w:rPr>
        <w:t xml:space="preserve">, Jordi, Carga de la prueba y estándares de prueba. Dos reminiscencias del pasado, </w:t>
      </w:r>
      <w:r>
        <w:rPr>
          <w:rFonts w:ascii="Times New Roman" w:eastAsia="Times New Roman" w:hAnsi="Times New Roman" w:cs="Times New Roman"/>
          <w:i/>
          <w:sz w:val="20"/>
          <w:szCs w:val="20"/>
        </w:rPr>
        <w:t>Estudios de Derecho</w:t>
      </w:r>
      <w:r>
        <w:rPr>
          <w:rFonts w:ascii="Times New Roman" w:eastAsia="Times New Roman" w:hAnsi="Times New Roman" w:cs="Times New Roman"/>
          <w:sz w:val="20"/>
          <w:szCs w:val="20"/>
        </w:rPr>
        <w:t>, Medellín, vol. 77, núm. 170, 2020, p. 135.</w:t>
      </w:r>
    </w:p>
  </w:footnote>
  <w:footnote w:id="243">
    <w:p w14:paraId="179BC761"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136.</w:t>
      </w:r>
    </w:p>
  </w:footnote>
  <w:footnote w:id="244">
    <w:p w14:paraId="4E3C8D55"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Haack, El probabilismo jurídico, cit., pp. 69 y 70.</w:t>
      </w:r>
    </w:p>
  </w:footnote>
  <w:footnote w:id="245">
    <w:p w14:paraId="0406DF75"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párrafos 2 y 3.</w:t>
      </w:r>
    </w:p>
  </w:footnote>
  <w:footnote w:id="246">
    <w:p w14:paraId="16B73C5C"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44/2024, NULIDAD DE LA ELECCIÓN. ELEMENTOS O CONDICIONES QUE SE DEBEN ACREDITAR CUANDO SE SOLICITA POR VIOLACIÓN A PRINCIPIOS O PRECEPTOS CONSTITUCIONALES, </w:t>
      </w:r>
      <w:r>
        <w:rPr>
          <w:rFonts w:ascii="Times New Roman" w:eastAsia="Times New Roman" w:hAnsi="Times New Roman" w:cs="Times New Roman"/>
          <w:i/>
          <w:sz w:val="20"/>
          <w:szCs w:val="20"/>
        </w:rPr>
        <w:t>Gaceta Jurisprudencia y Tesis en materia electoral</w:t>
      </w:r>
      <w:r>
        <w:rPr>
          <w:rFonts w:ascii="Times New Roman" w:eastAsia="Times New Roman" w:hAnsi="Times New Roman" w:cs="Times New Roman"/>
          <w:sz w:val="20"/>
          <w:szCs w:val="20"/>
        </w:rPr>
        <w:t>, Tribunal Electoral del Poder Judicial de la Federación, año 17, núm. 29, 2024, pp. 149-151.</w:t>
      </w:r>
    </w:p>
  </w:footnote>
  <w:footnote w:id="248">
    <w:p w14:paraId="45D8D4C6"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Nieva-</w:t>
      </w:r>
      <w:proofErr w:type="spellStart"/>
      <w:r>
        <w:rPr>
          <w:rFonts w:ascii="Times New Roman" w:eastAsia="Times New Roman" w:hAnsi="Times New Roman" w:cs="Times New Roman"/>
          <w:sz w:val="20"/>
          <w:szCs w:val="20"/>
        </w:rPr>
        <w:t>Fenoll</w:t>
      </w:r>
      <w:proofErr w:type="spellEnd"/>
      <w:r>
        <w:rPr>
          <w:rFonts w:ascii="Times New Roman" w:eastAsia="Times New Roman" w:hAnsi="Times New Roman" w:cs="Times New Roman"/>
          <w:sz w:val="20"/>
          <w:szCs w:val="20"/>
        </w:rPr>
        <w:t>, Carga de la prueba y estándares de prueba, cit., p. 130.</w:t>
      </w:r>
    </w:p>
  </w:footnote>
  <w:footnote w:id="249">
    <w:p w14:paraId="2A679768" w14:textId="77777777" w:rsidR="00E22D4B" w:rsidRDefault="00E22D4B" w:rsidP="00E22D4B">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Rodríguez Mondragón, Reyes, voto razonado en el SUP-REC-1388/2018, p. 75.</w:t>
      </w:r>
    </w:p>
  </w:footnote>
  <w:footnote w:id="250">
    <w:p w14:paraId="1CE7FBE0"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9/98, PRINCIPIO DE CONSERVACIÓN DE LOS ACTOS PÚBLICOS VÁLIDAMENTE CELEBRADOS. SU APLICACIÓN EN LA DETERMINACIÓN DE LA NULIDAD DE CIERTA VOTACIÓN, CÓMPUTO O ELECCIÓN,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2, 1998, pp. 19 y 20.</w:t>
      </w:r>
    </w:p>
  </w:footnote>
  <w:footnote w:id="251">
    <w:p w14:paraId="0AB66FCF"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75, párrafo 1, incisos f), g), i), j) y k),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252">
    <w:p w14:paraId="13EC21DB"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Rodarte Nava, Silvia </w:t>
      </w:r>
      <w:r>
        <w:rPr>
          <w:rFonts w:ascii="Times New Roman" w:eastAsia="Times New Roman" w:hAnsi="Times New Roman" w:cs="Times New Roman"/>
          <w:i/>
          <w:sz w:val="20"/>
          <w:szCs w:val="20"/>
        </w:rPr>
        <w:t>et al.</w:t>
      </w:r>
      <w:r>
        <w:rPr>
          <w:rFonts w:ascii="Times New Roman" w:eastAsia="Times New Roman" w:hAnsi="Times New Roman" w:cs="Times New Roman"/>
          <w:sz w:val="20"/>
          <w:szCs w:val="20"/>
        </w:rPr>
        <w:t xml:space="preserve">, El problema de la determinancia cuantitativa y una propuesta de solución parcial, </w:t>
      </w:r>
      <w:r>
        <w:rPr>
          <w:rFonts w:ascii="Times New Roman" w:eastAsia="Times New Roman" w:hAnsi="Times New Roman" w:cs="Times New Roman"/>
          <w:i/>
          <w:sz w:val="20"/>
          <w:szCs w:val="20"/>
        </w:rPr>
        <w:t xml:space="preserve">Justicia Electoral. Revista del Tribunal Electoral del Poder Judicial de la Federación</w:t>
      </w:r>
      <w:r>
        <w:rPr>
          <w:rFonts w:ascii="Times New Roman" w:eastAsia="Times New Roman" w:hAnsi="Times New Roman" w:cs="Times New Roman"/>
          <w:sz w:val="20"/>
          <w:szCs w:val="20"/>
        </w:rPr>
        <w:t xml:space="preserve">, México, vol. 1, núm. 7, 2011</w:t>
      </w:r>
      <w:r>
        <w:rPr>
          <w:rFonts w:ascii="Times New Roman" w:eastAsia="Times New Roman" w:hAnsi="Times New Roman" w:cs="Times New Roman"/>
          <w:sz w:val="20"/>
          <w:szCs w:val="20"/>
        </w:rPr>
        <w:t xml:space="preserve">, pp. 311-332, en particular p. 317, donde citan a Galván Rivera, Flavio, </w:t>
      </w:r>
      <w:r>
        <w:rPr>
          <w:rFonts w:ascii="Times New Roman" w:eastAsia="Times New Roman" w:hAnsi="Times New Roman" w:cs="Times New Roman"/>
          <w:i/>
          <w:sz w:val="20"/>
          <w:szCs w:val="20"/>
        </w:rPr>
        <w:t>Derecho procesal electoral mexicano</w:t>
      </w:r>
      <w:r>
        <w:rPr>
          <w:rFonts w:ascii="Times New Roman" w:eastAsia="Times New Roman" w:hAnsi="Times New Roman" w:cs="Times New Roman"/>
          <w:sz w:val="20"/>
          <w:szCs w:val="20"/>
        </w:rPr>
        <w:t>, México, Porrúa, 2002, pp. 400 y 401.</w:t>
      </w:r>
    </w:p>
  </w:footnote>
  <w:footnote w:id="253">
    <w:p w14:paraId="64DB973D"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318.</w:t>
      </w:r>
    </w:p>
  </w:footnote>
  <w:footnote w:id="254">
    <w:p w14:paraId="5745E057"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41, base VI, texto consultado con últimas reformas publicadas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 de junio de 2026.</w:t>
      </w:r>
    </w:p>
  </w:footnote>
  <w:footnote w:id="255">
    <w:p w14:paraId="2EBC5A00"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78 bis, párrafos 1 y 2.</w:t>
      </w:r>
    </w:p>
  </w:footnote>
  <w:footnote w:id="256">
    <w:p w14:paraId="0AD5772A"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39/2002, NULIDAD DE ELECCIÓN O DE LA VOTACIÓN RECIBIDA EN UNA CASILLA. CRITERIOS PARA ESTABLECER CUÁNDO UNA IRREGULARIDAD ES DETERMINANTE PARA SU RESULTADO,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6, 2003, p. 45.</w:t>
      </w:r>
    </w:p>
  </w:footnote>
  <w:footnote w:id="257">
    <w:p w14:paraId="3A492C79"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XXXI/2004, NULIDAD DE ELECCIÓN. FACTORES CUALITATIVO Y CUANTITATIVO DEL CARÁCTER DETERMINANTE DE LA VIOLACIÓN O IRREGULARIDAD, </w:t>
      </w:r>
      <w:r>
        <w:rPr>
          <w:rFonts w:ascii="Times New Roman" w:eastAsia="Times New Roman" w:hAnsi="Times New Roman" w:cs="Times New Roman"/>
          <w:i/>
          <w:sz w:val="20"/>
          <w:szCs w:val="20"/>
        </w:rPr>
        <w:t>Jurisprudencia y Tesis Relevantes 1997-2005. Compilación Oficial</w:t>
      </w:r>
      <w:r>
        <w:rPr>
          <w:rFonts w:ascii="Times New Roman" w:eastAsia="Times New Roman" w:hAnsi="Times New Roman" w:cs="Times New Roman"/>
          <w:sz w:val="20"/>
          <w:szCs w:val="20"/>
        </w:rPr>
        <w:t>, Tribunal Electoral del Poder Judicial de la Federación, pp. 725 y 726.</w:t>
      </w:r>
    </w:p>
  </w:footnote>
  <w:footnote w:id="259">
    <w:p w14:paraId="298776D6"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Olaiz González, Jaime, Estudio de la sentencia SUP-JIN-359/2012. Sobre la necesidad de una doctrina sobre invalidez por determinancia en el sistema electoral, </w:t>
      </w:r>
      <w:r>
        <w:rPr>
          <w:rFonts w:ascii="Times New Roman" w:eastAsia="Times New Roman" w:hAnsi="Times New Roman" w:cs="Times New Roman"/>
          <w:i/>
          <w:sz w:val="20"/>
          <w:szCs w:val="20"/>
        </w:rPr>
        <w:t>Revista Mexicana de Derecho Electoral</w:t>
      </w:r>
      <w:r>
        <w:rPr>
          <w:rFonts w:ascii="Times New Roman" w:eastAsia="Times New Roman" w:hAnsi="Times New Roman" w:cs="Times New Roman"/>
          <w:sz w:val="20"/>
          <w:szCs w:val="20"/>
        </w:rPr>
        <w:t>, núm. 13-14, 2018, pp. 58-61.</w:t>
      </w:r>
    </w:p>
  </w:footnote>
  <w:footnote w:id="260">
    <w:p w14:paraId="4CE6C862"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Olaiz González, Estudio de la sentencia SUP-JIN-359/2012, cit., pp. 72 y 73.</w:t>
      </w:r>
    </w:p>
  </w:footnote>
  <w:footnote w:id="261">
    <w:p w14:paraId="4CA22CDF"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SUP-CDC-2/2017, sentencia de 7 de febrero de 2018, p. 40.</w:t>
      </w:r>
    </w:p>
  </w:footnote>
  <w:footnote w:id="262">
    <w:p w14:paraId="04A0359E"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44/2024, NULIDAD DE LA ELECCIÓN. ELEMENTOS O CONDICIONES QUE SE DEBEN ACREDITAR CUANDO SE SOLICITA POR VIOLACIÓN A PRINCIPIOS O PRECEPTOS CONSTITUCIONALES, </w:t>
      </w:r>
      <w:r>
        <w:rPr>
          <w:rFonts w:ascii="Times New Roman" w:eastAsia="Times New Roman" w:hAnsi="Times New Roman" w:cs="Times New Roman"/>
          <w:i/>
          <w:sz w:val="20"/>
          <w:szCs w:val="20"/>
        </w:rPr>
        <w:t>Gaceta Jurisprudencia y Tesis en materia electoral</w:t>
      </w:r>
      <w:r>
        <w:rPr>
          <w:rFonts w:ascii="Times New Roman" w:eastAsia="Times New Roman" w:hAnsi="Times New Roman" w:cs="Times New Roman"/>
          <w:sz w:val="20"/>
          <w:szCs w:val="20"/>
        </w:rPr>
        <w:t>, Tribunal Electoral del Poder Judicial de la Federación, año 17, núm. 29, 2024, pp. 149-151.</w:t>
      </w:r>
    </w:p>
  </w:footnote>
  <w:footnote w:id="263">
    <w:p w14:paraId="11359045"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XXXI/2004, cit.</w:t>
      </w:r>
    </w:p>
  </w:footnote>
  <w:footnote w:id="264">
    <w:p w14:paraId="4EEC5E70"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66.</w:t>
      </w:r>
    </w:p>
  </w:footnote>
  <w:footnote w:id="266">
    <w:p w14:paraId="7742C552"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62 y 65.</w:t>
      </w:r>
    </w:p>
  </w:footnote>
  <w:footnote w:id="267">
    <w:p w14:paraId="5798E2DC"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Rodarte Nava </w:t>
      </w:r>
      <w:r>
        <w:rPr>
          <w:rFonts w:ascii="Times New Roman" w:eastAsia="Times New Roman" w:hAnsi="Times New Roman" w:cs="Times New Roman"/>
          <w:i/>
          <w:sz w:val="20"/>
          <w:szCs w:val="20"/>
        </w:rPr>
        <w:t>et al.</w:t>
      </w:r>
      <w:r>
        <w:rPr>
          <w:rFonts w:ascii="Times New Roman" w:eastAsia="Times New Roman" w:hAnsi="Times New Roman" w:cs="Times New Roman"/>
          <w:sz w:val="20"/>
          <w:szCs w:val="20"/>
        </w:rPr>
        <w:t>, El problema de la determinancia cuantitativa, cit., p. 313.</w:t>
      </w:r>
    </w:p>
  </w:footnote>
  <w:footnote w:id="268">
    <w:p w14:paraId="1F43E65E"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313, 320 y 321.</w:t>
      </w:r>
    </w:p>
  </w:footnote>
  <w:footnote w:id="269">
    <w:p w14:paraId="0AE972D4"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322.</w:t>
      </w:r>
    </w:p>
  </w:footnote>
  <w:footnote w:id="270">
    <w:p w14:paraId="38E6D7DA"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XXXI/2004, cit.</w:t>
      </w:r>
    </w:p>
  </w:footnote>
  <w:footnote w:id="271">
    <w:p w14:paraId="0AF39FD0"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SUP-JRC-221/2003, cit., p. 525.</w:t>
      </w:r>
    </w:p>
  </w:footnote>
  <w:footnote w:id="272">
    <w:p w14:paraId="3F46AB54"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525-529.</w:t>
      </w:r>
    </w:p>
  </w:footnote>
  <w:footnote w:id="273">
    <w:p w14:paraId="15279B45"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523.</w:t>
      </w:r>
    </w:p>
  </w:footnote>
  <w:footnote w:id="274">
    <w:p w14:paraId="2B7C732B"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528.</w:t>
      </w:r>
    </w:p>
  </w:footnote>
  <w:footnote w:id="275">
    <w:p w14:paraId="605B0EF0"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Rodarte Nava </w:t>
      </w:r>
      <w:r>
        <w:rPr>
          <w:rFonts w:ascii="Times New Roman" w:eastAsia="Times New Roman" w:hAnsi="Times New Roman" w:cs="Times New Roman"/>
          <w:i/>
          <w:sz w:val="20"/>
          <w:szCs w:val="20"/>
        </w:rPr>
        <w:t>et al.</w:t>
      </w:r>
      <w:r>
        <w:rPr>
          <w:rFonts w:ascii="Times New Roman" w:eastAsia="Times New Roman" w:hAnsi="Times New Roman" w:cs="Times New Roman"/>
          <w:sz w:val="20"/>
          <w:szCs w:val="20"/>
        </w:rPr>
        <w:t>, El problema de la determinancia cuantitativa, cit., p. 313.</w:t>
      </w:r>
    </w:p>
  </w:footnote>
  <w:footnote w:id="276">
    <w:p w14:paraId="2058F09F"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SUP-CDC-2/2017, cit., p. 40.</w:t>
      </w:r>
    </w:p>
  </w:footnote>
  <w:footnote w:id="277">
    <w:p w14:paraId="0F13B8AA"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43.</w:t>
      </w:r>
    </w:p>
  </w:footnote>
  <w:footnote w:id="278">
    <w:p w14:paraId="02A00E61"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44.</w:t>
      </w:r>
    </w:p>
  </w:footnote>
  <w:footnote w:id="279">
    <w:p w14:paraId="515450B1"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47.</w:t>
      </w:r>
    </w:p>
  </w:footnote>
  <w:footnote w:id="280">
    <w:p w14:paraId="2AA86BA6"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44 y 47.</w:t>
      </w:r>
    </w:p>
  </w:footnote>
  <w:footnote w:id="281">
    <w:p w14:paraId="1A368584"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46.</w:t>
      </w:r>
    </w:p>
  </w:footnote>
  <w:footnote w:id="283">
    <w:p w14:paraId="594DBC92"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47.</w:t>
      </w:r>
    </w:p>
  </w:footnote>
  <w:footnote w:id="284">
    <w:p w14:paraId="16480C33"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48.</w:t>
      </w:r>
    </w:p>
  </w:footnote>
  <w:footnote w:id="285">
    <w:p w14:paraId="6508CE3A"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Rodríguez Mondragón, Reyes, voto razonado en el SUP-REC-1388/2018, p. 75.</w:t>
      </w:r>
    </w:p>
  </w:footnote>
  <w:footnote w:id="286">
    <w:p w14:paraId="1DDC6EC6"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 29.</w:t>
      </w:r>
    </w:p>
  </w:footnote>
  <w:footnote w:id="287">
    <w:p w14:paraId="2C926465"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SUP-JRC-221/2003, cit., p. 530.</w:t>
      </w:r>
    </w:p>
  </w:footnote>
  <w:footnote w:id="288">
    <w:p w14:paraId="07222E97"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580 y 581.</w:t>
      </w:r>
    </w:p>
  </w:footnote>
  <w:footnote w:id="289">
    <w:p w14:paraId="45621DAA"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581.</w:t>
      </w:r>
    </w:p>
  </w:footnote>
  <w:footnote w:id="290">
    <w:p w14:paraId="6018CF2F"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589 y 590.</w:t>
      </w:r>
    </w:p>
  </w:footnote>
  <w:footnote w:id="291">
    <w:p w14:paraId="32D12268"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96.</w:t>
      </w:r>
    </w:p>
  </w:footnote>
  <w:footnote w:id="294">
    <w:p w14:paraId="2A8B5F8F"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133 y 134.</w:t>
      </w:r>
    </w:p>
  </w:footnote>
  <w:footnote w:id="295">
    <w:p w14:paraId="3FDDC266"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Olaiz González, Estudio de la sentencia SUP-JIN-359/2012, cit., pp. 65 y 66.</w:t>
      </w:r>
    </w:p>
  </w:footnote>
  <w:footnote w:id="296">
    <w:p w14:paraId="3977878A"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69 y 70.</w:t>
      </w:r>
    </w:p>
  </w:footnote>
  <w:footnote w:id="297">
    <w:p w14:paraId="399793B9"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56 y 73.</w:t>
      </w:r>
    </w:p>
  </w:footnote>
  <w:footnote w:id="298">
    <w:p w14:paraId="070AEAD7"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párrafos 1 y 3.</w:t>
      </w:r>
    </w:p>
  </w:footnote>
  <w:footnote w:id="299">
    <w:p w14:paraId="48DFEA49" w14:textId="77777777" w:rsidR="00BA1C97" w:rsidRDefault="00BA1C97" w:rsidP="00BA1C9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65.</w:t>
      </w:r>
    </w:p>
  </w:footnote>
  <w:footnote w:id="300">
    <w:p w14:paraId="6158777A"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párrafos 1 a 3,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301">
    <w:p w14:paraId="19EC7BF5"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nota de publicación en la compilación de la Cámara de Diputados, texto vigente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302">
    <w:p w14:paraId="205C2A6A"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Woldenberg, José, </w:t>
      </w:r>
      <w:r>
        <w:rPr>
          <w:rFonts w:ascii="Times New Roman" w:eastAsia="Times New Roman" w:hAnsi="Times New Roman" w:cs="Times New Roman"/>
          <w:i/>
          <w:sz w:val="20"/>
          <w:szCs w:val="20"/>
        </w:rPr>
        <w:t>Historia mínima de la transición democrática en México</w:t>
      </w:r>
      <w:r>
        <w:rPr>
          <w:rFonts w:ascii="Times New Roman" w:eastAsia="Times New Roman" w:hAnsi="Times New Roman" w:cs="Times New Roman"/>
          <w:sz w:val="20"/>
          <w:szCs w:val="20"/>
        </w:rPr>
        <w:t xml:space="preserve">, México, El Colegio de México, 2012, </w:t>
      </w:r>
      <w:r>
        <w:rPr>
          <w:rFonts w:ascii="Times New Roman" w:eastAsia="Times New Roman" w:hAnsi="Times New Roman" w:cs="Times New Roman"/>
          <w:sz w:val="20"/>
          <w:szCs w:val="20"/>
        </w:rPr>
        <w:t xml:space="preserve">capítulo «Construyendo la equidad», apartado «La reforma más ambiciosa», punto 2, «El contencioso electoral»</w:t>
      </w:r>
      <w:r>
        <w:rPr>
          <w:rFonts w:ascii="Times New Roman" w:eastAsia="Times New Roman" w:hAnsi="Times New Roman" w:cs="Times New Roman"/>
          <w:sz w:val="20"/>
          <w:szCs w:val="20"/>
        </w:rPr>
        <w:t xml:space="preserve">.</w:t>
      </w:r>
    </w:p>
  </w:footnote>
  <w:footnote w:id="303">
    <w:p w14:paraId="0AD3F822"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99, párrafo primero, texto consultado con últimas reformas publicadas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 de junio de 2026.</w:t>
      </w:r>
    </w:p>
  </w:footnote>
  <w:footnote w:id="304">
    <w:p w14:paraId="00E2D8BE"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Benfeld, Johann, Los orígenes del concepto de sana crítica, </w:t>
      </w:r>
      <w:r>
        <w:rPr>
          <w:rFonts w:ascii="Times New Roman" w:eastAsia="Times New Roman" w:hAnsi="Times New Roman" w:cs="Times New Roman"/>
          <w:i/>
          <w:sz w:val="20"/>
          <w:szCs w:val="20"/>
        </w:rPr>
        <w:t>Revista de Estudios Histórico-Jurídicos</w:t>
      </w:r>
      <w:r>
        <w:rPr>
          <w:rFonts w:ascii="Times New Roman" w:eastAsia="Times New Roman" w:hAnsi="Times New Roman" w:cs="Times New Roman"/>
          <w:sz w:val="20"/>
          <w:szCs w:val="20"/>
        </w:rPr>
        <w:t>, Valparaíso, núm. XXXV, 2013, pp. 569-585.</w:t>
      </w:r>
    </w:p>
  </w:footnote>
  <w:footnote w:id="306">
    <w:p w14:paraId="68A3BA82"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571.</w:t>
      </w:r>
    </w:p>
  </w:footnote>
  <w:footnote w:id="307">
    <w:p w14:paraId="6C36FC3B"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572.</w:t>
      </w:r>
    </w:p>
  </w:footnote>
  <w:footnote w:id="308">
    <w:p w14:paraId="14775447"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575-577.</w:t>
      </w:r>
    </w:p>
  </w:footnote>
  <w:footnote w:id="309">
    <w:p w14:paraId="40E8F08C"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pp. 575 y 576</w:t>
      </w:r>
      <w:r>
        <w:rPr>
          <w:rFonts w:ascii="Times New Roman" w:eastAsia="Times New Roman" w:hAnsi="Times New Roman" w:cs="Times New Roman"/>
          <w:sz w:val="20"/>
          <w:szCs w:val="20"/>
        </w:rPr>
        <w:t xml:space="preserve">.</w:t>
      </w:r>
    </w:p>
  </w:footnote>
  <w:footnote w:id="310">
    <w:p w14:paraId="43611303"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579.</w:t>
      </w:r>
    </w:p>
  </w:footnote>
  <w:footnote w:id="311">
    <w:p w14:paraId="7E231FFF"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Tribunal Electoral del Poder Judicial de la Federación, </w:t>
      </w:r>
      <w:r>
        <w:rPr>
          <w:rFonts w:ascii="Times New Roman" w:eastAsia="Times New Roman" w:hAnsi="Times New Roman" w:cs="Times New Roman"/>
          <w:i/>
          <w:sz w:val="20"/>
          <w:szCs w:val="20"/>
        </w:rPr>
        <w:t>Ejecución de sentencias en los juicios de revisión constitucional electoral. Caso Tabasco</w:t>
      </w:r>
      <w:r>
        <w:rPr>
          <w:rFonts w:ascii="Times New Roman" w:eastAsia="Times New Roman" w:hAnsi="Times New Roman" w:cs="Times New Roman"/>
          <w:sz w:val="20"/>
          <w:szCs w:val="20"/>
        </w:rPr>
        <w:t>, México, TEPJF, 2001, Colección Sentencias Relevantes, núm. 2, t. I, sentencia SUP-JRC-487/2000 y acumulado SUP-JRC-489/2000, pp. 1 y 2.</w:t>
      </w:r>
    </w:p>
  </w:footnote>
  <w:footnote w:id="312">
    <w:p w14:paraId="248F6589"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483.</w:t>
      </w:r>
    </w:p>
  </w:footnote>
  <w:footnote w:id="313">
    <w:p w14:paraId="2C3701D3"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w:t>
      </w:r>
    </w:p>
  </w:footnote>
  <w:footnote w:id="314">
    <w:p w14:paraId="554DD950"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506.</w:t>
      </w:r>
    </w:p>
  </w:footnote>
  <w:footnote w:id="315">
    <w:p w14:paraId="2696ADDA"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Times New Roman" w:eastAsia="Times New Roman" w:hAnsi="Times New Roman" w:cs="Times New Roman"/>
          <w:i/>
          <w:sz w:val="20"/>
          <w:szCs w:val="20"/>
        </w:rPr>
        <w:t xml:space="preserve">Justicia Electoral. Revista del Tribunal Electoral del Poder Judicial de la Federación</w:t>
      </w:r>
      <w:r>
        <w:rPr>
          <w:rFonts w:ascii="Times New Roman" w:eastAsia="Times New Roman" w:hAnsi="Times New Roman" w:cs="Times New Roman"/>
          <w:sz w:val="20"/>
          <w:szCs w:val="20"/>
        </w:rPr>
        <w:t xml:space="preserve">, México, vol. 1, núm. 8, 2011, pp. 257-285</w:t>
      </w:r>
      <w:r>
        <w:rPr>
          <w:rFonts w:ascii="Times New Roman" w:eastAsia="Times New Roman" w:hAnsi="Times New Roman" w:cs="Times New Roman"/>
          <w:sz w:val="20"/>
          <w:szCs w:val="20"/>
        </w:rPr>
        <w:t xml:space="preserve">, en particular pp. 268-271.</w:t>
      </w:r>
    </w:p>
  </w:footnote>
  <w:footnote w:id="316">
    <w:p w14:paraId="7D984B39"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272.</w:t>
      </w:r>
    </w:p>
  </w:footnote>
  <w:footnote w:id="317">
    <w:p w14:paraId="568AD167"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Tribunal Electoral del Poder Judicial de la Federación, </w:t>
      </w:r>
      <w:r>
        <w:rPr>
          <w:rFonts w:ascii="Times New Roman" w:eastAsia="Times New Roman" w:hAnsi="Times New Roman" w:cs="Times New Roman"/>
          <w:i/>
          <w:sz w:val="20"/>
          <w:szCs w:val="20"/>
        </w:rPr>
        <w:t xml:space="preserve">Ejecución de sentencias en los juicios de revisión constitucional electoral. Caso Tabasco</w:t>
      </w:r>
      <w:r>
        <w:rPr>
          <w:rFonts w:ascii="Times New Roman" w:eastAsia="Times New Roman" w:hAnsi="Times New Roman" w:cs="Times New Roman"/>
          <w:sz w:val="20"/>
          <w:szCs w:val="20"/>
        </w:rPr>
        <w:t xml:space="preserve">, cit., t. I</w:t>
      </w:r>
      <w:r>
        <w:rPr>
          <w:rFonts w:ascii="Times New Roman" w:eastAsia="Times New Roman" w:hAnsi="Times New Roman" w:cs="Times New Roman"/>
          <w:sz w:val="20"/>
          <w:szCs w:val="20"/>
        </w:rPr>
        <w:t xml:space="preserve">, p. 451.</w:t>
      </w:r>
    </w:p>
  </w:footnote>
  <w:footnote w:id="318">
    <w:p w14:paraId="26903476"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431.</w:t>
      </w:r>
    </w:p>
  </w:footnote>
  <w:footnote w:id="319">
    <w:p w14:paraId="053956C2"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424.</w:t>
      </w:r>
    </w:p>
  </w:footnote>
  <w:footnote w:id="320">
    <w:p w14:paraId="03C1F352"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429 y 430.</w:t>
      </w:r>
    </w:p>
  </w:footnote>
  <w:footnote w:id="321">
    <w:p w14:paraId="42A05606"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430.</w:t>
      </w:r>
    </w:p>
  </w:footnote>
  <w:footnote w:id="322">
    <w:p w14:paraId="1C10F7BA"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432.</w:t>
      </w:r>
    </w:p>
  </w:footnote>
  <w:footnote w:id="323">
    <w:p w14:paraId="51FC625A"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433.</w:t>
      </w:r>
    </w:p>
  </w:footnote>
  <w:footnote w:id="324">
    <w:p w14:paraId="5A55F0FC"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451.</w:t>
      </w:r>
    </w:p>
  </w:footnote>
  <w:footnote w:id="325">
    <w:p w14:paraId="2E0AC8AB"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431.</w:t>
      </w:r>
    </w:p>
  </w:footnote>
  <w:footnote w:id="326">
    <w:p w14:paraId="6EC108C8"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430.</w:t>
      </w:r>
    </w:p>
  </w:footnote>
  <w:footnote w:id="327">
    <w:p w14:paraId="7E7AD77D"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480.</w:t>
      </w:r>
    </w:p>
  </w:footnote>
  <w:footnote w:id="328">
    <w:p w14:paraId="49A9D9E9"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499.</w:t>
      </w:r>
    </w:p>
  </w:footnote>
  <w:footnote w:id="329">
    <w:p w14:paraId="14199118"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500.</w:t>
      </w:r>
    </w:p>
  </w:footnote>
  <w:footnote w:id="330">
    <w:p w14:paraId="33E00A34"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501.</w:t>
      </w:r>
    </w:p>
  </w:footnote>
  <w:footnote w:id="331">
    <w:p w14:paraId="34F4477B"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502 y 503.</w:t>
      </w:r>
    </w:p>
  </w:footnote>
  <w:footnote w:id="332">
    <w:p w14:paraId="1A670451"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504.</w:t>
      </w:r>
    </w:p>
  </w:footnote>
  <w:footnote w:id="333">
    <w:p w14:paraId="7D1D479A"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505.</w:t>
      </w:r>
    </w:p>
  </w:footnote>
  <w:footnote w:id="334">
    <w:p w14:paraId="6750D747"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 los magistrados Eloy Fuentes Cerda y Alfonsina Berta Navarro Hidalgo, en </w:t>
      </w:r>
      <w:r>
        <w:rPr>
          <w:rFonts w:ascii="Times New Roman" w:eastAsia="Times New Roman" w:hAnsi="Times New Roman" w:cs="Times New Roman"/>
          <w:i/>
          <w:sz w:val="20"/>
          <w:szCs w:val="20"/>
        </w:rPr>
        <w:t>Ejecución de sentencias en los juicios de revisión constitucional electoral. Caso Tabasco</w:t>
      </w:r>
      <w:r>
        <w:rPr>
          <w:rFonts w:ascii="Times New Roman" w:eastAsia="Times New Roman" w:hAnsi="Times New Roman" w:cs="Times New Roman"/>
          <w:sz w:val="20"/>
          <w:szCs w:val="20"/>
        </w:rPr>
        <w:t>, cit., t. II, p. 1.</w:t>
      </w:r>
    </w:p>
  </w:footnote>
  <w:footnote w:id="335">
    <w:p w14:paraId="235FB435"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38/2002, NOTAS PERIODÍSTICAS. ELEMENTOS PARA DETERMINAR SU FUERZA INDICIARIA,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6, 2003, p. 44.</w:t>
      </w:r>
    </w:p>
  </w:footnote>
  <w:footnote w:id="336">
    <w:p w14:paraId="299120EF"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SUP-JRC-170/2001, cit., p. 58; SUP-JRC-349/2001, cit., p. 320, y SUP-JRC-024/2002, cit., pp. 22 y 29.</w:t>
      </w:r>
    </w:p>
  </w:footnote>
  <w:footnote w:id="340">
    <w:p w14:paraId="440F688D"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Rodríguez Mondragón, Reyes, voto particular en el SUP-JIN-194/2025 y acumulados, p. 18 del voto.</w:t>
      </w:r>
    </w:p>
  </w:footnote>
  <w:footnote w:id="342">
    <w:p w14:paraId="6A6A4465" w14:textId="77777777" w:rsidR="000A1322" w:rsidRDefault="000A1322" w:rsidP="000A132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 </w:t>
      </w:r>
      <w:r>
        <w:rPr>
          <w:rFonts w:ascii="Times New Roman" w:eastAsia="Times New Roman" w:hAnsi="Times New Roman" w:cs="Times New Roman"/>
          <w:sz w:val="20"/>
          <w:szCs w:val="20"/>
        </w:rPr>
        <w:t xml:space="preserve">20</w:t>
      </w:r>
      <w:r>
        <w:rPr>
          <w:rFonts w:ascii="Times New Roman" w:eastAsia="Times New Roman" w:hAnsi="Times New Roman" w:cs="Times New Roman"/>
          <w:sz w:val="20"/>
          <w:szCs w:val="20"/>
        </w:rPr>
        <w:t xml:space="preserve"> del voto.</w:t>
      </w:r>
    </w:p>
  </w:footnote>
  <w:footnote w:id="343">
    <w:p w14:paraId="1453D544" w14:textId="77777777" w:rsidR="0062405A" w:rsidRDefault="0062405A" w:rsidP="0020757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 los magistrados Eloy Fuentes Cerda y Alfonsina Berta Navarro Hidalgo, en Tribunal Electoral del Poder Judicial de la Federación, </w:t>
      </w:r>
      <w:r>
        <w:rPr>
          <w:rFonts w:ascii="Times New Roman" w:eastAsia="Times New Roman" w:hAnsi="Times New Roman" w:cs="Times New Roman"/>
          <w:i/>
          <w:sz w:val="20"/>
          <w:szCs w:val="20"/>
        </w:rPr>
        <w:t>Ejecución de sentencias en los juicios de revisión constitucional electoral. Caso Tabasco</w:t>
      </w:r>
      <w:r>
        <w:rPr>
          <w:rFonts w:ascii="Times New Roman" w:eastAsia="Times New Roman" w:hAnsi="Times New Roman" w:cs="Times New Roman"/>
          <w:sz w:val="20"/>
          <w:szCs w:val="20"/>
        </w:rPr>
        <w:t>, México, TEPJF, 2001, Colección Sentencias Relevantes, núm. 2, t. II, p. 1.</w:t>
      </w:r>
    </w:p>
  </w:footnote>
  <w:footnote w:id="344">
    <w:p w14:paraId="6F293BA9"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w:t>
      </w:r>
    </w:p>
  </w:footnote>
  <w:footnote w:id="345">
    <w:p w14:paraId="1BE2B7CF"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1-7.</w:t>
      </w:r>
    </w:p>
  </w:footnote>
  <w:footnote w:id="346">
    <w:p w14:paraId="63B24BF3"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7.</w:t>
      </w:r>
    </w:p>
  </w:footnote>
  <w:footnote w:id="347">
    <w:p w14:paraId="4A189B9E"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w:t>
      </w:r>
    </w:p>
  </w:footnote>
  <w:footnote w:id="348">
    <w:p w14:paraId="2D16DD48"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 y 2.</w:t>
      </w:r>
    </w:p>
  </w:footnote>
  <w:footnote w:id="349">
    <w:p w14:paraId="6133E7AC"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w:t>
      </w:r>
    </w:p>
  </w:footnote>
  <w:footnote w:id="350">
    <w:p w14:paraId="1F4BAD7E"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 y 5.</w:t>
      </w:r>
    </w:p>
  </w:footnote>
  <w:footnote w:id="351">
    <w:p w14:paraId="354B85DA"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w:t>
      </w:r>
    </w:p>
  </w:footnote>
  <w:footnote w:id="352">
    <w:p w14:paraId="2D5AD630"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pp. 5 y 6</w:t>
      </w:r>
      <w:r>
        <w:rPr>
          <w:rFonts w:ascii="Times New Roman" w:eastAsia="Times New Roman" w:hAnsi="Times New Roman" w:cs="Times New Roman"/>
          <w:sz w:val="20"/>
          <w:szCs w:val="20"/>
        </w:rPr>
        <w:t xml:space="preserve">.</w:t>
      </w:r>
    </w:p>
  </w:footnote>
  <w:footnote w:id="353">
    <w:p w14:paraId="10D7A8B0"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6 y 7.</w:t>
      </w:r>
    </w:p>
  </w:footnote>
  <w:footnote w:id="354">
    <w:p w14:paraId="3C6F12B9"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7.</w:t>
      </w:r>
    </w:p>
  </w:footnote>
  <w:footnote w:id="355">
    <w:p w14:paraId="0C2E122F"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 y 7.</w:t>
      </w:r>
    </w:p>
  </w:footnote>
  <w:footnote w:id="356">
    <w:p w14:paraId="5E7C59C8"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cit., p. 3.</w:t>
      </w:r>
    </w:p>
  </w:footnote>
  <w:footnote w:id="357">
    <w:p w14:paraId="638D3D26"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269.</w:t>
      </w:r>
    </w:p>
  </w:footnote>
  <w:footnote w:id="358">
    <w:p w14:paraId="3C6FBF6F"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 238, donde se transcribe la tesis relevante publicada en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3, p. 56, cuyo texto coincide sustancialmente con el de la posterior jurisprudencia 39/2002.</w:t>
      </w:r>
    </w:p>
  </w:footnote>
  <w:footnote w:id="359">
    <w:p w14:paraId="260FDCFE"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Tribunal Electoral del Poder Judicial de la Federación, </w:t>
      </w:r>
      <w:r>
        <w:rPr>
          <w:rFonts w:ascii="Times New Roman" w:eastAsia="Times New Roman" w:hAnsi="Times New Roman" w:cs="Times New Roman"/>
          <w:i/>
          <w:sz w:val="20"/>
          <w:szCs w:val="20"/>
        </w:rPr>
        <w:t>Ejecución de sentencias en los juicios de revisión constitucional electoral. Caso Tabasco</w:t>
      </w:r>
      <w:r>
        <w:rPr>
          <w:rFonts w:ascii="Times New Roman" w:eastAsia="Times New Roman" w:hAnsi="Times New Roman" w:cs="Times New Roman"/>
          <w:sz w:val="20"/>
          <w:szCs w:val="20"/>
        </w:rPr>
        <w:t>, cit., t. I, p. 487.</w:t>
      </w:r>
    </w:p>
  </w:footnote>
  <w:footnote w:id="360">
    <w:p w14:paraId="499DC3AE"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XXXI/2004, NULIDAD DE ELECCIÓN. FACTORES CUALITATIVO Y CUANTITATIVO DEL CARÁCTER DETERMINANTE DE LA VIOLACIÓN O IRREGULARIDAD, </w:t>
      </w:r>
      <w:r>
        <w:rPr>
          <w:rFonts w:ascii="Times New Roman" w:eastAsia="Times New Roman" w:hAnsi="Times New Roman" w:cs="Times New Roman"/>
          <w:i/>
          <w:sz w:val="20"/>
          <w:szCs w:val="20"/>
        </w:rPr>
        <w:t>Jurisprudencia y Tesis Relevantes 1997-2005. Compilación Oficial</w:t>
      </w:r>
      <w:r>
        <w:rPr>
          <w:rFonts w:ascii="Times New Roman" w:eastAsia="Times New Roman" w:hAnsi="Times New Roman" w:cs="Times New Roman"/>
          <w:sz w:val="20"/>
          <w:szCs w:val="20"/>
        </w:rPr>
        <w:t>, Tribunal Electoral del Poder Judicial de la Federación, pp. 725 y 726.</w:t>
      </w:r>
    </w:p>
  </w:footnote>
  <w:footnote w:id="361">
    <w:p w14:paraId="4468C805"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Caso Tabasco</w:t>
      </w:r>
      <w:r>
        <w:rPr>
          <w:rFonts w:ascii="Times New Roman" w:eastAsia="Times New Roman" w:hAnsi="Times New Roman" w:cs="Times New Roman"/>
          <w:sz w:val="20"/>
          <w:szCs w:val="20"/>
        </w:rPr>
        <w:t>, cit., t. I, pp. 430 y 431.</w:t>
      </w:r>
    </w:p>
  </w:footnote>
  <w:footnote w:id="363">
    <w:p w14:paraId="401B0049"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cit., p. 1.</w:t>
      </w:r>
    </w:p>
  </w:footnote>
  <w:footnote w:id="364">
    <w:p w14:paraId="66E6D29A"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 y 332.</w:t>
      </w:r>
    </w:p>
  </w:footnote>
  <w:footnote w:id="365">
    <w:p w14:paraId="402A45DF"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Caso Tabasco</w:t>
      </w:r>
      <w:r>
        <w:rPr>
          <w:rFonts w:ascii="Times New Roman" w:eastAsia="Times New Roman" w:hAnsi="Times New Roman" w:cs="Times New Roman"/>
          <w:sz w:val="20"/>
          <w:szCs w:val="20"/>
        </w:rPr>
        <w:t>, cit., t. I, p. 499.</w:t>
      </w:r>
    </w:p>
  </w:footnote>
  <w:footnote w:id="366">
    <w:p w14:paraId="30C75361"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cit., p. 4.</w:t>
      </w:r>
    </w:p>
  </w:footnote>
  <w:footnote w:id="367">
    <w:p w14:paraId="69D68222"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SUP-JRC-221/2003, cit., pp. 591-593.</w:t>
      </w:r>
    </w:p>
  </w:footnote>
  <w:footnote w:id="368">
    <w:p w14:paraId="654B40A5"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594.</w:t>
      </w:r>
    </w:p>
  </w:footnote>
  <w:footnote w:id="369">
    <w:p w14:paraId="12FBE22B"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595-597.</w:t>
      </w:r>
    </w:p>
  </w:footnote>
  <w:footnote w:id="370">
    <w:p w14:paraId="6420587F" w14:textId="77777777" w:rsidR="0062405A" w:rsidRDefault="0062405A" w:rsidP="0062405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647.</w:t>
      </w:r>
    </w:p>
  </w:footnote>
  <w:footnote w:id="371">
    <w:p w14:paraId="663BC4D9"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96, párrafo primero, reformado mediante decreto publicado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15 de septiembre de 2024, texto consultado con últimas reformas publicadas el 2 de junio de 2026.</w:t>
      </w:r>
    </w:p>
  </w:footnote>
  <w:footnote w:id="373">
    <w:p w14:paraId="5A447EFA"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77 Ter, adicionado mediante decreto publicado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15 de octubre de 2024.</w:t>
      </w:r>
    </w:p>
  </w:footnote>
  <w:footnote w:id="374">
    <w:p w14:paraId="10C8342F"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párrafos 1 y 2.</w:t>
      </w:r>
    </w:p>
  </w:footnote>
  <w:footnote w:id="375">
    <w:p w14:paraId="6B86B01C"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3 y 37 a 40.</w:t>
      </w:r>
    </w:p>
  </w:footnote>
  <w:footnote w:id="376">
    <w:p w14:paraId="291F157D"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39, p. 8.</w:t>
      </w:r>
    </w:p>
  </w:footnote>
  <w:footnote w:id="377">
    <w:p w14:paraId="288824DE"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del magistrado Reyes Rodríguez Mondragón en el SUP-JIN-194/2025 y acumulados, p. 2 del voto.</w:t>
      </w:r>
    </w:p>
  </w:footnote>
  <w:footnote w:id="378">
    <w:p w14:paraId="09FB24EE"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 del voto, y SUP-JIN-194/2025, cit., p. 1.</w:t>
      </w:r>
    </w:p>
  </w:footnote>
  <w:footnote w:id="379">
    <w:p w14:paraId="02C46E7E"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 1.</w:t>
      </w:r>
    </w:p>
  </w:footnote>
  <w:footnote w:id="380">
    <w:p w14:paraId="44CF9BCF"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34.</w:t>
      </w:r>
    </w:p>
  </w:footnote>
  <w:footnote w:id="381">
    <w:p w14:paraId="6B992B57"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 la magistrada Janine M. Otálora Malassis en el SUP-JIN-194/2025 y acumulados, pp. 35 y 36.</w:t>
      </w:r>
    </w:p>
  </w:footnote>
  <w:footnote w:id="382">
    <w:p w14:paraId="6E20A2F6"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 45, p. 9.</w:t>
      </w:r>
    </w:p>
  </w:footnote>
  <w:footnote w:id="383">
    <w:p w14:paraId="7518A908"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46, pp. 9 y 10.</w:t>
      </w:r>
    </w:p>
  </w:footnote>
  <w:footnote w:id="384">
    <w:p w14:paraId="4E1986E0"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 48, p. 10.</w:t>
      </w:r>
    </w:p>
  </w:footnote>
  <w:footnote w:id="385">
    <w:p w14:paraId="445819AA"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49, p. 11.</w:t>
      </w:r>
    </w:p>
  </w:footnote>
  <w:footnote w:id="386">
    <w:p w14:paraId="02DD63E1"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50, p. 11.</w:t>
      </w:r>
    </w:p>
  </w:footnote>
  <w:footnote w:id="387">
    <w:p w14:paraId="024D6F68"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51, p. 11.</w:t>
      </w:r>
    </w:p>
  </w:footnote>
  <w:footnote w:id="388">
    <w:p w14:paraId="6FB792E4"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 52, p. 11.</w:t>
      </w:r>
    </w:p>
  </w:footnote>
  <w:footnote w:id="389">
    <w:p w14:paraId="708B28CF"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55, pp. 11 y 12.</w:t>
      </w:r>
    </w:p>
  </w:footnote>
  <w:footnote w:id="390">
    <w:p w14:paraId="25A98CCE"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56, pp. 12 y 13.</w:t>
      </w:r>
    </w:p>
  </w:footnote>
  <w:footnote w:id="391">
    <w:p w14:paraId="748B7B32"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57, p. 13.</w:t>
      </w:r>
    </w:p>
  </w:footnote>
  <w:footnote w:id="392">
    <w:p w14:paraId="26022E7E"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58, p. 13.</w:t>
      </w:r>
    </w:p>
  </w:footnote>
  <w:footnote w:id="393">
    <w:p w14:paraId="3CBE5F08"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59, p. 13.</w:t>
      </w:r>
    </w:p>
  </w:footnote>
  <w:footnote w:id="394">
    <w:p w14:paraId="6E5085C7"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 210.</w:t>
      </w:r>
    </w:p>
  </w:footnote>
  <w:footnote w:id="395">
    <w:p w14:paraId="22291543"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 Rodríguez Mondragón, cit., p. 18 del voto.</w:t>
      </w:r>
    </w:p>
  </w:footnote>
  <w:footnote w:id="396">
    <w:p w14:paraId="1D216975"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 61, pp. 13 y 14.</w:t>
      </w:r>
    </w:p>
  </w:footnote>
  <w:footnote w:id="397">
    <w:p w14:paraId="25D7773C"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62, p. 14.</w:t>
      </w:r>
    </w:p>
  </w:footnote>
  <w:footnote w:id="398">
    <w:p w14:paraId="56060872"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64, p. 14.</w:t>
      </w:r>
    </w:p>
  </w:footnote>
  <w:footnote w:id="399">
    <w:p w14:paraId="407EDA7A"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66, pp. 14 y 15.</w:t>
      </w:r>
    </w:p>
  </w:footnote>
  <w:footnote w:id="400">
    <w:p w14:paraId="5D9044B9"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 74, p. 16.</w:t>
      </w:r>
    </w:p>
  </w:footnote>
  <w:footnote w:id="402">
    <w:p w14:paraId="3536B097"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87, p. 19.</w:t>
      </w:r>
    </w:p>
  </w:footnote>
  <w:footnote w:id="403">
    <w:p w14:paraId="0E215EA3"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88 y 89, pp. 19 y 20.</w:t>
      </w:r>
    </w:p>
  </w:footnote>
  <w:footnote w:id="404">
    <w:p w14:paraId="31384C29"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90, p. 20.</w:t>
      </w:r>
    </w:p>
  </w:footnote>
  <w:footnote w:id="405">
    <w:p w14:paraId="57CE9C88"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92, pp. 20 y 21.</w:t>
      </w:r>
    </w:p>
  </w:footnote>
  <w:footnote w:id="406">
    <w:p w14:paraId="2C57ECDE"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93, p. 21.</w:t>
      </w:r>
    </w:p>
  </w:footnote>
  <w:footnote w:id="407">
    <w:p w14:paraId="4426C3DC"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40.</w:t>
      </w:r>
    </w:p>
  </w:footnote>
  <w:footnote w:id="408">
    <w:p w14:paraId="1E34A624"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párrafos 94 y 95, p. 21.</w:t>
      </w:r>
    </w:p>
  </w:footnote>
  <w:footnote w:id="409">
    <w:p w14:paraId="64D67709"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97, pp. 21 y 22.</w:t>
      </w:r>
    </w:p>
  </w:footnote>
  <w:footnote w:id="410">
    <w:p w14:paraId="12A18ACF"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104, p. 23.</w:t>
      </w:r>
    </w:p>
  </w:footnote>
  <w:footnote w:id="411">
    <w:p w14:paraId="5A56E850"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106 y 107, p. 23.</w:t>
      </w:r>
    </w:p>
  </w:footnote>
  <w:footnote w:id="412">
    <w:p w14:paraId="531B18FB"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108, pp. 23 y 24, y nota 21, que remite a los SUP-JIN-319/2025, SUP-JIN-818/2025 y SUP-JIN-559/2025.</w:t>
      </w:r>
    </w:p>
  </w:footnote>
  <w:footnote w:id="413">
    <w:p w14:paraId="519A3FCE"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 Rodríguez Mondragón, cit., p. 20 del voto.</w:t>
      </w:r>
    </w:p>
  </w:footnote>
  <w:footnote w:id="414">
    <w:p w14:paraId="258EADE2"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 109, pp. 24 y 25.</w:t>
      </w:r>
    </w:p>
  </w:footnote>
  <w:footnote w:id="415">
    <w:p w14:paraId="6DB18E17"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110 a 112, p. 25.</w:t>
      </w:r>
    </w:p>
  </w:footnote>
  <w:footnote w:id="416">
    <w:p w14:paraId="4FA50423"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113, p. 25.</w:t>
      </w:r>
    </w:p>
  </w:footnote>
  <w:footnote w:id="417">
    <w:p w14:paraId="089C8F41"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215.</w:t>
      </w:r>
    </w:p>
  </w:footnote>
  <w:footnote w:id="418">
    <w:p w14:paraId="79307099"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 Rodríguez Mondragón, cit., p. 18 del voto.</w:t>
      </w:r>
    </w:p>
  </w:footnote>
  <w:footnote w:id="419">
    <w:p w14:paraId="525CA26E"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w:t>
      </w:r>
      <w:r>
        <w:rPr>
          <w:rFonts w:ascii="Times New Roman" w:eastAsia="Times New Roman" w:hAnsi="Times New Roman" w:cs="Times New Roman"/>
          <w:sz w:val="20"/>
          <w:szCs w:val="20"/>
        </w:rPr>
        <w:t xml:space="preserve">p</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18 y </w:t>
      </w:r>
      <w:r>
        <w:rPr>
          <w:rFonts w:ascii="Times New Roman" w:eastAsia="Times New Roman" w:hAnsi="Times New Roman" w:cs="Times New Roman"/>
          <w:sz w:val="20"/>
          <w:szCs w:val="20"/>
        </w:rPr>
        <w:t xml:space="preserve">21 del voto.</w:t>
      </w:r>
    </w:p>
  </w:footnote>
  <w:footnote w:id="420">
    <w:p w14:paraId="46D031BF"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Tribunal Electoral del Poder Judicial de la Federación, </w:t>
      </w:r>
      <w:r>
        <w:rPr>
          <w:rFonts w:ascii="Times New Roman" w:eastAsia="Times New Roman" w:hAnsi="Times New Roman" w:cs="Times New Roman"/>
          <w:i/>
          <w:sz w:val="20"/>
          <w:szCs w:val="20"/>
        </w:rPr>
        <w:t>Ejecución de sentencias en los juicios de revisión constitucional electoral. Caso Tabasco</w:t>
      </w:r>
      <w:r>
        <w:rPr>
          <w:rFonts w:ascii="Times New Roman" w:eastAsia="Times New Roman" w:hAnsi="Times New Roman" w:cs="Times New Roman"/>
          <w:sz w:val="20"/>
          <w:szCs w:val="20"/>
        </w:rPr>
        <w:t>, México, TEPJF, 2001, Colección Sentencias Relevantes, núm. 2, t. I, p. 424.</w:t>
      </w:r>
    </w:p>
  </w:footnote>
  <w:footnote w:id="421">
    <w:p w14:paraId="3C1159C8"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430 y 431.</w:t>
      </w:r>
    </w:p>
  </w:footnote>
  <w:footnote w:id="422">
    <w:p w14:paraId="00AE2EFE"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párrafos 74 y 109, pp. 16 y 25.</w:t>
      </w:r>
    </w:p>
  </w:footnote>
  <w:footnote w:id="423">
    <w:p w14:paraId="354D77E0"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Caso Tabasco</w:t>
      </w:r>
      <w:r>
        <w:rPr>
          <w:rFonts w:ascii="Times New Roman" w:eastAsia="Times New Roman" w:hAnsi="Times New Roman" w:cs="Times New Roman"/>
          <w:sz w:val="20"/>
          <w:szCs w:val="20"/>
        </w:rPr>
        <w:t>, cit., t. I, p. 505, y SUP-JIN-194/2025, cit., párrafo 46, p. 10.</w:t>
      </w:r>
    </w:p>
  </w:footnote>
  <w:footnote w:id="424">
    <w:p w14:paraId="77FCAFA7"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notas de reforma de la compilación de la Cámara de Diputados, texto vigente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425">
    <w:p w14:paraId="33EB98DC"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41, base VI, párrafo con incisos y párrafo siguiente, adicionados mediante decreto publicado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10 de febrero de 2014.</w:t>
      </w:r>
    </w:p>
  </w:footnote>
  <w:footnote w:id="426">
    <w:p w14:paraId="70540377"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78 bis, párrafos 1 y 2, adicionado mediante decreto publicado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23 de mayo de 2014.</w:t>
      </w:r>
    </w:p>
  </w:footnote>
  <w:footnote w:id="427">
    <w:p w14:paraId="6215DA60"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artículos 77 Ter, párrafo 2, y 78, párrafo 1.</w:t>
      </w:r>
    </w:p>
  </w:footnote>
  <w:footnote w:id="428">
    <w:p w14:paraId="7B676F4F" w14:textId="77777777" w:rsidR="00A019C7" w:rsidRDefault="00A019C7" w:rsidP="00A019C7">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 51, p. 11.</w:t>
      </w:r>
    </w:p>
  </w:footnote>
  <w:footnote w:id="429">
    <w:p w14:paraId="61606F68"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p. 34</w:t>
      </w:r>
      <w:r>
        <w:rPr>
          <w:rFonts w:ascii="Times New Roman" w:eastAsia="Times New Roman" w:hAnsi="Times New Roman" w:cs="Times New Roman"/>
          <w:sz w:val="20"/>
          <w:szCs w:val="20"/>
        </w:rPr>
        <w:t xml:space="preserve">, y voto particular del magistrado Reyes Rodríguez Mondragón en el mismo asunto, p. 2 del voto</w:t>
      </w:r>
      <w:r>
        <w:rPr>
          <w:rFonts w:ascii="Times New Roman" w:eastAsia="Times New Roman" w:hAnsi="Times New Roman" w:cs="Times New Roman"/>
          <w:sz w:val="20"/>
          <w:szCs w:val="20"/>
        </w:rPr>
        <w:t xml:space="preserve">.</w:t>
      </w:r>
    </w:p>
  </w:footnote>
  <w:footnote w:id="430">
    <w:p w14:paraId="4B9ED01B"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del magistrado Reyes Rodríguez Mondragón en el SUP-JIN-194/2025 y acumulados, p. 2 del voto.</w:t>
      </w:r>
    </w:p>
  </w:footnote>
  <w:footnote w:id="431">
    <w:p w14:paraId="26A28828"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 la magistrada Janine M. Otálora Malassis en el SUP-JIN-194/2025 y acumulados, pp. 35 y 36.</w:t>
      </w:r>
    </w:p>
  </w:footnote>
  <w:footnote w:id="432">
    <w:p w14:paraId="0708A535"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de Rodríguez Mondragón, cit., p. 1, nota 1.</w:t>
      </w:r>
    </w:p>
  </w:footnote>
  <w:footnote w:id="433">
    <w:p w14:paraId="71B699EC"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w:t>
      </w:r>
    </w:p>
  </w:footnote>
  <w:footnote w:id="434">
    <w:p w14:paraId="053BF15E"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12.</w:t>
      </w:r>
    </w:p>
  </w:footnote>
  <w:footnote w:id="435">
    <w:p w14:paraId="67A755B9"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50.</w:t>
      </w:r>
    </w:p>
  </w:footnote>
  <w:footnote w:id="436">
    <w:p w14:paraId="19908B5A"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de Rodríguez Mondragón, cit., p. 1.</w:t>
      </w:r>
    </w:p>
  </w:footnote>
  <w:footnote w:id="438">
    <w:p w14:paraId="566B2A4A"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párrafos 513 a 527, pp. 249-252.</w:t>
      </w:r>
    </w:p>
  </w:footnote>
  <w:footnote w:id="439">
    <w:p w14:paraId="68424EE5"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de Rodríguez Mondragón, cit., p. 17.</w:t>
      </w:r>
    </w:p>
  </w:footnote>
  <w:footnote w:id="440">
    <w:p w14:paraId="52D98440"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w:t>
      </w:r>
      <w:r>
        <w:rPr>
          <w:rFonts w:ascii="Times New Roman" w:eastAsia="Times New Roman" w:hAnsi="Times New Roman" w:cs="Times New Roman"/>
          <w:sz w:val="20"/>
          <w:szCs w:val="20"/>
        </w:rPr>
        <w:t xml:space="preserve">p</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17 y </w:t>
      </w:r>
      <w:r>
        <w:rPr>
          <w:rFonts w:ascii="Times New Roman" w:eastAsia="Times New Roman" w:hAnsi="Times New Roman" w:cs="Times New Roman"/>
          <w:sz w:val="20"/>
          <w:szCs w:val="20"/>
        </w:rPr>
        <w:t xml:space="preserve">18.</w:t>
      </w:r>
    </w:p>
  </w:footnote>
  <w:footnote w:id="441">
    <w:p w14:paraId="7DB37C03"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w:t>
      </w:r>
      <w:r>
        <w:rPr>
          <w:rFonts w:ascii="Times New Roman" w:eastAsia="Times New Roman" w:hAnsi="Times New Roman" w:cs="Times New Roman"/>
          <w:sz w:val="20"/>
          <w:szCs w:val="20"/>
        </w:rPr>
        <w:t xml:space="preserve">p</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18 y </w:t>
      </w:r>
      <w:r>
        <w:rPr>
          <w:rFonts w:ascii="Times New Roman" w:eastAsia="Times New Roman" w:hAnsi="Times New Roman" w:cs="Times New Roman"/>
          <w:sz w:val="20"/>
          <w:szCs w:val="20"/>
        </w:rPr>
        <w:t xml:space="preserve">21.</w:t>
      </w:r>
    </w:p>
  </w:footnote>
  <w:footnote w:id="442">
    <w:p w14:paraId="69A98D74"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artículos 77 Ter, párrafo 2, y 78, párrafo 1,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443">
    <w:p w14:paraId="28A4797A"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96, p. 92.</w:t>
      </w:r>
    </w:p>
  </w:footnote>
  <w:footnote w:id="444">
    <w:p w14:paraId="48D50B18"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de Rodríguez Mondragón, cit., p. 18.</w:t>
      </w:r>
    </w:p>
  </w:footnote>
  <w:footnote w:id="445">
    <w:p w14:paraId="30178664"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20.</w:t>
      </w:r>
    </w:p>
  </w:footnote>
  <w:footnote w:id="446">
    <w:p w14:paraId="118B68AC"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 29.</w:t>
      </w:r>
    </w:p>
  </w:footnote>
  <w:footnote w:id="447">
    <w:p w14:paraId="2C3B46C2"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87, p. 91.</w:t>
      </w:r>
    </w:p>
  </w:footnote>
  <w:footnote w:id="448">
    <w:p w14:paraId="791643C2"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párrafo 88, pp. 90 y 91, y nota 75, donde cita a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137.</w:t>
      </w:r>
    </w:p>
  </w:footnote>
  <w:footnote w:id="449">
    <w:p w14:paraId="66326E06"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91, p. 90.</w:t>
      </w:r>
    </w:p>
  </w:footnote>
  <w:footnote w:id="450">
    <w:p w14:paraId="37B3C275"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párrafos 130 y 131, p. 102, y nota 82, donde cita a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73.</w:t>
      </w:r>
    </w:p>
  </w:footnote>
  <w:footnote w:id="451">
    <w:p w14:paraId="0637DA06"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132 y nota 83, p. 102.</w:t>
      </w:r>
    </w:p>
  </w:footnote>
  <w:footnote w:id="452">
    <w:p w14:paraId="27B3D1A7"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29 y 73.</w:t>
      </w:r>
    </w:p>
  </w:footnote>
  <w:footnote w:id="453">
    <w:p w14:paraId="387EB35C"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82, p. 89.</w:t>
      </w:r>
    </w:p>
  </w:footnote>
  <w:footnote w:id="454">
    <w:p w14:paraId="6FB39308"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83, pp. 89-91.</w:t>
      </w:r>
    </w:p>
  </w:footnote>
  <w:footnote w:id="455">
    <w:p w14:paraId="571C861A"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110, p. 96.</w:t>
      </w:r>
    </w:p>
  </w:footnote>
  <w:footnote w:id="456">
    <w:p w14:paraId="7C51785F"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107 a 113, pp. 96 y 97.</w:t>
      </w:r>
    </w:p>
  </w:footnote>
  <w:footnote w:id="457">
    <w:p w14:paraId="5C83C80D"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209 y 210.</w:t>
      </w:r>
    </w:p>
  </w:footnote>
  <w:footnote w:id="458">
    <w:p w14:paraId="469E7828"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114, p. 97.</w:t>
      </w:r>
    </w:p>
  </w:footnote>
  <w:footnote w:id="459">
    <w:p w14:paraId="487483C7"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115 a 118, pp. 97 y 98.</w:t>
      </w:r>
    </w:p>
  </w:footnote>
  <w:footnote w:id="460">
    <w:p w14:paraId="38F03CB0"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119 a 123, pp. 99 y 101.</w:t>
      </w:r>
    </w:p>
  </w:footnote>
  <w:footnote w:id="461">
    <w:p w14:paraId="73550C25"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124, p. 101.</w:t>
      </w:r>
    </w:p>
  </w:footnote>
  <w:footnote w:id="462">
    <w:p w14:paraId="20BFC9F9"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210.</w:t>
      </w:r>
    </w:p>
  </w:footnote>
  <w:footnote w:id="463">
    <w:p w14:paraId="78B429E6"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párrafos 304 y 521 a 527, pp. 174 y 250-252.</w:t>
      </w:r>
    </w:p>
  </w:footnote>
  <w:footnote w:id="464">
    <w:p w14:paraId="32B85198"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317 y 525, pp. 181 y 252.</w:t>
      </w:r>
    </w:p>
  </w:footnote>
  <w:footnote w:id="465">
    <w:p w14:paraId="641F0391"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119, p. 99.</w:t>
      </w:r>
    </w:p>
  </w:footnote>
  <w:footnote w:id="466">
    <w:p w14:paraId="14D8B93B"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125, p. 101.</w:t>
      </w:r>
    </w:p>
  </w:footnote>
  <w:footnote w:id="467">
    <w:p w14:paraId="5946C0F5"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29.</w:t>
      </w:r>
    </w:p>
  </w:footnote>
  <w:footnote w:id="468">
    <w:p w14:paraId="0A655D82"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párrafos 93 y 94, pp. 90 y 92.</w:t>
      </w:r>
    </w:p>
  </w:footnote>
  <w:footnote w:id="469">
    <w:p w14:paraId="6DC10A48"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de Rodríguez Mondragón, cit., p. 21.</w:t>
      </w:r>
    </w:p>
  </w:footnote>
  <w:footnote w:id="470">
    <w:p w14:paraId="21B465FE"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95, p. 92.</w:t>
      </w:r>
    </w:p>
  </w:footnote>
  <w:footnote w:id="471">
    <w:p w14:paraId="20B9823D"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97, pp. 92 y 93.</w:t>
      </w:r>
    </w:p>
  </w:footnote>
  <w:footnote w:id="472">
    <w:p w14:paraId="07C62426"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29, nota 1.</w:t>
      </w:r>
    </w:p>
  </w:footnote>
  <w:footnote w:id="473">
    <w:p w14:paraId="57656BF1"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97, nota 76, p. 93.</w:t>
      </w:r>
    </w:p>
  </w:footnote>
  <w:footnote w:id="474">
    <w:p w14:paraId="68EAE7D9"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 50, p. 11.</w:t>
      </w:r>
    </w:p>
  </w:footnote>
  <w:footnote w:id="475">
    <w:p w14:paraId="16CD4DDF"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99, p. 93.</w:t>
      </w:r>
    </w:p>
  </w:footnote>
  <w:footnote w:id="476">
    <w:p w14:paraId="5D3115EA"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127, pp. 100 y 101.</w:t>
      </w:r>
    </w:p>
  </w:footnote>
  <w:footnote w:id="477">
    <w:p w14:paraId="3F228ACC"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de Rodríguez Mondragón, cit., p. 20.</w:t>
      </w:r>
    </w:p>
  </w:footnote>
  <w:footnote w:id="478">
    <w:p w14:paraId="2B339751"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w:t>
      </w:r>
      <w:r>
        <w:rPr>
          <w:rFonts w:ascii="Times New Roman" w:eastAsia="Times New Roman" w:hAnsi="Times New Roman" w:cs="Times New Roman"/>
          <w:sz w:val="20"/>
          <w:szCs w:val="20"/>
        </w:rPr>
        <w:t xml:space="preserve">p</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20 y </w:t>
      </w:r>
      <w:r>
        <w:rPr>
          <w:rFonts w:ascii="Times New Roman" w:eastAsia="Times New Roman" w:hAnsi="Times New Roman" w:cs="Times New Roman"/>
          <w:sz w:val="20"/>
          <w:szCs w:val="20"/>
        </w:rPr>
        <w:t xml:space="preserve">23.</w:t>
      </w:r>
    </w:p>
  </w:footnote>
  <w:footnote w:id="479">
    <w:p w14:paraId="7540C4C8"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139 y nota 85, p. 104.</w:t>
      </w:r>
    </w:p>
  </w:footnote>
  <w:footnote w:id="480">
    <w:p w14:paraId="50CA1C00"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de Rodríguez Mondragón, cit., p. 30.</w:t>
      </w:r>
    </w:p>
  </w:footnote>
  <w:footnote w:id="481">
    <w:p w14:paraId="74A102D7"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32 y 33.</w:t>
      </w:r>
    </w:p>
  </w:footnote>
  <w:footnote w:id="482">
    <w:p w14:paraId="5FF6DFF3"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33.</w:t>
      </w:r>
    </w:p>
  </w:footnote>
  <w:footnote w:id="483">
    <w:p w14:paraId="1CFA5235"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w:t>
      </w:r>
      <w:r>
        <w:rPr>
          <w:rFonts w:ascii="Times New Roman" w:eastAsia="Times New Roman" w:hAnsi="Times New Roman" w:cs="Times New Roman"/>
          <w:sz w:val="20"/>
          <w:szCs w:val="20"/>
        </w:rPr>
        <w:t xml:space="preserve">p</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33 y </w:t>
      </w:r>
      <w:r>
        <w:rPr>
          <w:rFonts w:ascii="Times New Roman" w:eastAsia="Times New Roman" w:hAnsi="Times New Roman" w:cs="Times New Roman"/>
          <w:sz w:val="20"/>
          <w:szCs w:val="20"/>
        </w:rPr>
        <w:t xml:space="preserve">34.</w:t>
      </w:r>
    </w:p>
  </w:footnote>
  <w:footnote w:id="484">
    <w:p w14:paraId="4A30886E"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 92, pp. 20 y 21.</w:t>
      </w:r>
    </w:p>
  </w:footnote>
  <w:footnote w:id="485">
    <w:p w14:paraId="42EEC13F"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de Rodríguez Mondragón, cit., p. 38.</w:t>
      </w:r>
    </w:p>
  </w:footnote>
  <w:footnote w:id="486">
    <w:p w14:paraId="5C786D32"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38 y 39.</w:t>
      </w:r>
    </w:p>
  </w:footnote>
  <w:footnote w:id="487">
    <w:p w14:paraId="1301F2CE"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pp. </w:t>
      </w:r>
      <w:r>
        <w:rPr>
          <w:rFonts w:ascii="Times New Roman" w:eastAsia="Times New Roman" w:hAnsi="Times New Roman" w:cs="Times New Roman"/>
          <w:sz w:val="20"/>
          <w:szCs w:val="20"/>
        </w:rPr>
        <w:t xml:space="preserve">39</w:t>
      </w:r>
      <w:r>
        <w:rPr>
          <w:rFonts w:ascii="Times New Roman" w:eastAsia="Times New Roman" w:hAnsi="Times New Roman" w:cs="Times New Roman"/>
          <w:sz w:val="20"/>
          <w:szCs w:val="20"/>
        </w:rPr>
        <w:t xml:space="preserve">-42 y 44.</w:t>
      </w:r>
    </w:p>
  </w:footnote>
  <w:footnote w:id="488">
    <w:p w14:paraId="4CCC81EE"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44 y 45.</w:t>
      </w:r>
    </w:p>
  </w:footnote>
  <w:footnote w:id="489">
    <w:p w14:paraId="5CA17109"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párrafos 86 y 152, pp. 91 y 109.</w:t>
      </w:r>
    </w:p>
  </w:footnote>
  <w:footnote w:id="490">
    <w:p w14:paraId="387A3D7D"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155 y 156, pp. 109 y 111.</w:t>
      </w:r>
    </w:p>
  </w:footnote>
  <w:footnote w:id="491">
    <w:p w14:paraId="4495A85F"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321, p. 183, y nota 142, que remite al SUP-REC-2214/2021.</w:t>
      </w:r>
    </w:p>
  </w:footnote>
  <w:footnote w:id="492">
    <w:p w14:paraId="3C6914AF"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de Rodríguez Mondragón, cit., p. 42.</w:t>
      </w:r>
    </w:p>
  </w:footnote>
  <w:footnote w:id="493">
    <w:p w14:paraId="264B650D"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83, pp. 89-91.</w:t>
      </w:r>
    </w:p>
  </w:footnote>
  <w:footnote w:id="494">
    <w:p w14:paraId="357077A5"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párrafos 471 y 472, pp. 237 y 238.</w:t>
      </w:r>
    </w:p>
  </w:footnote>
  <w:footnote w:id="495">
    <w:p w14:paraId="36AAB934"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472, p. 237.</w:t>
      </w:r>
    </w:p>
  </w:footnote>
  <w:footnote w:id="496">
    <w:p w14:paraId="4E8FC593"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párrafos 104 a 107, p. 23.</w:t>
      </w:r>
    </w:p>
  </w:footnote>
  <w:footnote w:id="497">
    <w:p w14:paraId="7C9B6F64"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de Rodríguez Mondragón, cit., p. 45.</w:t>
      </w:r>
    </w:p>
  </w:footnote>
  <w:footnote w:id="498">
    <w:p w14:paraId="720D4B1B"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321, pp. 180-183.</w:t>
      </w:r>
    </w:p>
  </w:footnote>
  <w:footnote w:id="499">
    <w:p w14:paraId="03074DB6"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 los magistrados Eloy Fuentes Cerda y Alfonsina Berta Navarro Hidalgo, en Tribunal Electoral del Poder Judicial de la Federación, </w:t>
      </w:r>
      <w:r>
        <w:rPr>
          <w:rFonts w:ascii="Times New Roman" w:eastAsia="Times New Roman" w:hAnsi="Times New Roman" w:cs="Times New Roman"/>
          <w:i/>
          <w:sz w:val="20"/>
          <w:szCs w:val="20"/>
        </w:rPr>
        <w:t>Ejecución de sentencias en los juicios de revisión constitucional electoral. Caso Tabasco</w:t>
      </w:r>
      <w:r>
        <w:rPr>
          <w:rFonts w:ascii="Times New Roman" w:eastAsia="Times New Roman" w:hAnsi="Times New Roman" w:cs="Times New Roman"/>
          <w:sz w:val="20"/>
          <w:szCs w:val="20"/>
        </w:rPr>
        <w:t>, México, TEPJF, 2001, Colección Sentencias Relevantes, núm. 2, t. II, p. 1.</w:t>
      </w:r>
    </w:p>
  </w:footnote>
  <w:footnote w:id="500">
    <w:p w14:paraId="4A3CFF2E"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4 y 7.</w:t>
      </w:r>
    </w:p>
  </w:footnote>
  <w:footnote w:id="501">
    <w:p w14:paraId="21166D2B"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razonado del magistrado Reyes Rodríguez Mondragón en el SUP-REC-1388/2018, pp. 68 y 69.</w:t>
      </w:r>
    </w:p>
  </w:footnote>
  <w:footnote w:id="503">
    <w:p w14:paraId="27B3D2EF"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69.</w:t>
      </w:r>
    </w:p>
  </w:footnote>
  <w:footnote w:id="504">
    <w:p w14:paraId="38AFD74B"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70.</w:t>
      </w:r>
    </w:p>
  </w:footnote>
  <w:footnote w:id="505">
    <w:p w14:paraId="4CE32220"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75.</w:t>
      </w:r>
    </w:p>
  </w:footnote>
  <w:footnote w:id="506">
    <w:p w14:paraId="40A10336"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76.</w:t>
      </w:r>
    </w:p>
  </w:footnote>
  <w:footnote w:id="507">
    <w:p w14:paraId="7C05036F" w14:textId="77777777" w:rsidR="00224E50" w:rsidRDefault="00224E50" w:rsidP="00224E50">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SUP-JIN-194/2025, cit., párrafos 39 y 109, pp. 8 y 24, y proyecto de Rodríguez Mondragón, cit., párrafo 83, pp. 89-91.</w:t>
      </w:r>
    </w:p>
  </w:footnote>
  <w:footnote w:id="508">
    <w:p w14:paraId="33DB062C"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Zeferín Hernández, Iván Aarón, </w:t>
      </w:r>
      <w:r>
        <w:rPr>
          <w:rFonts w:ascii="Times New Roman" w:eastAsia="Times New Roman" w:hAnsi="Times New Roman" w:cs="Times New Roman"/>
          <w:i/>
          <w:sz w:val="20"/>
          <w:szCs w:val="20"/>
        </w:rPr>
        <w:t>La prueba libre y lógica. Sistema penal acusatorio mexicano</w:t>
      </w:r>
      <w:r>
        <w:rPr>
          <w:rFonts w:ascii="Times New Roman" w:eastAsia="Times New Roman" w:hAnsi="Times New Roman" w:cs="Times New Roman"/>
          <w:sz w:val="20"/>
          <w:szCs w:val="20"/>
        </w:rPr>
        <w:t>, México, Instituto de la Judicatura Federal, 2016, p. 115.</w:t>
      </w:r>
    </w:p>
  </w:footnote>
  <w:footnote w:id="509">
    <w:p w14:paraId="7488A36B"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118.</w:t>
      </w:r>
    </w:p>
  </w:footnote>
  <w:footnote w:id="510">
    <w:p w14:paraId="38F22D1E"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119.</w:t>
      </w:r>
    </w:p>
  </w:footnote>
  <w:footnote w:id="511">
    <w:p w14:paraId="3DB9AB72"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124.</w:t>
      </w:r>
    </w:p>
  </w:footnote>
  <w:footnote w:id="512">
    <w:p w14:paraId="16F2FC33"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La valoración racional de la prueba</w:t>
      </w:r>
      <w:r>
        <w:rPr>
          <w:rFonts w:ascii="Times New Roman" w:eastAsia="Times New Roman" w:hAnsi="Times New Roman" w:cs="Times New Roman"/>
          <w:sz w:val="20"/>
          <w:szCs w:val="20"/>
        </w:rPr>
        <w:t>, Madrid, Marcial Pons, 2007, p. 45.</w:t>
      </w:r>
    </w:p>
  </w:footnote>
  <w:footnote w:id="513">
    <w:p w14:paraId="02C1E475"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66.</w:t>
      </w:r>
    </w:p>
  </w:footnote>
  <w:footnote w:id="514">
    <w:p w14:paraId="63660B42"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62.</w:t>
      </w:r>
    </w:p>
  </w:footnote>
  <w:footnote w:id="515">
    <w:p w14:paraId="5CCACA01"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Zeferín Hernández, </w:t>
      </w:r>
      <w:r>
        <w:rPr>
          <w:rFonts w:ascii="Times New Roman" w:eastAsia="Times New Roman" w:hAnsi="Times New Roman" w:cs="Times New Roman"/>
          <w:i/>
          <w:sz w:val="20"/>
          <w:szCs w:val="20"/>
        </w:rPr>
        <w:t>La prueba libre y lógica</w:t>
      </w:r>
      <w:r>
        <w:rPr>
          <w:rFonts w:ascii="Times New Roman" w:eastAsia="Times New Roman" w:hAnsi="Times New Roman" w:cs="Times New Roman"/>
          <w:sz w:val="20"/>
          <w:szCs w:val="20"/>
        </w:rPr>
        <w:t>, cit., pp. 122 y 123.</w:t>
      </w:r>
    </w:p>
  </w:footnote>
  <w:footnote w:id="516">
    <w:p w14:paraId="6AB46FD6"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123 y 124.</w:t>
      </w:r>
    </w:p>
  </w:footnote>
  <w:footnote w:id="517">
    <w:p w14:paraId="27335F07"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Montoya Zamora, Raúl, Las reglas de la lógica en la valoración de las pruebas en materia electoral federal, </w:t>
      </w:r>
      <w:r>
        <w:rPr>
          <w:rFonts w:ascii="Times New Roman" w:eastAsia="Times New Roman" w:hAnsi="Times New Roman" w:cs="Times New Roman"/>
          <w:i/>
          <w:sz w:val="20"/>
          <w:szCs w:val="20"/>
        </w:rPr>
        <w:t xml:space="preserve">Justicia Electoral. Revista del Tribunal Electoral del Poder Judicial de la Federación</w:t>
      </w:r>
      <w:r>
        <w:rPr>
          <w:rFonts w:ascii="Times New Roman" w:eastAsia="Times New Roman" w:hAnsi="Times New Roman" w:cs="Times New Roman"/>
          <w:sz w:val="20"/>
          <w:szCs w:val="20"/>
        </w:rPr>
        <w:t xml:space="preserve">, México, vol. 1, núm. 8, 2011</w:t>
      </w:r>
      <w:r>
        <w:rPr>
          <w:rFonts w:ascii="Times New Roman" w:eastAsia="Times New Roman" w:hAnsi="Times New Roman" w:cs="Times New Roman"/>
          <w:sz w:val="20"/>
          <w:szCs w:val="20"/>
        </w:rPr>
        <w:t xml:space="preserve">, pp. 23-54, en particular p. 27.</w:t>
      </w:r>
    </w:p>
  </w:footnote>
  <w:footnote w:id="518">
    <w:p w14:paraId="78D153CD"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29.</w:t>
      </w:r>
    </w:p>
  </w:footnote>
  <w:footnote w:id="519">
    <w:p w14:paraId="1188CB86"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29, donde cita a Ovalle Favela.</w:t>
      </w:r>
    </w:p>
  </w:footnote>
  <w:footnote w:id="520">
    <w:p w14:paraId="47F48475"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La valoración racional de la prueba</w:t>
      </w:r>
      <w:r>
        <w:rPr>
          <w:rFonts w:ascii="Times New Roman" w:eastAsia="Times New Roman" w:hAnsi="Times New Roman" w:cs="Times New Roman"/>
          <w:sz w:val="20"/>
          <w:szCs w:val="20"/>
        </w:rPr>
        <w:t>, cit., p. 62, nota 1.</w:t>
      </w:r>
    </w:p>
  </w:footnote>
  <w:footnote w:id="521">
    <w:p w14:paraId="0A8A5FDD"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 2,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522">
    <w:p w14:paraId="798C4F37"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Hart, H. L. A., </w:t>
      </w:r>
      <w:r>
        <w:rPr>
          <w:rFonts w:ascii="Times New Roman" w:eastAsia="Times New Roman" w:hAnsi="Times New Roman" w:cs="Times New Roman"/>
          <w:i/>
          <w:sz w:val="20"/>
          <w:szCs w:val="20"/>
        </w:rPr>
        <w:t>El concepto de derecho</w:t>
      </w:r>
      <w:r>
        <w:rPr>
          <w:rFonts w:ascii="Times New Roman" w:eastAsia="Times New Roman" w:hAnsi="Times New Roman" w:cs="Times New Roman"/>
          <w:sz w:val="20"/>
          <w:szCs w:val="20"/>
        </w:rPr>
        <w:t>, trad. de Genaro R. Carrió, Buenos Aires, Abeledo-Perrot, s.f., p. 153.</w:t>
      </w:r>
    </w:p>
  </w:footnote>
  <w:footnote w:id="523">
    <w:p w14:paraId="16C7D816"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159.</w:t>
      </w:r>
    </w:p>
  </w:footnote>
  <w:footnote w:id="524">
    <w:p w14:paraId="0BB97513"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158.</w:t>
      </w:r>
    </w:p>
  </w:footnote>
  <w:footnote w:id="525">
    <w:p w14:paraId="64CD0C67"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Montoya Zamora, Las reglas de la lógica, cit., pp. 31 y 32.</w:t>
      </w:r>
    </w:p>
  </w:footnote>
  <w:footnote w:id="526">
    <w:p w14:paraId="2961B598"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Hart, </w:t>
      </w:r>
      <w:r>
        <w:rPr>
          <w:rFonts w:ascii="Times New Roman" w:eastAsia="Times New Roman" w:hAnsi="Times New Roman" w:cs="Times New Roman"/>
          <w:i/>
          <w:sz w:val="20"/>
          <w:szCs w:val="20"/>
        </w:rPr>
        <w:t>El concepto de derecho</w:t>
      </w:r>
      <w:r>
        <w:rPr>
          <w:rFonts w:ascii="Times New Roman" w:eastAsia="Times New Roman" w:hAnsi="Times New Roman" w:cs="Times New Roman"/>
          <w:sz w:val="20"/>
          <w:szCs w:val="20"/>
        </w:rPr>
        <w:t>, cit., p. 159.</w:t>
      </w:r>
    </w:p>
  </w:footnote>
  <w:footnote w:id="527">
    <w:p w14:paraId="24804A75"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párrafos 1 a 4.</w:t>
      </w:r>
    </w:p>
  </w:footnote>
  <w:footnote w:id="528">
    <w:p w14:paraId="68B533DB"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pp. 29 y 30.</w:t>
      </w:r>
    </w:p>
  </w:footnote>
  <w:footnote w:id="529">
    <w:p w14:paraId="0A935219"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Regional Especializada del Tribunal Electoral del Poder Judicial de la Federación, SRE-PSC-236/2024, apartado relativo a las reglas de valoración probatoria</w:t>
      </w:r>
      <w:r>
        <w:rPr>
          <w:rFonts w:ascii="Times New Roman" w:eastAsia="Times New Roman" w:hAnsi="Times New Roman" w:cs="Times New Roman"/>
          <w:sz w:val="20"/>
          <w:szCs w:val="20"/>
        </w:rPr>
        <w:t xml:space="preserve">, párrafo 93, p. 33</w:t>
      </w:r>
      <w:r>
        <w:rPr>
          <w:rFonts w:ascii="Times New Roman" w:eastAsia="Times New Roman" w:hAnsi="Times New Roman" w:cs="Times New Roman"/>
          <w:sz w:val="20"/>
          <w:szCs w:val="20"/>
        </w:rPr>
        <w:t xml:space="preserve">.</w:t>
      </w:r>
    </w:p>
  </w:footnote>
  <w:footnote w:id="530">
    <w:p w14:paraId="50C12E05"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Montoya Zamora, Las reglas de la lógica, cit., p. 30.</w:t>
      </w:r>
    </w:p>
  </w:footnote>
  <w:footnote w:id="531">
    <w:p w14:paraId="1E0F64B6"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28.</w:t>
      </w:r>
    </w:p>
  </w:footnote>
  <w:footnote w:id="532">
    <w:p w14:paraId="4F976D5D"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Montoya Zamora, Las reglas de la lógica, cit., p. 36.</w:t>
      </w:r>
    </w:p>
  </w:footnote>
  <w:footnote w:id="534">
    <w:p w14:paraId="08F112DD"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38, donde cita el SUP-JRC-273/2010, p. 320.</w:t>
      </w:r>
    </w:p>
  </w:footnote>
  <w:footnote w:id="535">
    <w:p w14:paraId="236D559E"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43.</w:t>
      </w:r>
    </w:p>
  </w:footnote>
  <w:footnote w:id="536">
    <w:p w14:paraId="347A641E"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Tribunal Electoral del Poder Judicial de la Federación, </w:t>
      </w:r>
      <w:r>
        <w:rPr>
          <w:rFonts w:ascii="Times New Roman" w:eastAsia="Times New Roman" w:hAnsi="Times New Roman" w:cs="Times New Roman"/>
          <w:i/>
          <w:sz w:val="20"/>
          <w:szCs w:val="20"/>
        </w:rPr>
        <w:t>Ejecución de sentencias en los juicios de revisión constitucional electoral. Caso Tabasco</w:t>
      </w:r>
      <w:r>
        <w:rPr>
          <w:rFonts w:ascii="Times New Roman" w:eastAsia="Times New Roman" w:hAnsi="Times New Roman" w:cs="Times New Roman"/>
          <w:sz w:val="20"/>
          <w:szCs w:val="20"/>
        </w:rP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38/2002, NOTAS PERIODÍSTICAS. ELEMENTOS PARA DETERMINAR SU FUERZA INDICIARIA,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6, 2003, p. 44.</w:t>
      </w:r>
    </w:p>
  </w:footnote>
  <w:footnote w:id="538">
    <w:p w14:paraId="2E47ADC9"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4/2014, PRUEBAS TÉCNICAS. SON INSUFICIENTES, POR SÍ SOLAS, PARA ACREDITAR DE MANERA FEHACIENTE LOS HECHOS QUE CONTIENEN, </w:t>
      </w:r>
      <w:r>
        <w:rPr>
          <w:rFonts w:ascii="Times New Roman" w:eastAsia="Times New Roman" w:hAnsi="Times New Roman" w:cs="Times New Roman"/>
          <w:i/>
          <w:sz w:val="20"/>
          <w:szCs w:val="20"/>
        </w:rPr>
        <w:t>Gaceta de Jurisprudencia y Tesis en materia electoral</w:t>
      </w:r>
      <w:r>
        <w:rPr>
          <w:rFonts w:ascii="Times New Roman" w:eastAsia="Times New Roman" w:hAnsi="Times New Roman" w:cs="Times New Roman"/>
          <w:sz w:val="20"/>
          <w:szCs w:val="20"/>
        </w:rPr>
        <w:t>, Tribunal Electoral del Poder Judicial de la Federación, año 7, núm. 14, 2014, pp. 23 y 24.</w:t>
      </w:r>
    </w:p>
  </w:footnote>
  <w:footnote w:id="539">
    <w:p w14:paraId="0EE2B1A5"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11/2002, PRUEBA TESTIMONIAL. EN MATERIA ELECTORAL SÓLO PUEDE APORTAR INDICIOS,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6, 2003, pp. 58 y 59. Sus precedentes son los SUP-JRC-412/2000, SUP-JRC-330/2001 y SUP-JRC-405/2001.</w:t>
      </w:r>
    </w:p>
  </w:footnote>
  <w:footnote w:id="540">
    <w:p w14:paraId="29C5AE35"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La valoración racional de la prueba</w:t>
      </w:r>
      <w:r>
        <w:rPr>
          <w:rFonts w:ascii="Times New Roman" w:eastAsia="Times New Roman" w:hAnsi="Times New Roman" w:cs="Times New Roman"/>
          <w:sz w:val="20"/>
          <w:szCs w:val="20"/>
        </w:rPr>
        <w:t>, cit., p. 62.</w:t>
      </w:r>
    </w:p>
  </w:footnote>
  <w:footnote w:id="541">
    <w:p w14:paraId="1FB8E1A0"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Código Nacional de Procedimientos Penales, artículos 259 y 265,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28 de noviembre de 2025.</w:t>
      </w:r>
    </w:p>
  </w:footnote>
  <w:footnote w:id="542">
    <w:p w14:paraId="12B47DB6"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xml:space="preserve">, artículo 359, reformado mediante decreto publicado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17 de junio de 2016.</w:t>
      </w:r>
    </w:p>
  </w:footnote>
  <w:footnote w:id="543">
    <w:p w14:paraId="314766A4"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 402.</w:t>
      </w:r>
    </w:p>
  </w:footnote>
  <w:footnote w:id="544">
    <w:p w14:paraId="1B396BE9"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29 y 30.</w:t>
      </w:r>
    </w:p>
  </w:footnote>
  <w:footnote w:id="545">
    <w:p w14:paraId="04ED8451"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 545.</w:t>
      </w:r>
    </w:p>
  </w:footnote>
  <w:footnote w:id="547">
    <w:p w14:paraId="593462B7"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artículos 530 y 553.</w:t>
      </w:r>
    </w:p>
  </w:footnote>
  <w:footnote w:id="548">
    <w:p w14:paraId="49BBF8AC"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Montoya Zamora, Las reglas de la lógica, cit., p. 29.</w:t>
      </w:r>
    </w:p>
  </w:footnote>
  <w:footnote w:id="549">
    <w:p w14:paraId="4B3FB16E"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La valoración racional de la prueba</w:t>
      </w:r>
      <w:r>
        <w:rPr>
          <w:rFonts w:ascii="Times New Roman" w:eastAsia="Times New Roman" w:hAnsi="Times New Roman" w:cs="Times New Roman"/>
          <w:sz w:val="20"/>
          <w:szCs w:val="20"/>
        </w:rPr>
        <w:t>, cit., pp. 61 y 62.</w:t>
      </w:r>
    </w:p>
  </w:footnote>
  <w:footnote w:id="550">
    <w:p w14:paraId="6586A5B8"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1a. CCXVIII/2015 (10a.), IN DUBIO PRO REO. EL CONCEPTO DE DUDA ASOCIADO A ESTE PRINCIPIO NO DEBE ENTENDERSE COMO LA FALTA DE CONVICCIÓN O LA INDETERMINACIÓN DEL ÁNIMO O PENSAMIENTO DEL JUZGADOR, </w:t>
      </w:r>
      <w:r>
        <w:rPr>
          <w:rFonts w:ascii="Times New Roman" w:eastAsia="Times New Roman" w:hAnsi="Times New Roman" w:cs="Times New Roman"/>
          <w:i/>
          <w:sz w:val="20"/>
          <w:szCs w:val="20"/>
        </w:rPr>
        <w:t>Gaceta del Semanario Judicial de la Federación</w:t>
      </w:r>
      <w:r>
        <w:rPr>
          <w:rFonts w:ascii="Times New Roman" w:eastAsia="Times New Roman" w:hAnsi="Times New Roman" w:cs="Times New Roman"/>
          <w:sz w:val="20"/>
          <w:szCs w:val="20"/>
        </w:rPr>
        <w:t xml:space="preserve">, Décima Época, libro 19, junio de 2015, t. I, p. 589, registro digital 2009462. Ferrer Beltrán la cita en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31, nota 4.</w:t>
      </w:r>
    </w:p>
  </w:footnote>
  <w:footnote w:id="551">
    <w:p w14:paraId="79907F19"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Ryle, Gilbert, </w:t>
      </w:r>
      <w:r>
        <w:rPr>
          <w:rFonts w:ascii="Times New Roman" w:eastAsia="Times New Roman" w:hAnsi="Times New Roman" w:cs="Times New Roman"/>
          <w:i/>
          <w:sz w:val="20"/>
          <w:szCs w:val="20"/>
        </w:rPr>
        <w:t xml:space="preserve">The Concept of </w:t>
      </w:r>
      <w:proofErr w:type="spellStart"/>
      <w:r>
        <w:rPr>
          <w:rFonts w:ascii="Times New Roman" w:eastAsia="Times New Roman" w:hAnsi="Times New Roman" w:cs="Times New Roman"/>
          <w:i/>
          <w:sz w:val="20"/>
          <w:szCs w:val="20"/>
        </w:rPr>
        <w:t>Mind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Harmondsworth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Penguin</w:t>
      </w:r>
      <w:proofErr w:type="spellEnd"/>
      <w:r>
        <w:rPr>
          <w:rFonts w:ascii="Times New Roman" w:eastAsia="Times New Roman" w:hAnsi="Times New Roman" w:cs="Times New Roman"/>
          <w:sz w:val="20"/>
          <w:szCs w:val="20"/>
        </w:rPr>
        <w:t xml:space="preserve"> Books, 1963, reimpresión de 1968, p. 17. La primera edición fue publicada por Hutchinson en 1949.</w:t>
      </w:r>
    </w:p>
  </w:footnote>
  <w:footnote w:id="553">
    <w:p w14:paraId="4C95C983"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17 y 18.</w:t>
      </w:r>
    </w:p>
  </w:footnote>
  <w:footnote w:id="554">
    <w:p w14:paraId="29608274"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19.</w:t>
      </w:r>
    </w:p>
  </w:footnote>
  <w:footnote w:id="555">
    <w:p w14:paraId="76796A23" w14:textId="77777777" w:rsidR="00FB3B55" w:rsidRDefault="00FB3B55" w:rsidP="00FB3B55">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Montoya Zamora, Las reglas de la lógica, cit., p</w:t>
      </w:r>
      <w:r>
        <w:rPr>
          <w:rFonts w:ascii="Times New Roman" w:eastAsia="Times New Roman" w:hAnsi="Times New Roman" w:cs="Times New Roman"/>
          <w:sz w:val="20"/>
          <w:szCs w:val="20"/>
        </w:rPr>
        <w:t xml:space="preserve">p</w:t>
      </w:r>
      <w:r>
        <w:rPr>
          <w:rFonts w:ascii="Times New Roman" w:eastAsia="Times New Roman" w:hAnsi="Times New Roman" w:cs="Times New Roman"/>
          <w:sz w:val="20"/>
          <w:szCs w:val="20"/>
        </w:rPr>
        <w:t xml:space="preserve">. 27</w:t>
      </w:r>
      <w:r>
        <w:rPr>
          <w:rFonts w:ascii="Times New Roman" w:eastAsia="Times New Roman" w:hAnsi="Times New Roman" w:cs="Times New Roman"/>
          <w:sz w:val="20"/>
          <w:szCs w:val="20"/>
        </w:rPr>
        <w:t xml:space="preserve"> y 28</w:t>
      </w:r>
      <w:r>
        <w:rPr>
          <w:rFonts w:ascii="Times New Roman" w:eastAsia="Times New Roman" w:hAnsi="Times New Roman" w:cs="Times New Roman"/>
          <w:sz w:val="20"/>
          <w:szCs w:val="20"/>
        </w:rPr>
        <w:t xml:space="preserve">, con apoyo en Gascón Abellán.</w:t>
      </w:r>
    </w:p>
  </w:footnote>
  <w:footnote w:id="556">
    <w:p w14:paraId="2DF3C6AD"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 109.</w:t>
      </w:r>
    </w:p>
  </w:footnote>
  <w:footnote w:id="557">
    <w:p w14:paraId="7C19ABC4"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112, nota 10.</w:t>
      </w:r>
    </w:p>
  </w:footnote>
  <w:footnote w:id="558">
    <w:p w14:paraId="7FDF84FF"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 3,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559">
    <w:p w14:paraId="3CFE2226"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109.</w:t>
      </w:r>
    </w:p>
  </w:footnote>
  <w:footnote w:id="560">
    <w:p w14:paraId="7C70DADA"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109 y 110.</w:t>
      </w:r>
    </w:p>
  </w:footnote>
  <w:footnote w:id="561">
    <w:p w14:paraId="1088CF3D"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111.</w:t>
      </w:r>
    </w:p>
  </w:footnote>
  <w:footnote w:id="562">
    <w:p w14:paraId="6B831C51"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111 y 112.</w:t>
      </w:r>
    </w:p>
  </w:footnote>
  <w:footnote w:id="563">
    <w:p w14:paraId="1FE2425E"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Larry, Por qué un estándar de prueba subjetivo y ambiguo no es un estándar, </w:t>
      </w:r>
      <w:r>
        <w:rPr>
          <w:rFonts w:ascii="Times New Roman" w:eastAsia="Times New Roman" w:hAnsi="Times New Roman" w:cs="Times New Roman"/>
          <w:i/>
          <w:sz w:val="20"/>
          <w:szCs w:val="20"/>
        </w:rPr>
        <w:t>Doxa. Cuadernos de Filosofía del Derecho</w:t>
      </w:r>
      <w:r>
        <w:rPr>
          <w:rFonts w:ascii="Times New Roman" w:eastAsia="Times New Roman" w:hAnsi="Times New Roman" w:cs="Times New Roman"/>
          <w:sz w:val="20"/>
          <w:szCs w:val="20"/>
        </w:rPr>
        <w:t>, núm. 28, 2005, p. 95.</w:t>
      </w:r>
    </w:p>
  </w:footnote>
  <w:footnote w:id="564">
    <w:p w14:paraId="4618DC33"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106.</w:t>
      </w:r>
    </w:p>
  </w:footnote>
  <w:footnote w:id="565">
    <w:p w14:paraId="42C47861"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1a. CCXVIII/2015 (10a.), IN DUBIO PRO REO. EL CONCEPTO DE DUDA ASOCIADO A ESTE PRINCIPIO NO DEBE ENTENDERSE COMO LA FALTA DE CONVICCIÓN O LA INDETERMINACIÓN DEL ÁNIMO O PENSAMIENTO DEL JUZGADOR, </w:t>
      </w:r>
      <w:r>
        <w:rPr>
          <w:rFonts w:ascii="Times New Roman" w:eastAsia="Times New Roman" w:hAnsi="Times New Roman" w:cs="Times New Roman"/>
          <w:i/>
          <w:sz w:val="20"/>
          <w:szCs w:val="20"/>
        </w:rPr>
        <w:t>Gaceta del Semanario Judicial de la Federación</w:t>
      </w:r>
      <w:r>
        <w:rPr>
          <w:rFonts w:ascii="Times New Roman" w:eastAsia="Times New Roman" w:hAnsi="Times New Roman" w:cs="Times New Roman"/>
          <w:sz w:val="20"/>
          <w:szCs w:val="20"/>
        </w:rPr>
        <w:t>, Décima Época, libro 19, junio de 2015, t. I, p. 589, registro digital 2009462.</w:t>
      </w:r>
    </w:p>
  </w:footnote>
  <w:footnote w:id="566">
    <w:p w14:paraId="064AF1A4"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112.</w:t>
      </w:r>
    </w:p>
  </w:footnote>
  <w:footnote w:id="567">
    <w:p w14:paraId="0424D03D"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112 y 113.</w:t>
      </w:r>
    </w:p>
  </w:footnote>
  <w:footnote w:id="568">
    <w:p w14:paraId="1355555B"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114.</w:t>
      </w:r>
    </w:p>
  </w:footnote>
  <w:footnote w:id="569">
    <w:p w14:paraId="4BB84971"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8, párrafo 1.</w:t>
      </w:r>
    </w:p>
  </w:footnote>
  <w:footnote w:id="570">
    <w:p w14:paraId="77E65588"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artículos 9, párrafo 1, inciso f), y 16, párrafo 4.</w:t>
      </w:r>
    </w:p>
  </w:footnote>
  <w:footnote w:id="571">
    <w:p w14:paraId="5A6C284F"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 14, párrafo 3.</w:t>
      </w:r>
    </w:p>
  </w:footnote>
  <w:footnote w:id="572">
    <w:p w14:paraId="025339BE"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 14, párrafo 4, inciso a).</w:t>
      </w:r>
    </w:p>
  </w:footnote>
  <w:footnote w:id="573">
    <w:p w14:paraId="4DDAD5BC"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24.</w:t>
      </w:r>
    </w:p>
  </w:footnote>
  <w:footnote w:id="574">
    <w:p w14:paraId="5F46717A"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Por qué un estándar de prueba subjetivo y ambiguo no es un estándar, cit., p. 112.</w:t>
      </w:r>
    </w:p>
  </w:footnote>
  <w:footnote w:id="575">
    <w:p w14:paraId="2C7C408B"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26.</w:t>
      </w:r>
    </w:p>
  </w:footnote>
  <w:footnote w:id="576">
    <w:p w14:paraId="35C4EB90"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27.</w:t>
      </w:r>
    </w:p>
  </w:footnote>
  <w:footnote w:id="577">
    <w:p w14:paraId="5E8DCFB3"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28.</w:t>
      </w:r>
    </w:p>
  </w:footnote>
  <w:footnote w:id="578">
    <w:p w14:paraId="0165DE72"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Larry, </w:t>
      </w:r>
      <w:r>
        <w:rPr>
          <w:rFonts w:ascii="Times New Roman" w:eastAsia="Times New Roman" w:hAnsi="Times New Roman" w:cs="Times New Roman"/>
          <w:i/>
          <w:sz w:val="20"/>
          <w:szCs w:val="20"/>
        </w:rPr>
        <w:t xml:space="preserve">Truth, Error, and Criminal Law. </w:t>
      </w:r>
      <w:proofErr w:type="spellStart"/>
      <w:r>
        <w:rPr>
          <w:rFonts w:ascii="Times New Roman" w:eastAsia="Times New Roman" w:hAnsi="Times New Roman" w:cs="Times New Roman"/>
          <w:i/>
          <w:sz w:val="20"/>
          <w:szCs w:val="20"/>
        </w:rPr>
        <w:t>An</w:t>
      </w:r>
      <w:proofErr w:type="spellEnd"/>
      <w:r>
        <w:rPr>
          <w:rFonts w:ascii="Times New Roman" w:eastAsia="Times New Roman" w:hAnsi="Times New Roman" w:cs="Times New Roman"/>
          <w:i/>
          <w:sz w:val="20"/>
          <w:szCs w:val="20"/>
        </w:rPr>
        <w:t xml:space="preserve"> Essay in Legal </w:t>
      </w:r>
      <w:proofErr w:type="spellStart"/>
      <w:r>
        <w:rPr>
          <w:rFonts w:ascii="Times New Roman" w:eastAsia="Times New Roman" w:hAnsi="Times New Roman" w:cs="Times New Roman"/>
          <w:i/>
          <w:sz w:val="20"/>
          <w:szCs w:val="20"/>
        </w:rPr>
        <w:t>Epistemology</w:t>
      </w:r>
      <w:proofErr w:type="spellEnd"/>
      <w:r>
        <w:rPr>
          <w:rFonts w:ascii="Times New Roman" w:eastAsia="Times New Roman" w:hAnsi="Times New Roman" w:cs="Times New Roman"/>
          <w:sz w:val="20"/>
          <w:szCs w:val="20"/>
        </w:rPr>
        <w:t xml:space="preserve">, Cambridge, Cambridge </w:t>
      </w:r>
      <w:proofErr w:type="spellStart"/>
      <w:r>
        <w:rPr>
          <w:rFonts w:ascii="Times New Roman" w:eastAsia="Times New Roman" w:hAnsi="Times New Roman" w:cs="Times New Roman"/>
          <w:sz w:val="20"/>
          <w:szCs w:val="20"/>
        </w:rPr>
        <w:t>University</w:t>
      </w:r>
      <w:proofErr w:type="spellEnd"/>
      <w:r>
        <w:rPr>
          <w:rFonts w:ascii="Times New Roman" w:eastAsia="Times New Roman" w:hAnsi="Times New Roman" w:cs="Times New Roman"/>
          <w:sz w:val="20"/>
          <w:szCs w:val="20"/>
        </w:rPr>
        <w:t xml:space="preserve"> Press, 2006, p. 68.</w:t>
      </w:r>
    </w:p>
  </w:footnote>
  <w:footnote w:id="579">
    <w:p w14:paraId="3C137BC7"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29.</w:t>
      </w:r>
    </w:p>
  </w:footnote>
  <w:footnote w:id="580">
    <w:p w14:paraId="52805C42"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Por qué un estándar de prueba subjetivo y ambiguo no es un estándar, cit., p. 97.</w:t>
      </w:r>
    </w:p>
  </w:footnote>
  <w:footnote w:id="581">
    <w:p w14:paraId="2160228D"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115 y nota 15, donde cita a Laudan como ejemplo.</w:t>
      </w:r>
    </w:p>
  </w:footnote>
  <w:footnote w:id="582">
    <w:p w14:paraId="001A3525"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112 y nota 10.</w:t>
      </w:r>
    </w:p>
  </w:footnote>
  <w:footnote w:id="583">
    <w:p w14:paraId="08758F95"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114.</w:t>
      </w:r>
    </w:p>
  </w:footnote>
  <w:footnote w:id="584">
    <w:p w14:paraId="2111F104"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29-35.</w:t>
      </w:r>
    </w:p>
  </w:footnote>
  <w:footnote w:id="585">
    <w:p w14:paraId="4857FCE9"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115.</w:t>
      </w:r>
    </w:p>
  </w:footnote>
  <w:footnote w:id="586">
    <w:p w14:paraId="728E58C3"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w:t>
      </w:r>
      <w:r>
        <w:rPr>
          <w:rFonts w:ascii="Times New Roman" w:eastAsia="Times New Roman" w:hAnsi="Times New Roman" w:cs="Times New Roman"/>
          <w:i/>
          <w:sz w:val="20"/>
          <w:szCs w:val="20"/>
        </w:rPr>
        <w:t>Truth, Error, and Criminal Law</w:t>
      </w:r>
      <w:r>
        <w:rPr>
          <w:rFonts w:ascii="Times New Roman" w:eastAsia="Times New Roman" w:hAnsi="Times New Roman" w:cs="Times New Roman"/>
          <w:sz w:val="20"/>
          <w:szCs w:val="20"/>
        </w:rPr>
        <w:t>, cit., p. 10.</w:t>
      </w:r>
    </w:p>
  </w:footnote>
  <w:footnote w:id="587">
    <w:p w14:paraId="59F01864"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w:t>
      </w:r>
      <w:r>
        <w:rPr>
          <w:rFonts w:ascii="Times New Roman" w:eastAsia="Times New Roman" w:hAnsi="Times New Roman" w:cs="Times New Roman"/>
          <w:i/>
          <w:sz w:val="20"/>
          <w:szCs w:val="20"/>
        </w:rPr>
        <w:t>Truth, Error, and Criminal Law</w:t>
      </w:r>
      <w:r>
        <w:rPr>
          <w:rFonts w:ascii="Times New Roman" w:eastAsia="Times New Roman" w:hAnsi="Times New Roman" w:cs="Times New Roman"/>
          <w:sz w:val="20"/>
          <w:szCs w:val="20"/>
        </w:rPr>
        <w:t>, cit., pp. 68 y 74.</w:t>
      </w:r>
    </w:p>
  </w:footnote>
  <w:footnote w:id="588">
    <w:p w14:paraId="6AE48F5D"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142 y 143, nota 95.</w:t>
      </w:r>
    </w:p>
  </w:footnote>
  <w:footnote w:id="589">
    <w:p w14:paraId="5D5CD739"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24.</w:t>
      </w:r>
    </w:p>
  </w:footnote>
  <w:footnote w:id="590">
    <w:p w14:paraId="4DB98A09"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Por qué un estándar de prueba subjetivo y ambiguo no es un estándar, cit., p. 97.</w:t>
      </w:r>
    </w:p>
  </w:footnote>
  <w:footnote w:id="591">
    <w:p w14:paraId="61F15D6D"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24, nota 17.</w:t>
      </w:r>
    </w:p>
  </w:footnote>
  <w:footnote w:id="592">
    <w:p w14:paraId="0399F67E"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117.</w:t>
      </w:r>
    </w:p>
  </w:footnote>
  <w:footnote w:id="593">
    <w:p w14:paraId="4491F5B9"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121 y 122.</w:t>
      </w:r>
    </w:p>
  </w:footnote>
  <w:footnote w:id="594">
    <w:p w14:paraId="2E8C8BA8"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138.</w:t>
      </w:r>
    </w:p>
  </w:footnote>
  <w:footnote w:id="595">
    <w:p w14:paraId="60D67084"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122 y 123.</w:t>
      </w:r>
    </w:p>
  </w:footnote>
  <w:footnote w:id="596">
    <w:p w14:paraId="1DA7528B"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21, párrafo 1.</w:t>
      </w:r>
    </w:p>
  </w:footnote>
  <w:footnote w:id="598">
    <w:p w14:paraId="71CBC72A"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12, párrafo 1.</w:t>
      </w:r>
    </w:p>
  </w:footnote>
  <w:footnote w:id="599">
    <w:p w14:paraId="31A48E98"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 15, párrafo 2.</w:t>
      </w:r>
    </w:p>
  </w:footnote>
  <w:footnote w:id="600">
    <w:p w14:paraId="10FF2C45" w14:textId="77777777" w:rsidR="00964EC4" w:rsidRDefault="00964EC4" w:rsidP="00964EC4">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149.</w:t>
      </w:r>
    </w:p>
  </w:footnote>
  <w:footnote w:id="601">
    <w:p w14:paraId="21D0FBEC"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 24.</w:t>
      </w:r>
    </w:p>
  </w:footnote>
  <w:footnote w:id="602">
    <w:p w14:paraId="695D4FB8"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24, nota 17.</w:t>
      </w:r>
    </w:p>
  </w:footnote>
  <w:footnote w:id="603">
    <w:p w14:paraId="3BC82E85"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139.</w:t>
      </w:r>
    </w:p>
  </w:footnote>
  <w:footnote w:id="604">
    <w:p w14:paraId="09AD74A5"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La prueba es libertad, pero no tanto. Una teoría de la prueba </w:t>
      </w:r>
      <w:proofErr w:type="spellStart"/>
      <w:r>
        <w:rPr>
          <w:rFonts w:ascii="Times New Roman" w:eastAsia="Times New Roman" w:hAnsi="Times New Roman" w:cs="Times New Roman"/>
          <w:sz w:val="20"/>
          <w:szCs w:val="20"/>
        </w:rPr>
        <w:t>cuasibenthamiana</w:t>
      </w:r>
      <w:proofErr w:type="spellEnd"/>
      <w:r>
        <w:rPr>
          <w:rFonts w:ascii="Times New Roman" w:eastAsia="Times New Roman" w:hAnsi="Times New Roman" w:cs="Times New Roman"/>
          <w:sz w:val="20"/>
          <w:szCs w:val="20"/>
        </w:rPr>
        <w:t xml:space="preserve">, en Vázquez, Carmen (ed.), </w:t>
      </w:r>
      <w:r>
        <w:rPr>
          <w:rFonts w:ascii="Times New Roman" w:eastAsia="Times New Roman" w:hAnsi="Times New Roman" w:cs="Times New Roman"/>
          <w:i/>
          <w:sz w:val="20"/>
          <w:szCs w:val="20"/>
        </w:rPr>
        <w:t>Estándares de prueba y prueba científica. Ensayos de epistemología jurídica</w:t>
      </w:r>
      <w:r>
        <w:rPr>
          <w:rFonts w:ascii="Times New Roman" w:eastAsia="Times New Roman" w:hAnsi="Times New Roman" w:cs="Times New Roman"/>
          <w:sz w:val="20"/>
          <w:szCs w:val="20"/>
        </w:rPr>
        <w:t>, Madrid, Marcial Pons, 2013, p. 34.</w:t>
      </w:r>
    </w:p>
  </w:footnote>
  <w:footnote w:id="605">
    <w:p w14:paraId="5E6086A0"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Larry, Por qué un estándar de prueba subjetivo y ambiguo no es un estándar, </w:t>
      </w:r>
      <w:r>
        <w:rPr>
          <w:rFonts w:ascii="Times New Roman" w:eastAsia="Times New Roman" w:hAnsi="Times New Roman" w:cs="Times New Roman"/>
          <w:i/>
          <w:sz w:val="20"/>
          <w:szCs w:val="20"/>
        </w:rPr>
        <w:t>Doxa. Cuadernos de Filosofía del Derecho</w:t>
      </w:r>
      <w:r>
        <w:rPr>
          <w:rFonts w:ascii="Times New Roman" w:eastAsia="Times New Roman" w:hAnsi="Times New Roman" w:cs="Times New Roman"/>
          <w:sz w:val="20"/>
          <w:szCs w:val="20"/>
        </w:rPr>
        <w:t>, núm. 28, 2005, p. 97.</w:t>
      </w:r>
    </w:p>
  </w:footnote>
  <w:footnote w:id="606">
    <w:p w14:paraId="38199A2B"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140.</w:t>
      </w:r>
    </w:p>
  </w:footnote>
  <w:footnote w:id="607">
    <w:p w14:paraId="493C28A1"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141 y 142.</w:t>
      </w:r>
    </w:p>
  </w:footnote>
  <w:footnote w:id="608">
    <w:p w14:paraId="23EF8D7E"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142.</w:t>
      </w:r>
    </w:p>
  </w:footnote>
  <w:footnote w:id="609">
    <w:p w14:paraId="3813EEEB"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142 y 143.</w:t>
      </w:r>
    </w:p>
  </w:footnote>
  <w:footnote w:id="610">
    <w:p w14:paraId="6FC18688"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139.</w:t>
      </w:r>
    </w:p>
  </w:footnote>
  <w:footnote w:id="611">
    <w:p w14:paraId="6E531573"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154 y 155.</w:t>
      </w:r>
    </w:p>
  </w:footnote>
  <w:footnote w:id="613">
    <w:p w14:paraId="126D1DC7"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156.</w:t>
      </w:r>
    </w:p>
  </w:footnote>
  <w:footnote w:id="614">
    <w:p w14:paraId="7F1C2338"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156, nota 132.</w:t>
      </w:r>
    </w:p>
  </w:footnote>
  <w:footnote w:id="615">
    <w:p w14:paraId="758029EE"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156.</w:t>
      </w:r>
    </w:p>
  </w:footnote>
  <w:footnote w:id="616">
    <w:p w14:paraId="50D582C6"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xml:space="preserve">, cit., p. 157, donde cita la sentencia del Tribunal Europeo de Derechos Humanos en el caso </w:t>
      </w:r>
      <w:proofErr w:type="spellStart"/>
      <w:r>
        <w:rPr>
          <w:rFonts w:ascii="Times New Roman" w:eastAsia="Times New Roman" w:hAnsi="Times New Roman" w:cs="Times New Roman"/>
          <w:sz w:val="20"/>
          <w:szCs w:val="20"/>
        </w:rPr>
        <w:t>Tendam</w:t>
      </w:r>
      <w:proofErr w:type="spellEnd"/>
      <w:r>
        <w:rPr>
          <w:rFonts w:ascii="Times New Roman" w:eastAsia="Times New Roman" w:hAnsi="Times New Roman" w:cs="Times New Roman"/>
          <w:sz w:val="20"/>
          <w:szCs w:val="20"/>
        </w:rPr>
        <w:t xml:space="preserve"> contra España, de 13 de julio de 2010.</w:t>
      </w:r>
    </w:p>
  </w:footnote>
  <w:footnote w:id="617">
    <w:p w14:paraId="2A06D4C0"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158.</w:t>
      </w:r>
    </w:p>
  </w:footnote>
  <w:footnote w:id="618">
    <w:p w14:paraId="631C9606"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158 y 159.</w:t>
      </w:r>
    </w:p>
  </w:footnote>
  <w:footnote w:id="619">
    <w:p w14:paraId="5AB460EF"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159.</w:t>
      </w:r>
    </w:p>
  </w:footnote>
  <w:footnote w:id="620">
    <w:p w14:paraId="54F79B39"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159, nota 139.</w:t>
      </w:r>
    </w:p>
  </w:footnote>
  <w:footnote w:id="621">
    <w:p w14:paraId="3A0AB0D9"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154.</w:t>
      </w:r>
    </w:p>
  </w:footnote>
  <w:footnote w:id="622">
    <w:p w14:paraId="472F5830"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160 y 161.</w:t>
      </w:r>
    </w:p>
  </w:footnote>
  <w:footnote w:id="623">
    <w:p w14:paraId="7E56FDBA"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163 y 164.</w:t>
      </w:r>
    </w:p>
  </w:footnote>
  <w:footnote w:id="624">
    <w:p w14:paraId="6A50D608"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166 y 167.</w:t>
      </w:r>
    </w:p>
  </w:footnote>
  <w:footnote w:id="625">
    <w:p w14:paraId="3A2FEEB6"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168 y 169.</w:t>
      </w:r>
    </w:p>
  </w:footnote>
  <w:footnote w:id="626">
    <w:p w14:paraId="5BE594FB"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169 y 170.</w:t>
      </w:r>
    </w:p>
  </w:footnote>
  <w:footnote w:id="627">
    <w:p w14:paraId="11914B5C"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166.</w:t>
      </w:r>
    </w:p>
  </w:footnote>
  <w:footnote w:id="628">
    <w:p w14:paraId="0E04CAA9"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Código Nacional de Procedimientos Penales, artículos 141 y 316, fracción III,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28 de noviembre de 2025.</w:t>
      </w:r>
    </w:p>
  </w:footnote>
  <w:footnote w:id="629">
    <w:p w14:paraId="68DF7EBF"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artículos 359 y 402.</w:t>
      </w:r>
    </w:p>
  </w:footnote>
  <w:footnote w:id="630">
    <w:p w14:paraId="610E5EEB"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 3,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631">
    <w:p w14:paraId="7F5C4F09"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Allen, Ronald J., Los estándares de prueba y los límites del análisis jurídico, en Vázquez (ed.), </w:t>
      </w:r>
      <w:r>
        <w:rPr>
          <w:rFonts w:ascii="Times New Roman" w:eastAsia="Times New Roman" w:hAnsi="Times New Roman" w:cs="Times New Roman"/>
          <w:i/>
          <w:sz w:val="20"/>
          <w:szCs w:val="20"/>
        </w:rPr>
        <w:t>Estándares de prueba y prueba científica</w:t>
      </w:r>
      <w:r>
        <w:rPr>
          <w:rFonts w:ascii="Times New Roman" w:eastAsia="Times New Roman" w:hAnsi="Times New Roman" w:cs="Times New Roman"/>
          <w:sz w:val="20"/>
          <w:szCs w:val="20"/>
        </w:rPr>
        <w:t>, cit., p. 49.</w:t>
      </w:r>
    </w:p>
  </w:footnote>
  <w:footnote w:id="632">
    <w:p w14:paraId="1350FB2B"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Pardo, Michael S., Estándares de prueba y teoría de la prueba, en Vázquez (ed.), </w:t>
      </w:r>
      <w:r>
        <w:rPr>
          <w:rFonts w:ascii="Times New Roman" w:eastAsia="Times New Roman" w:hAnsi="Times New Roman" w:cs="Times New Roman"/>
          <w:i/>
          <w:sz w:val="20"/>
          <w:szCs w:val="20"/>
        </w:rPr>
        <w:t>Estándares de prueba y prueba científica</w:t>
      </w:r>
      <w:r>
        <w:rPr>
          <w:rFonts w:ascii="Times New Roman" w:eastAsia="Times New Roman" w:hAnsi="Times New Roman" w:cs="Times New Roman"/>
          <w:sz w:val="20"/>
          <w:szCs w:val="20"/>
        </w:rPr>
        <w:t>, cit., p. 103.</w:t>
      </w:r>
    </w:p>
  </w:footnote>
  <w:footnote w:id="633">
    <w:p w14:paraId="24C04D81"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163.</w:t>
      </w:r>
    </w:p>
  </w:footnote>
  <w:footnote w:id="634">
    <w:p w14:paraId="006A2024"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64.</w:t>
      </w:r>
    </w:p>
  </w:footnote>
  <w:footnote w:id="636">
    <w:p w14:paraId="2A01D63F"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99, p. 93 del voto.</w:t>
      </w:r>
    </w:p>
  </w:footnote>
  <w:footnote w:id="637">
    <w:p w14:paraId="23850923"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149.</w:t>
      </w:r>
    </w:p>
  </w:footnote>
  <w:footnote w:id="638">
    <w:p w14:paraId="584946B6"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Larry, </w:t>
      </w:r>
      <w:r>
        <w:rPr>
          <w:rFonts w:ascii="Times New Roman" w:eastAsia="Times New Roman" w:hAnsi="Times New Roman" w:cs="Times New Roman"/>
          <w:i/>
          <w:sz w:val="20"/>
          <w:szCs w:val="20"/>
        </w:rPr>
        <w:t xml:space="preserve">Truth, Error, and Criminal Law. </w:t>
      </w:r>
      <w:proofErr w:type="spellStart"/>
      <w:r>
        <w:rPr>
          <w:rFonts w:ascii="Times New Roman" w:eastAsia="Times New Roman" w:hAnsi="Times New Roman" w:cs="Times New Roman"/>
          <w:i/>
          <w:sz w:val="20"/>
          <w:szCs w:val="20"/>
        </w:rPr>
        <w:t>An</w:t>
      </w:r>
      <w:proofErr w:type="spellEnd"/>
      <w:r>
        <w:rPr>
          <w:rFonts w:ascii="Times New Roman" w:eastAsia="Times New Roman" w:hAnsi="Times New Roman" w:cs="Times New Roman"/>
          <w:i/>
          <w:sz w:val="20"/>
          <w:szCs w:val="20"/>
        </w:rPr>
        <w:t xml:space="preserve"> Essay in Legal </w:t>
      </w:r>
      <w:proofErr w:type="spellStart"/>
      <w:r>
        <w:rPr>
          <w:rFonts w:ascii="Times New Roman" w:eastAsia="Times New Roman" w:hAnsi="Times New Roman" w:cs="Times New Roman"/>
          <w:i/>
          <w:sz w:val="20"/>
          <w:szCs w:val="20"/>
        </w:rPr>
        <w:t>Epistemology</w:t>
      </w:r>
      <w:proofErr w:type="spellEnd"/>
      <w:r>
        <w:rPr>
          <w:rFonts w:ascii="Times New Roman" w:eastAsia="Times New Roman" w:hAnsi="Times New Roman" w:cs="Times New Roman"/>
          <w:sz w:val="20"/>
          <w:szCs w:val="20"/>
        </w:rPr>
        <w:t xml:space="preserve">, Cambridge, Cambridge </w:t>
      </w:r>
      <w:proofErr w:type="spellStart"/>
      <w:r>
        <w:rPr>
          <w:rFonts w:ascii="Times New Roman" w:eastAsia="Times New Roman" w:hAnsi="Times New Roman" w:cs="Times New Roman"/>
          <w:sz w:val="20"/>
          <w:szCs w:val="20"/>
        </w:rPr>
        <w:t>University</w:t>
      </w:r>
      <w:proofErr w:type="spellEnd"/>
      <w:r>
        <w:rPr>
          <w:rFonts w:ascii="Times New Roman" w:eastAsia="Times New Roman" w:hAnsi="Times New Roman" w:cs="Times New Roman"/>
          <w:sz w:val="20"/>
          <w:szCs w:val="20"/>
        </w:rPr>
        <w:t xml:space="preserve"> Press, 2006, p. 1.</w:t>
      </w:r>
    </w:p>
  </w:footnote>
  <w:footnote w:id="639">
    <w:p w14:paraId="0E2AA6B0"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 64.</w:t>
      </w:r>
    </w:p>
  </w:footnote>
  <w:footnote w:id="640">
    <w:p w14:paraId="15495700"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41, base V, apartado A, texto consultado con últimas reformas publicadas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 de junio de 2026.</w:t>
      </w:r>
    </w:p>
  </w:footnote>
  <w:footnote w:id="642">
    <w:p w14:paraId="1937CC4D"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478, p. 239 del voto.</w:t>
      </w:r>
    </w:p>
  </w:footnote>
  <w:footnote w:id="644">
    <w:p w14:paraId="40598BF2"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41, base VI, párrafo primero.</w:t>
      </w:r>
    </w:p>
  </w:footnote>
  <w:footnote w:id="645">
    <w:p w14:paraId="465AA824"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72, párrafo 1,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646">
    <w:p w14:paraId="1EF15621"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35, fracción I.</w:t>
      </w:r>
    </w:p>
  </w:footnote>
  <w:footnote w:id="647">
    <w:p w14:paraId="2B81FCCB"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 41, párrafo tercero.</w:t>
      </w:r>
    </w:p>
  </w:footnote>
  <w:footnote w:id="648">
    <w:p w14:paraId="34CBB231"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párrafos 481 y 482 y nota 146, p. 241 del voto.</w:t>
      </w:r>
    </w:p>
  </w:footnote>
  <w:footnote w:id="649">
    <w:p w14:paraId="057FCF5B"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9/98, PRINCIPIO DE CONSERVACIÓN DE LOS ACTOS PÚBLICOS VÁLIDAMENTE CELEBRADOS. SU APLICACIÓN EN LA DETERMINACIÓN DE LA NULIDAD DE CIERTA VOTACIÓN, CÓMPUTO O ELECCIÓN,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2, 1998, pp. 19 y 20.</w:t>
      </w:r>
    </w:p>
  </w:footnote>
  <w:footnote w:id="650">
    <w:p w14:paraId="13428976"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99, párrafo cuarto, fracción IV.</w:t>
      </w:r>
    </w:p>
  </w:footnote>
  <w:footnote w:id="651">
    <w:p w14:paraId="7AA03E91"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 83.</w:t>
      </w:r>
    </w:p>
  </w:footnote>
  <w:footnote w:id="652">
    <w:p w14:paraId="708D448C"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artículo 41, base VI, último párrafo.</w:t>
      </w:r>
    </w:p>
  </w:footnote>
  <w:footnote w:id="653">
    <w:p w14:paraId="768BA312"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del magistrado Reyes Rodríguez Mondragón en el SUP-JIN-194/2025 y acumulados, pp. 50 y 51 del voto.</w:t>
      </w:r>
    </w:p>
  </w:footnote>
  <w:footnote w:id="654">
    <w:p w14:paraId="65FBDF40"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w:t>
      </w:r>
      <w:r>
        <w:rPr>
          <w:rFonts w:ascii="Times New Roman" w:eastAsia="Times New Roman" w:hAnsi="Times New Roman" w:cs="Times New Roman"/>
          <w:i/>
          <w:sz w:val="20"/>
          <w:szCs w:val="20"/>
        </w:rPr>
        <w:t>Truth, Error, and Criminal Law</w:t>
      </w:r>
      <w:r>
        <w:rPr>
          <w:rFonts w:ascii="Times New Roman" w:eastAsia="Times New Roman" w:hAnsi="Times New Roman" w:cs="Times New Roman"/>
          <w:sz w:val="20"/>
          <w:szCs w:val="20"/>
        </w:rPr>
        <w:t>, cit., p. 29.</w:t>
      </w:r>
    </w:p>
  </w:footnote>
  <w:footnote w:id="655">
    <w:p w14:paraId="0AB081E1"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Código Nacional de Procedimientos Penales, artículos 359 y 402,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28 de noviembre de 2025.</w:t>
      </w:r>
    </w:p>
  </w:footnote>
  <w:footnote w:id="656">
    <w:p w14:paraId="3073503C"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116.</w:t>
      </w:r>
    </w:p>
  </w:footnote>
  <w:footnote w:id="657">
    <w:p w14:paraId="52D9C9D0"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15, párrafo 2.</w:t>
      </w:r>
    </w:p>
  </w:footnote>
  <w:footnote w:id="658">
    <w:p w14:paraId="08201D5D"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41, base VI, párrafo </w:t>
      </w:r>
      <w:r>
        <w:rPr>
          <w:rFonts w:ascii="Times New Roman" w:eastAsia="Times New Roman" w:hAnsi="Times New Roman" w:cs="Times New Roman"/>
          <w:sz w:val="20"/>
          <w:szCs w:val="20"/>
        </w:rPr>
        <w:t xml:space="preserve">cuarto</w:t>
      </w:r>
      <w:r>
        <w:rPr>
          <w:rFonts w:ascii="Times New Roman" w:eastAsia="Times New Roman" w:hAnsi="Times New Roman" w:cs="Times New Roman"/>
          <w:sz w:val="20"/>
          <w:szCs w:val="20"/>
        </w:rPr>
        <w:t xml:space="preserve">.</w:t>
      </w:r>
    </w:p>
  </w:footnote>
  <w:footnote w:id="659">
    <w:p w14:paraId="5313225F"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 3.</w:t>
      </w:r>
    </w:p>
  </w:footnote>
  <w:footnote w:id="660">
    <w:p w14:paraId="201A6916" w14:textId="77777777" w:rsidR="00E17078" w:rsidRDefault="00E17078" w:rsidP="00E17078">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149.</w:t>
      </w:r>
    </w:p>
  </w:footnote>
  <w:footnote w:id="661">
    <w:p w14:paraId="4AF0B856"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párrafos 1 a 3,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662">
    <w:p w14:paraId="0FDCA02D"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 29 y nota 1.</w:t>
      </w:r>
    </w:p>
  </w:footnote>
  <w:footnote w:id="663">
    <w:p w14:paraId="1DF9852A"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29.</w:t>
      </w:r>
    </w:p>
  </w:footnote>
  <w:footnote w:id="664">
    <w:p w14:paraId="0876532F"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30.</w:t>
      </w:r>
    </w:p>
  </w:footnote>
  <w:footnote w:id="665">
    <w:p w14:paraId="3E61EB05"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33.</w:t>
      </w:r>
    </w:p>
  </w:footnote>
  <w:footnote w:id="666">
    <w:p w14:paraId="4D81FA74"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Tesis 1a. CCXVIII/2015 (10a.), IN DUBIO PRO REO. EL CONCEPTO DE DUDA ASOCIADO A ESTE PRINCIPIO NO DEBE ENTENDERSE COMO LA FALTA DE CONVICCIÓN O LA INDETERMINACIÓN DEL ÁNIMO O PENSAMIENTO DEL JUZGADOR, </w:t>
      </w:r>
      <w:r>
        <w:rPr>
          <w:rFonts w:ascii="Times New Roman" w:eastAsia="Times New Roman" w:hAnsi="Times New Roman" w:cs="Times New Roman"/>
          <w:i/>
          <w:sz w:val="20"/>
          <w:szCs w:val="20"/>
        </w:rPr>
        <w:t>Gaceta del Semanario Judicial de la Federación</w:t>
      </w:r>
      <w:r>
        <w:rPr>
          <w:rFonts w:ascii="Times New Roman" w:eastAsia="Times New Roman" w:hAnsi="Times New Roman" w:cs="Times New Roman"/>
          <w:sz w:val="20"/>
          <w:szCs w:val="20"/>
        </w:rPr>
        <w:t xml:space="preserve">, Décima Época, libro 19, junio de 2015, t. I, p. 589, registro digital 2009462. Ferrer Beltrán la cita en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31, nota 4.</w:t>
      </w:r>
    </w:p>
  </w:footnote>
  <w:footnote w:id="667">
    <w:p w14:paraId="0E72139A"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33.</w:t>
      </w:r>
    </w:p>
  </w:footnote>
  <w:footnote w:id="668">
    <w:p w14:paraId="4966BE28"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34.</w:t>
      </w:r>
    </w:p>
  </w:footnote>
  <w:footnote w:id="669">
    <w:p w14:paraId="0599DBC0"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35.</w:t>
      </w:r>
    </w:p>
  </w:footnote>
  <w:footnote w:id="670">
    <w:p w14:paraId="7A9018B5"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29.</w:t>
      </w:r>
    </w:p>
  </w:footnote>
  <w:footnote w:id="671">
    <w:p w14:paraId="0510CE4B"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66.</w:t>
      </w:r>
    </w:p>
  </w:footnote>
  <w:footnote w:id="672">
    <w:p w14:paraId="70C6D482"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66, nota 118.</w:t>
      </w:r>
    </w:p>
  </w:footnote>
  <w:footnote w:id="673">
    <w:p w14:paraId="16D36116"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88.</w:t>
      </w:r>
    </w:p>
  </w:footnote>
  <w:footnote w:id="674">
    <w:p w14:paraId="46404529"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89.</w:t>
      </w:r>
    </w:p>
  </w:footnote>
  <w:footnote w:id="675">
    <w:p w14:paraId="2AAA0A44"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99.</w:t>
      </w:r>
    </w:p>
  </w:footnote>
  <w:footnote w:id="676">
    <w:p w14:paraId="58589A69"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100.</w:t>
      </w:r>
    </w:p>
  </w:footnote>
  <w:footnote w:id="678">
    <w:p w14:paraId="5EFB8B78"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102.</w:t>
      </w:r>
    </w:p>
  </w:footnote>
  <w:footnote w:id="679">
    <w:p w14:paraId="7322613E"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103.</w:t>
      </w:r>
    </w:p>
  </w:footnote>
  <w:footnote w:id="680">
    <w:p w14:paraId="08F981E3"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21 Bis, párrafos 1 y 2.</w:t>
      </w:r>
    </w:p>
  </w:footnote>
  <w:footnote w:id="681">
    <w:p w14:paraId="66F88667"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156.</w:t>
      </w:r>
    </w:p>
  </w:footnote>
  <w:footnote w:id="682">
    <w:p w14:paraId="67490C4F"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artículos 71, párrafo 1, y 75.</w:t>
      </w:r>
    </w:p>
  </w:footnote>
  <w:footnote w:id="683">
    <w:p w14:paraId="786A2C4E"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109.</w:t>
      </w:r>
    </w:p>
  </w:footnote>
  <w:footnote w:id="684">
    <w:p w14:paraId="1C32A4F9"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149.</w:t>
      </w:r>
    </w:p>
  </w:footnote>
  <w:footnote w:id="685">
    <w:p w14:paraId="5DEFA904"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15, párrafo 2.</w:t>
      </w:r>
    </w:p>
  </w:footnote>
  <w:footnote w:id="686">
    <w:p w14:paraId="4E33E002"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41, base VI, párrafo </w:t>
      </w:r>
      <w:r>
        <w:rPr>
          <w:rFonts w:ascii="Times New Roman" w:eastAsia="Times New Roman" w:hAnsi="Times New Roman" w:cs="Times New Roman"/>
          <w:sz w:val="20"/>
          <w:szCs w:val="20"/>
        </w:rPr>
        <w:t xml:space="preserve">cuarto</w:t>
      </w:r>
      <w:r>
        <w:rPr>
          <w:rFonts w:ascii="Times New Roman" w:eastAsia="Times New Roman" w:hAnsi="Times New Roman" w:cs="Times New Roman"/>
          <w:sz w:val="20"/>
          <w:szCs w:val="20"/>
        </w:rPr>
        <w:t xml:space="preserve">, texto consultado con últimas reformas publicadas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 de junio de 2026.</w:t>
      </w:r>
    </w:p>
  </w:footnote>
  <w:footnote w:id="687">
    <w:p w14:paraId="37259999"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166 y 167.</w:t>
      </w:r>
    </w:p>
  </w:footnote>
  <w:footnote w:id="688">
    <w:p w14:paraId="38825980"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Laudan, Larry, Por qué un estándar de prueba subjetivo y ambiguo no es un estándar, </w:t>
      </w:r>
      <w:r>
        <w:rPr>
          <w:rFonts w:ascii="Times New Roman" w:eastAsia="Times New Roman" w:hAnsi="Times New Roman" w:cs="Times New Roman"/>
          <w:i/>
          <w:sz w:val="20"/>
          <w:szCs w:val="20"/>
        </w:rPr>
        <w:t>Doxa. Cuadernos de Filosofía del Derecho</w:t>
      </w:r>
      <w:r>
        <w:rPr>
          <w:rFonts w:ascii="Times New Roman" w:eastAsia="Times New Roman" w:hAnsi="Times New Roman" w:cs="Times New Roman"/>
          <w:sz w:val="20"/>
          <w:szCs w:val="20"/>
        </w:rPr>
        <w:t>, núm. 28, 2005, p. 95.</w:t>
      </w:r>
    </w:p>
  </w:footnote>
  <w:footnote w:id="689">
    <w:p w14:paraId="7BB051F2"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101 y 102.</w:t>
      </w:r>
    </w:p>
  </w:footnote>
  <w:footnote w:id="690">
    <w:p w14:paraId="3644B7F0" w14:textId="77777777" w:rsidR="00256ADA" w:rsidRDefault="00256ADA" w:rsidP="00256ADA">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65.</w:t>
      </w:r>
    </w:p>
  </w:footnote>
  <w:footnote w:id="691">
    <w:p w14:paraId="33554633"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pp. 208 y 209.</w:t>
      </w:r>
    </w:p>
  </w:footnote>
  <w:footnote w:id="692">
    <w:p w14:paraId="6972D49D"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209 y 210.</w:t>
      </w:r>
    </w:p>
  </w:footnote>
  <w:footnote w:id="693">
    <w:p w14:paraId="75536CD0"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225, nota al pie en la que cita su trabajo de 2018, pp. 417 y 418.</w:t>
      </w:r>
    </w:p>
  </w:footnote>
  <w:footnote w:id="694">
    <w:p w14:paraId="1C826957"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229.</w:t>
      </w:r>
    </w:p>
  </w:footnote>
  <w:footnote w:id="695">
    <w:p w14:paraId="520FF929"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230 y 231.</w:t>
      </w:r>
    </w:p>
  </w:footnote>
  <w:footnote w:id="696">
    <w:p w14:paraId="49D66978"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233 y 234.</w:t>
      </w:r>
    </w:p>
  </w:footnote>
  <w:footnote w:id="697">
    <w:p w14:paraId="4198F6B0"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párrafo 56, p. 12.</w:t>
      </w:r>
    </w:p>
  </w:footnote>
  <w:footnote w:id="699">
    <w:p w14:paraId="41E5727E"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213.</w:t>
      </w:r>
    </w:p>
  </w:footnote>
  <w:footnote w:id="700">
    <w:p w14:paraId="1A662DA2"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225.</w:t>
      </w:r>
    </w:p>
  </w:footnote>
  <w:footnote w:id="701">
    <w:p w14:paraId="5CF15BDE"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 233.</w:t>
      </w:r>
    </w:p>
  </w:footnote>
  <w:footnote w:id="702">
    <w:p w14:paraId="325E4072"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21, párrafo 1,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703">
    <w:p w14:paraId="64DB255C"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234.</w:t>
      </w:r>
    </w:p>
  </w:footnote>
  <w:footnote w:id="704">
    <w:p w14:paraId="4635335B"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103.</w:t>
      </w:r>
    </w:p>
  </w:footnote>
  <w:footnote w:id="705">
    <w:p w14:paraId="02000A58"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229 y 232.</w:t>
      </w:r>
    </w:p>
  </w:footnote>
  <w:footnote w:id="706">
    <w:p w14:paraId="5699951A"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231 y 235.</w:t>
      </w:r>
    </w:p>
  </w:footnote>
  <w:footnote w:id="707">
    <w:p w14:paraId="5CF9FD0F"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15, párrafo 2.</w:t>
      </w:r>
    </w:p>
  </w:footnote>
  <w:footnote w:id="708">
    <w:p w14:paraId="7D6E0788"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Constitución Política de los Estados Unidos Mexicanos, artículo 41, base VI, párrafo </w:t>
      </w:r>
      <w:r>
        <w:rPr>
          <w:rFonts w:ascii="Times New Roman" w:eastAsia="Times New Roman" w:hAnsi="Times New Roman" w:cs="Times New Roman"/>
          <w:sz w:val="20"/>
          <w:szCs w:val="20"/>
        </w:rPr>
        <w:t xml:space="preserve">cuarto</w:t>
      </w:r>
      <w:r>
        <w:rPr>
          <w:rFonts w:ascii="Times New Roman" w:eastAsia="Times New Roman" w:hAnsi="Times New Roman" w:cs="Times New Roman"/>
          <w:sz w:val="20"/>
          <w:szCs w:val="20"/>
        </w:rPr>
        <w:t xml:space="preserve">, texto consultado con últimas reformas publicadas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 de junio de 2026.</w:t>
      </w:r>
    </w:p>
  </w:footnote>
  <w:footnote w:id="709">
    <w:p w14:paraId="0123D982" w14:textId="77777777" w:rsidR="00E0113E" w:rsidRDefault="00E0113E" w:rsidP="00E0113E">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167.</w:t>
      </w:r>
    </w:p>
  </w:footnote>
  <w:footnote w:id="710">
    <w:p w14:paraId="769BE722"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Voto particular del magistrado Reyes Rodríguez Mondragón en el SUP-JIN-194/2025 y acumulados, p. 34 del voto.</w:t>
      </w:r>
    </w:p>
  </w:footnote>
  <w:footnote w:id="713">
    <w:p w14:paraId="0D64D307"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16, párrafo 3, texto consultado con última reforma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14 de noviembre de 2025.</w:t>
      </w:r>
    </w:p>
  </w:footnote>
  <w:footnote w:id="714">
    <w:p w14:paraId="7000619F"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Jurisprudencia 38/2002, NOTAS PERIODÍSTICAS. ELEMENTOS PARA DETERMINAR SU FUERZA INDICIARIA, </w:t>
      </w:r>
      <w:r>
        <w:rPr>
          <w:rFonts w:ascii="Times New Roman" w:eastAsia="Times New Roman" w:hAnsi="Times New Roman" w:cs="Times New Roman"/>
          <w:i/>
          <w:sz w:val="20"/>
          <w:szCs w:val="20"/>
        </w:rPr>
        <w:t>Justicia Electoral. Revista del Tribunal Electoral del Poder Judicial de la Federación</w:t>
      </w:r>
      <w:r>
        <w:rPr>
          <w:rFonts w:ascii="Times New Roman" w:eastAsia="Times New Roman" w:hAnsi="Times New Roman" w:cs="Times New Roman"/>
          <w:sz w:val="20"/>
          <w:szCs w:val="20"/>
        </w:rPr>
        <w:t>, suplemento 6, 2003, p. 44. El texto se consultó en su transcripción en el SUP-RAP-33/2010.</w:t>
      </w:r>
    </w:p>
  </w:footnote>
  <w:footnote w:id="715">
    <w:p w14:paraId="59AE05CC"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Gascón Abellán, Marina, </w:t>
      </w:r>
      <w:r>
        <w:rPr>
          <w:rFonts w:ascii="Times New Roman" w:eastAsia="Times New Roman" w:hAnsi="Times New Roman" w:cs="Times New Roman"/>
          <w:i/>
          <w:sz w:val="20"/>
          <w:szCs w:val="20"/>
        </w:rPr>
        <w:t>Los hechos en el derecho. Bases argumentales de la prueba</w:t>
      </w:r>
      <w:r>
        <w:rPr>
          <w:rFonts w:ascii="Times New Roman" w:eastAsia="Times New Roman" w:hAnsi="Times New Roman" w:cs="Times New Roman"/>
          <w:sz w:val="20"/>
          <w:szCs w:val="20"/>
        </w:rPr>
        <w:t>, 3a. ed., Madrid, Marcial Pons, 2010, p. 139.</w:t>
      </w:r>
    </w:p>
  </w:footnote>
  <w:footnote w:id="716">
    <w:p w14:paraId="042158D3"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SUP-JIN-194/2025, cit., párrafo 55, pp. 11 y 12.</w:t>
      </w:r>
    </w:p>
  </w:footnote>
  <w:footnote w:id="717">
    <w:p w14:paraId="0E5957D8"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Sala Superior, SUP-JIN-194/2025, cit., párrafo 56, p. 12.</w:t>
      </w:r>
    </w:p>
  </w:footnote>
  <w:footnote w:id="718">
    <w:p w14:paraId="148BADFF"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Gascón Abellán, </w:t>
      </w:r>
      <w:r>
        <w:rPr>
          <w:rFonts w:ascii="Times New Roman" w:eastAsia="Times New Roman" w:hAnsi="Times New Roman" w:cs="Times New Roman"/>
          <w:i/>
          <w:sz w:val="20"/>
          <w:szCs w:val="20"/>
        </w:rPr>
        <w:t>Los hechos en el derecho</w:t>
      </w:r>
      <w:r>
        <w:rPr>
          <w:rFonts w:ascii="Times New Roman" w:eastAsia="Times New Roman" w:hAnsi="Times New Roman" w:cs="Times New Roman"/>
          <w:sz w:val="20"/>
          <w:szCs w:val="20"/>
        </w:rPr>
        <w:t>, cit., pp. 164 y 165.</w:t>
      </w:r>
    </w:p>
  </w:footnote>
  <w:footnote w:id="719">
    <w:p w14:paraId="4D9ECFC6"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Ibidem</w:t>
      </w:r>
      <w:r>
        <w:rPr>
          <w:rFonts w:ascii="Times New Roman" w:eastAsia="Times New Roman" w:hAnsi="Times New Roman" w:cs="Times New Roman"/>
          <w:sz w:val="20"/>
          <w:szCs w:val="20"/>
        </w:rPr>
        <w:t>, pp. 196 y 197.</w:t>
      </w:r>
    </w:p>
  </w:footnote>
  <w:footnote w:id="720">
    <w:p w14:paraId="6095CB59"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Jordi, </w:t>
      </w:r>
      <w:r>
        <w:rPr>
          <w:rFonts w:ascii="Times New Roman" w:eastAsia="Times New Roman" w:hAnsi="Times New Roman" w:cs="Times New Roman"/>
          <w:i/>
          <w:sz w:val="20"/>
          <w:szCs w:val="20"/>
        </w:rPr>
        <w:t>Prueba sin convicción. Estándares de prueba y debido proceso</w:t>
      </w:r>
      <w:r>
        <w:rPr>
          <w:rFonts w:ascii="Times New Roman" w:eastAsia="Times New Roman" w:hAnsi="Times New Roman" w:cs="Times New Roman"/>
          <w:sz w:val="20"/>
          <w:szCs w:val="20"/>
        </w:rPr>
        <w:t>, Madrid, Marcial Pons, 2021, p. 213.</w:t>
      </w:r>
    </w:p>
  </w:footnote>
  <w:footnote w:id="721">
    <w:p w14:paraId="6DA70F2A"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231.</w:t>
      </w:r>
    </w:p>
  </w:footnote>
  <w:footnote w:id="722">
    <w:p w14:paraId="3CFDA56F"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artículos 8, párrafo 1, y 14, párrafo 3.</w:t>
      </w:r>
    </w:p>
  </w:footnote>
  <w:footnote w:id="723">
    <w:p w14:paraId="69C071CE"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233 y 234.</w:t>
      </w:r>
    </w:p>
  </w:footnote>
  <w:footnote w:id="724">
    <w:p w14:paraId="16DAEDEA"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21, párrafo 1.</w:t>
      </w:r>
    </w:p>
  </w:footnote>
  <w:footnote w:id="725">
    <w:p w14:paraId="67E5EA12"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 229.</w:t>
      </w:r>
    </w:p>
  </w:footnote>
  <w:footnote w:id="726">
    <w:p w14:paraId="7A5199FD"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Proyecto de Rodríguez Mondragón, cit., párrafo 127, pp. 100 y 101 del voto.</w:t>
      </w:r>
    </w:p>
  </w:footnote>
  <w:footnote w:id="727">
    <w:p w14:paraId="278D7CDE"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artículo 14, párrafos 1 y 2.</w:t>
      </w:r>
    </w:p>
  </w:footnote>
  <w:footnote w:id="728">
    <w:p w14:paraId="79FC1129"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Ley General del Sistema de Medios de Impugnación en Materia Electoral, publicada en el </w:t>
      </w:r>
      <w:r>
        <w:rPr>
          <w:rFonts w:ascii="Times New Roman" w:eastAsia="Times New Roman" w:hAnsi="Times New Roman" w:cs="Times New Roman"/>
          <w:i/>
          <w:sz w:val="20"/>
          <w:szCs w:val="20"/>
        </w:rPr>
        <w:t>Diario Oficial de la Federación</w:t>
      </w:r>
      <w:r>
        <w:rPr>
          <w:rFonts w:ascii="Times New Roman" w:eastAsia="Times New Roman" w:hAnsi="Times New Roman" w:cs="Times New Roman"/>
          <w:sz w:val="20"/>
          <w:szCs w:val="20"/>
        </w:rPr>
        <w:t xml:space="preserve"> el 22 de noviembre de 1996. El texto vigente del artículo 16 no registra notas de reforma.</w:t>
      </w:r>
    </w:p>
  </w:footnote>
  <w:footnote w:id="729">
    <w:p w14:paraId="562B3ACB" w14:textId="77777777" w:rsidR="00DF3B02" w:rsidRDefault="00DF3B02" w:rsidP="00DF3B02">
      <w:pPr>
        <w:spacing w:before="0" w:after="0" w:line="240" w:lineRule="auto"/>
        <w:jc w:val="both"/>
      </w:pPr>
      <w:r>
        <w:rPr>
          <w:rStyle w:val="Refdenotaalpie"/>
          <w:rFonts w:ascii="Times New Roman" w:eastAsia="Times New Roman" w:hAnsi="Times New Roman" w:cs="Times New Roman"/>
          <w:sz w:val="20"/>
          <w:szCs w:val="20"/>
        </w:rPr>
        <w:footnoteRef/>
      </w:r>
      <w:r>
        <w:rPr>
          <w:rFonts w:ascii="Times New Roman" w:eastAsia="Times New Roman" w:hAnsi="Times New Roman" w:cs="Times New Roman"/>
          <w:sz w:val="20"/>
          <w:szCs w:val="20"/>
        </w:rPr>
        <w:t xml:space="preserve"> Ferrer Beltrán, </w:t>
      </w:r>
      <w:r>
        <w:rPr>
          <w:rFonts w:ascii="Times New Roman" w:eastAsia="Times New Roman" w:hAnsi="Times New Roman" w:cs="Times New Roman"/>
          <w:i/>
          <w:sz w:val="20"/>
          <w:szCs w:val="20"/>
        </w:rPr>
        <w:t>Prueba sin convicción</w:t>
      </w:r>
      <w:r>
        <w:rPr>
          <w:rFonts w:ascii="Times New Roman" w:eastAsia="Times New Roman" w:hAnsi="Times New Roman" w:cs="Times New Roman"/>
          <w:sz w:val="20"/>
          <w:szCs w:val="20"/>
        </w:rP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line="360" w:lineRule="auto"/>
      <w:jc w:val="both"/>
    </w:pPr>
    <w:rPr>
      <w:rFonts w:ascii="Arial" w:eastAsia="Arial" w:hAnsi="Arial" w:cs="Arial"/>
      <w:sz w:val="24"/>
      <w:szCs w:val="24"/>
    </w:rPr>
  </w:style>
  <w:style w:type="paragraph" w:styleId="Ttulo1">
    <w:name w:val="heading 1"/>
    <w:uiPriority w:val="9"/>
    <w:qFormat/>
    <w:pPr>
      <w:outlineLvl w:val="0"/>
    </w:pPr>
    <w:rPr>
      <w:color w:val="000000"/>
      <w:sz w:val="24"/>
      <w:szCs w:val="24"/>
    </w:rPr>
  </w:style>
  <w:style w:type="paragraph" w:styleId="Ttulo2">
    <w:name w:val="heading 2"/>
    <w:uiPriority w:val="9"/>
    <w:unhideWhenUsed/>
    <w:qFormat/>
    <w:pPr>
      <w:outlineLvl w:val="1"/>
    </w:pPr>
    <w:rPr>
      <w:color w:val="00000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before="0" w:after="0" w:line="240" w:lineRule="auto"/>
      <w:jc w:val="both"/>
    </w:pPr>
    <w:rPr>
      <w:rFonts w:ascii="Times New Roman" w:eastAsia="Times New Roman" w:hAnsi="Times New Roman" w:cs="Times New Roman"/>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