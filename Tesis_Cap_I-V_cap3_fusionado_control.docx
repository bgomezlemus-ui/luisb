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ins w:id="950121" w:author="Claude (fusión cap. III)" w:date="2026-09-26T00:00:00Z">
        <w:r>
          <w:rPr>
            <w:rFonts w:ascii="Arial" w:eastAsia="Arial" w:hAnsi="Arial" w:cs="Arial"/>
            <w:sz w:val="24"/>
            <w:szCs w:val="24"/>
          </w:rPr>
          <w:t xml:space="preserve">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ins>
      <w:r>
        <w:rPr>
          <w:rFonts w:ascii="Arial" w:eastAsia="Arial" w:hAnsi="Arial" w:cs="Arial"/>
          <w:sz w:val="24"/>
          <w:szCs w:val="24"/>
        </w:rPr>
      </w:r>
    </w:p>
    <w:p w14:paraId="1474A492" w14:textId="77777777" w:rsidR="00A019C7" w:rsidRPr="00A019C7" w:rsidRDefault="00A019C7" w:rsidP="00A019C7">
      <w:pPr>
        <w:spacing w:line="360" w:lineRule="auto"/>
        <w:rPr>
          <w:del w:id="950119" w:author="Claude (fusión cap. III)" w:date="2026-09-26T00:00:00Z"/>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del w:id="950117" w:author="Claude (fusión cap. III)" w:date="2026-09-26T00:00:00Z"/>
          <w:rFonts w:ascii="Arial" w:eastAsia="Arial" w:hAnsi="Arial" w:cs="Arial"/>
          <w:i/>
          <w:iCs/>
          <w:color w:val="000000"/>
          <w:sz w:val="24"/>
          <w:szCs w:val="24"/>
        </w:rPr>
      </w:pPr>
      <w:del w:id="950119" w:author="Claude (fusión cap. III)" w:date="2026-09-26T00:00:00Z">
        <w:r>
          <w:rPr>
            <w:rFonts w:ascii="Arial" w:eastAsia="Arial" w:hAnsi="Arial" w:cs="Arial"/>
            <w:i/>
            <w:iCs/>
            <w:color w:val="000000"/>
            <w:sz w:val="24"/>
            <w:szCs w:val="24"/>
          </w:rPr>
          <w:delText>3.1.1. Marco normativo, fáctico y procesal</w:delText>
        </w:r>
      </w:del>
    </w:p>
    <w:p w14:paraId="2073CB96" w14:textId="77777777" w:rsidR="00A019C7" w:rsidRPr="00A019C7" w:rsidRDefault="00A019C7" w:rsidP="00A019C7">
      <w:pPr>
        <w:spacing w:line="360" w:lineRule="auto"/>
        <w:rPr>
          <w:del w:id="950116" w:author="Claude (fusión cap. III)" w:date="2026-09-26T00:00:00Z"/>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w:t>
      </w:r>
      <w:del w:id="950122" w:author="Claude (fusión cap. III)" w:date="2026-09-26T00:00:00Z">
        <w:r>
          <w:rPr>
            <w:rFonts w:ascii="Arial" w:eastAsia="Arial" w:hAnsi="Arial" w:cs="Arial"/>
            <w:sz w:val="24"/>
            <w:szCs w:val="24"/>
          </w:rPr>
          <w:delText xml:space="preserve">en el apartado 3.1.5</w:delText>
        </w:r>
      </w:del>
      <w:ins w:id="950123" w:author="Claude (fusión cap. III)" w:date="2026-09-26T00:00:00Z">
        <w:r>
          <w:rPr>
            <w:rFonts w:ascii="Arial" w:eastAsia="Arial" w:hAnsi="Arial" w:cs="Arial"/>
            <w:sz w:val="24"/>
            <w:szCs w:val="24"/>
          </w:rPr>
          <w:t xml:space="preserve">más adelante en este apartado</w:t>
        </w:r>
      </w:ins>
      <w:r>
        <w:rPr>
          <w:rFonts w:ascii="Arial" w:eastAsia="Arial" w:hAnsi="Arial" w:cs="Arial"/>
          <w:sz w:val="24"/>
          <w:szCs w:val="24"/>
        </w:rPr>
        <w:t xml:space="preserve">.</w:t>
      </w:r>
    </w:p>
    <w:p w14:paraId="75DBB70C" w14:textId="77777777" w:rsidR="00A019C7" w:rsidRPr="00A019C7" w:rsidRDefault="00A019C7" w:rsidP="00A019C7">
      <w:pPr>
        <w:spacing w:line="360" w:lineRule="auto"/>
        <w:rPr>
          <w:del w:id="950115" w:author="Claude (fusión cap. III)" w:date="2026-09-26T00:00:00Z"/>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del w:id="950113" w:author="Claude (fusión cap. III)" w:date="2026-09-26T00:00:00Z"/>
          <w:rFonts w:ascii="Arial" w:eastAsia="Arial" w:hAnsi="Arial" w:cs="Arial"/>
          <w:i/>
          <w:iCs/>
          <w:color w:val="000000"/>
          <w:sz w:val="24"/>
          <w:szCs w:val="24"/>
        </w:rPr>
      </w:pPr>
      <w:del w:id="950115" w:author="Claude (fusión cap. III)" w:date="2026-09-26T00:00:00Z">
        <w:r>
          <w:rPr>
            <w:rFonts w:ascii="Arial" w:eastAsia="Arial" w:hAnsi="Arial" w:cs="Arial"/>
            <w:i/>
            <w:iCs/>
            <w:color w:val="000000"/>
            <w:sz w:val="24"/>
            <w:szCs w:val="24"/>
          </w:rPr>
          <w:delText>3.1.2. La doctrina probatoria de la mayoría</w:delText>
        </w:r>
      </w:del>
    </w:p>
    <w:p w14:paraId="6A627151" w14:textId="77777777" w:rsidR="00A019C7" w:rsidRPr="00A019C7" w:rsidRDefault="00A019C7" w:rsidP="00A019C7">
      <w:pPr>
        <w:spacing w:line="360" w:lineRule="auto"/>
        <w:rPr>
          <w:del w:id="950112" w:author="Claude (fusión cap. III)" w:date="2026-09-26T00:00:00Z"/>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w:t>
      </w:r>
      <w:ins w:id="950125" w:author="Claude (fusión cap. III)" w:date="2026-09-26T00:00:00Z">
        <w:r>
          <w:rPr>
            <w:rFonts w:ascii="Arial" w:eastAsia="Arial" w:hAnsi="Arial" w:cs="Arial"/>
            <w:sz w:val="24"/>
            <w:szCs w:val="24"/>
          </w:rPr>
          <w:t xml:space="preserve">doctrina probatoria de la </w:t>
        </w:r>
      </w:ins>
      <w:r>
        <w:rPr>
          <w:rFonts w:ascii="Arial" w:eastAsia="Arial" w:hAnsi="Arial" w:cs="Arial"/>
          <w:sz w:val="24"/>
          <w:szCs w:val="24"/>
        </w:rPr>
        <w:t xml:space="preserve">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del w:id="950111" w:author="Claude (fusión cap. III)" w:date="2026-09-26T00:00:00Z"/>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del w:id="950109" w:author="Claude (fusión cap. III)" w:date="2026-09-26T00:00:00Z"/>
          <w:rFonts w:ascii="Arial" w:eastAsia="Arial" w:hAnsi="Arial" w:cs="Arial"/>
          <w:i/>
          <w:iCs/>
          <w:color w:val="000000"/>
          <w:sz w:val="24"/>
          <w:szCs w:val="24"/>
        </w:rPr>
      </w:pPr>
      <w:del w:id="950111" w:author="Claude (fusión cap. III)" w:date="2026-09-26T00:00:00Z">
        <w:r>
          <w:rPr>
            <w:rFonts w:ascii="Arial" w:eastAsia="Arial" w:hAnsi="Arial" w:cs="Arial"/>
            <w:i/>
            <w:iCs/>
            <w:color w:val="000000"/>
            <w:sz w:val="24"/>
            <w:szCs w:val="24"/>
          </w:rPr>
          <w:delText>3.1.3. La aplicación de la doctrina al caudal probatorio</w:delText>
        </w:r>
      </w:del>
    </w:p>
    <w:p w14:paraId="0A51CE76" w14:textId="77777777" w:rsidR="00A019C7" w:rsidRPr="00A019C7" w:rsidRDefault="00A019C7" w:rsidP="00A019C7">
      <w:pPr>
        <w:spacing w:line="360" w:lineRule="auto"/>
        <w:rPr>
          <w:del w:id="950108" w:author="Claude (fusión cap. III)" w:date="2026-09-26T00:00:00Z"/>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r>
      <w:del w:id="950126" w:author="Claude (fusión cap. III)" w:date="2026-09-26T00:00:00Z">
        <w:r>
          <w:rPr>
            <w:rFonts w:ascii="Arial" w:eastAsia="Arial" w:hAnsi="Arial" w:cs="Arial"/>
            <w:sz w:val="24"/>
            <w:szCs w:val="24"/>
          </w:rPr>
          <w:delText xml:space="preserve">El caudal probatorio fue</w:delText>
        </w:r>
      </w:del>
      <w:ins w:id="950127" w:author="Claude (fusión cap. III)" w:date="2026-09-26T00:00:00Z">
        <w:r>
          <w:rPr>
            <w:rFonts w:ascii="Arial" w:eastAsia="Arial" w:hAnsi="Arial" w:cs="Arial"/>
            <w:sz w:val="24"/>
            <w:szCs w:val="24"/>
          </w:rPr>
          <w:t xml:space="preserve">La doctrina se aplicó a un caudal probatorio</w:t>
        </w:r>
      </w:ins>
      <w:r>
        <w:rPr>
          <w:rFonts w:ascii="Arial" w:eastAsia="Arial" w:hAnsi="Arial" w:cs="Arial"/>
          <w:sz w:val="24"/>
          <w:szCs w:val="24"/>
        </w:rPr>
        <w:t xml:space="preserv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del w:id="950107" w:author="Claude (fusión cap. III)" w:date="2026-09-26T00:00:00Z"/>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del w:id="950105" w:author="Claude (fusión cap. III)" w:date="2026-09-26T00:00:00Z"/>
          <w:rFonts w:ascii="Arial" w:eastAsia="Arial" w:hAnsi="Arial" w:cs="Arial"/>
          <w:i/>
          <w:iCs/>
          <w:color w:val="000000"/>
          <w:sz w:val="24"/>
          <w:szCs w:val="24"/>
        </w:rPr>
      </w:pPr>
      <w:del w:id="950107" w:author="Claude (fusión cap. III)" w:date="2026-09-26T00:00:00Z">
        <w:r>
          <w:rPr>
            <w:rFonts w:ascii="Arial" w:eastAsia="Arial" w:hAnsi="Arial" w:cs="Arial"/>
            <w:i/>
            <w:iCs/>
            <w:color w:val="000000"/>
            <w:sz w:val="24"/>
            <w:szCs w:val="24"/>
          </w:rPr>
          <w:delText xml:space="preserve">3.1.4. El umbral de suficiencia. Convicción, certeza e irrefutabilidad</w:delText>
        </w:r>
      </w:del>
    </w:p>
    <w:p w14:paraId="3E918DD9" w14:textId="77777777" w:rsidR="00A019C7" w:rsidRPr="00A019C7" w:rsidRDefault="00A019C7" w:rsidP="00A019C7">
      <w:pPr>
        <w:spacing w:line="360" w:lineRule="auto"/>
        <w:rPr>
          <w:del w:id="950104" w:author="Claude (fusión cap. III)" w:date="2026-09-26T00:00:00Z"/>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del w:id="950103" w:author="Claude (fusión cap. III)" w:date="2026-09-26T00:00:00Z"/>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del w:id="950101" w:author="Claude (fusión cap. III)" w:date="2026-09-26T00:00:00Z"/>
          <w:rFonts w:ascii="Arial" w:eastAsia="Arial" w:hAnsi="Arial" w:cs="Arial"/>
          <w:i/>
          <w:iCs/>
          <w:color w:val="000000"/>
          <w:sz w:val="24"/>
          <w:szCs w:val="24"/>
        </w:rPr>
      </w:pPr>
      <w:del w:id="950103" w:author="Claude (fusión cap. III)" w:date="2026-09-26T00:00:00Z">
        <w:r>
          <w:rPr>
            <w:rFonts w:ascii="Arial" w:eastAsia="Arial" w:hAnsi="Arial" w:cs="Arial"/>
            <w:i/>
            <w:iCs/>
            <w:color w:val="000000"/>
            <w:sz w:val="24"/>
            <w:szCs w:val="24"/>
          </w:rPr>
          <w:delText>3.1.5. Cotejo con el caso Tabasco</w:delText>
        </w:r>
      </w:del>
    </w:p>
    <w:p w14:paraId="2A874E77" w14:textId="77777777" w:rsidR="00A019C7" w:rsidRPr="00A019C7" w:rsidRDefault="00A019C7" w:rsidP="00A019C7">
      <w:pPr>
        <w:spacing w:line="360" w:lineRule="auto"/>
        <w:rPr>
          <w:del w:id="950100" w:author="Claude (fusión cap. III)" w:date="2026-09-26T00:00:00Z"/>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del w:id="950099" w:author="Claude (fusión cap. III)" w:date="2026-09-26T00:00:00Z"/>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del w:id="950097" w:author="Claude (fusión cap. III)" w:date="2026-09-26T00:00:00Z"/>
          <w:rFonts w:ascii="Arial" w:eastAsia="Arial" w:hAnsi="Arial" w:cs="Arial"/>
          <w:i/>
          <w:iCs/>
          <w:color w:val="000000"/>
          <w:sz w:val="24"/>
          <w:szCs w:val="24"/>
        </w:rPr>
      </w:pPr>
      <w:del w:id="950099" w:author="Claude (fusión cap. III)" w:date="2026-09-26T00:00:00Z">
        <w:r>
          <w:rPr>
            <w:rFonts w:ascii="Arial" w:eastAsia="Arial" w:hAnsi="Arial" w:cs="Arial"/>
            <w:i/>
            <w:iCs/>
            <w:color w:val="000000"/>
            <w:sz w:val="24"/>
            <w:szCs w:val="24"/>
          </w:rPr>
          <w:delText>3.1.6. La estabilidad del artículo 16 frente a las reformas de 2008 a 2025</w:delText>
        </w:r>
      </w:del>
    </w:p>
    <w:p w14:paraId="0953C732" w14:textId="77777777" w:rsidR="00A019C7" w:rsidRPr="00A019C7" w:rsidRDefault="00A019C7" w:rsidP="00A019C7">
      <w:pPr>
        <w:spacing w:line="360" w:lineRule="auto"/>
        <w:rPr>
          <w:del w:id="950096" w:author="Claude (fusión cap. III)" w:date="2026-09-26T00:00:00Z"/>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del w:id="950095" w:author="Claude (fusión cap. III)" w:date="2026-09-26T00:00:00Z"/>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del w:id="950093" w:author="Claude (fusión cap. III)" w:date="2026-09-26T00:00:00Z"/>
          <w:rFonts w:ascii="Arial" w:eastAsia="Arial" w:hAnsi="Arial" w:cs="Arial"/>
          <w:i/>
          <w:iCs/>
          <w:color w:val="000000"/>
          <w:sz w:val="24"/>
          <w:szCs w:val="24"/>
        </w:rPr>
      </w:pPr>
      <w:del w:id="950095" w:author="Claude (fusión cap. III)" w:date="2026-09-26T00:00:00Z">
        <w:r>
          <w:rPr>
            <w:rFonts w:ascii="Arial" w:eastAsia="Arial" w:hAnsi="Arial" w:cs="Arial"/>
            <w:i/>
            <w:iCs/>
            <w:color w:val="000000"/>
            <w:sz w:val="24"/>
            <w:szCs w:val="24"/>
          </w:rPr>
          <w:delText>3.1.7. Recapitulación y tránsito al apartado 3.2</w:delText>
        </w:r>
      </w:del>
    </w:p>
    <w:p w14:paraId="296E0652" w14:textId="77777777" w:rsidR="00A019C7" w:rsidRPr="00A019C7" w:rsidRDefault="00A019C7" w:rsidP="00A019C7">
      <w:pPr>
        <w:spacing w:line="360" w:lineRule="auto"/>
        <w:rPr>
          <w:del w:id="950092" w:author="Claude (fusión cap. III)" w:date="2026-09-26T00:00:00Z"/>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w:t>
      </w:r>
      <w:ins w:id="950129" w:author="Claude (fusión cap. III)" w:date="2026-09-26T00:00:00Z">
        <w:r>
          <w:rPr>
            <w:rFonts w:ascii="Arial" w:eastAsia="Arial" w:hAnsi="Arial" w:cs="Arial"/>
            <w:sz w:val="24"/>
            <w:szCs w:val="24"/>
          </w:rPr>
          <w:t xml:space="preserve">n síntesis, e</w:t>
        </w:r>
      </w:ins>
      <w:r>
        <w:rPr>
          <w:rFonts w:ascii="Arial" w:eastAsia="Arial" w:hAnsi="Arial" w:cs="Arial"/>
          <w:sz w:val="24"/>
          <w:szCs w:val="24"/>
        </w:rPr>
        <w:t xml:space="preserv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del w:id="950091" w:author="Claude (fusión cap. III)" w:date="2026-09-26T00:00:00Z"/>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del w:id="950089" w:author="Claude (fusión cap. III)" w:date="2026-09-26T00:00:00Z"/>
          <w:rFonts w:ascii="Arial" w:eastAsia="Arial" w:hAnsi="Arial" w:cs="Arial"/>
          <w:i/>
          <w:iCs/>
          <w:color w:val="000000"/>
          <w:sz w:val="24"/>
          <w:szCs w:val="24"/>
        </w:rPr>
      </w:pPr>
      <w:del w:id="950091" w:author="Claude (fusión cap. III)" w:date="2026-09-26T00:00:00Z">
        <w:r>
          <w:rPr>
            <w:rFonts w:ascii="Arial" w:eastAsia="Arial" w:hAnsi="Arial" w:cs="Arial"/>
            <w:i/>
            <w:iCs/>
            <w:color w:val="000000"/>
            <w:sz w:val="24"/>
            <w:szCs w:val="24"/>
          </w:rPr>
          <w:delText>3.2.1. Los votos particulares del SUP-JIN-194/2025. Autoría, estructura y alcance</w:delText>
        </w:r>
      </w:del>
    </w:p>
    <w:p w14:paraId="1417A26D" w14:textId="77777777" w:rsidR="00224E50" w:rsidRPr="00224E50" w:rsidRDefault="00224E50" w:rsidP="00224E50">
      <w:pPr>
        <w:spacing w:line="360" w:lineRule="auto"/>
        <w:rPr>
          <w:del w:id="950088" w:author="Claude (fusión cap. III)" w:date="2026-09-26T00:00:00Z"/>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del w:id="950087" w:author="Claude (fusión cap. III)" w:date="2026-09-26T00:00:00Z"/>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del w:id="950085" w:author="Claude (fusión cap. III)" w:date="2026-09-26T00:00:00Z"/>
          <w:rFonts w:ascii="Arial" w:eastAsia="Arial" w:hAnsi="Arial" w:cs="Arial"/>
          <w:i/>
          <w:iCs/>
          <w:color w:val="000000"/>
          <w:sz w:val="24"/>
          <w:szCs w:val="24"/>
        </w:rPr>
      </w:pPr>
      <w:del w:id="950087" w:author="Claude (fusión cap. III)" w:date="2026-09-26T00:00:00Z">
        <w:r>
          <w:rPr>
            <w:rFonts w:ascii="Arial" w:eastAsia="Arial" w:hAnsi="Arial" w:cs="Arial"/>
            <w:i/>
            <w:iCs/>
            <w:color w:val="000000"/>
            <w:sz w:val="24"/>
            <w:szCs w:val="24"/>
          </w:rPr>
          <w:delText>3.2.2. La denuncia de la ausencia de un estándar de prueba</w:delText>
        </w:r>
      </w:del>
    </w:p>
    <w:p w14:paraId="42B3FD77" w14:textId="77777777" w:rsidR="00224E50" w:rsidRPr="00224E50" w:rsidRDefault="00224E50" w:rsidP="00224E50">
      <w:pPr>
        <w:spacing w:line="360" w:lineRule="auto"/>
        <w:rPr>
          <w:del w:id="950084" w:author="Claude (fusión cap. III)" w:date="2026-09-26T00:00:00Z"/>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r>
      <w:del w:id="950130" w:author="Claude (fusión cap. III)" w:date="2026-09-26T00:00:00Z">
        <w:r>
          <w:rPr>
            <w:rFonts w:ascii="Arial" w:eastAsia="Arial" w:hAnsi="Arial" w:cs="Arial"/>
            <w:sz w:val="24"/>
            <w:szCs w:val="24"/>
          </w:rPr>
          <w:delText xml:space="preserve">El punto dedicado a los estándares probatorios</w:delText>
        </w:r>
      </w:del>
      <w:ins w:id="950131" w:author="Claude (fusión cap. III)" w:date="2026-09-26T00:00:00Z">
        <w:r>
          <w:rPr>
            <w:rFonts w:ascii="Arial" w:eastAsia="Arial" w:hAnsi="Arial" w:cs="Arial"/>
            <w:sz w:val="24"/>
            <w:szCs w:val="24"/>
          </w:rPr>
          <w:t xml:space="preserve">La denuncia se formula en el punto del voto dedicado a los estándares probatorios. Ese punto</w:t>
        </w:r>
      </w:ins>
      <w:r>
        <w:rPr>
          <w:rFonts w:ascii="Arial" w:eastAsia="Arial" w:hAnsi="Arial" w:cs="Arial"/>
          <w:sz w:val="24"/>
          <w:szCs w:val="24"/>
        </w:rPr>
        <w:t xml:space="preserve">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del w:id="950083" w:author="Claude (fusión cap. III)" w:date="2026-09-26T00:00:00Z"/>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del w:id="950081" w:author="Claude (fusión cap. III)" w:date="2026-09-26T00:00:00Z"/>
          <w:rFonts w:ascii="Arial" w:eastAsia="Arial" w:hAnsi="Arial" w:cs="Arial"/>
          <w:i/>
          <w:iCs/>
          <w:color w:val="000000"/>
          <w:sz w:val="24"/>
          <w:szCs w:val="24"/>
        </w:rPr>
      </w:pPr>
      <w:del w:id="950083" w:author="Claude (fusión cap. III)" w:date="2026-09-26T00:00:00Z">
        <w:r>
          <w:rPr>
            <w:rFonts w:ascii="Arial" w:eastAsia="Arial" w:hAnsi="Arial" w:cs="Arial"/>
            <w:i/>
            <w:iCs/>
            <w:color w:val="000000"/>
            <w:sz w:val="24"/>
            <w:szCs w:val="24"/>
          </w:rPr>
          <w:delText>3.2.3. La teoría de los estándares en el proyecto incorporado al voto</w:delText>
        </w:r>
      </w:del>
    </w:p>
    <w:p w14:paraId="32BE13DF" w14:textId="77777777" w:rsidR="00224E50" w:rsidRPr="00224E50" w:rsidRDefault="00224E50" w:rsidP="00224E50">
      <w:pPr>
        <w:spacing w:line="360" w:lineRule="auto"/>
        <w:rPr>
          <w:del w:id="950080" w:author="Claude (fusión cap. III)" w:date="2026-09-26T00:00:00Z"/>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r>
      <w:ins w:id="950133" w:author="Claude (fusión cap. III)" w:date="2026-09-26T00:00:00Z">
        <w:r>
          <w:rPr>
            <w:rFonts w:ascii="Arial" w:eastAsia="Arial" w:hAnsi="Arial" w:cs="Arial"/>
            <w:sz w:val="24"/>
            <w:szCs w:val="24"/>
          </w:rPr>
          <w:t xml:space="preserve">La teoría de los estándares se desarrolla en el proyecto incorporado al voto. </w:t>
        </w:r>
      </w:ins>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del w:id="950079" w:author="Claude (fusión cap. III)" w:date="2026-09-26T00:00:00Z"/>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del w:id="950077" w:author="Claude (fusión cap. III)" w:date="2026-09-26T00:00:00Z"/>
          <w:rFonts w:ascii="Arial" w:eastAsia="Arial" w:hAnsi="Arial" w:cs="Arial"/>
          <w:i/>
          <w:iCs/>
          <w:color w:val="000000"/>
          <w:sz w:val="24"/>
          <w:szCs w:val="24"/>
        </w:rPr>
      </w:pPr>
      <w:del w:id="950079" w:author="Claude (fusión cap. III)" w:date="2026-09-26T00:00:00Z">
        <w:r>
          <w:rPr>
            <w:rFonts w:ascii="Arial" w:eastAsia="Arial" w:hAnsi="Arial" w:cs="Arial"/>
            <w:i/>
            <w:iCs/>
            <w:color w:val="000000"/>
            <w:sz w:val="24"/>
            <w:szCs w:val="24"/>
          </w:rPr>
          <w:delText>3.2.4. El estándar elevado para la autoría</w:delText>
        </w:r>
      </w:del>
    </w:p>
    <w:p w14:paraId="000E0289" w14:textId="77777777" w:rsidR="00224E50" w:rsidRPr="00224E50" w:rsidRDefault="00224E50" w:rsidP="00224E50">
      <w:pPr>
        <w:spacing w:line="360" w:lineRule="auto"/>
        <w:rPr>
          <w:del w:id="950076" w:author="Claude (fusión cap. III)" w:date="2026-09-26T00:00:00Z"/>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del w:id="950075" w:author="Claude (fusión cap. III)" w:date="2026-09-26T00:00:00Z"/>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del w:id="950073" w:author="Claude (fusión cap. III)" w:date="2026-09-26T00:00:00Z"/>
          <w:rFonts w:ascii="Arial" w:eastAsia="Arial" w:hAnsi="Arial" w:cs="Arial"/>
          <w:i/>
          <w:iCs/>
          <w:color w:val="000000"/>
          <w:sz w:val="24"/>
          <w:szCs w:val="24"/>
        </w:rPr>
      </w:pPr>
      <w:del w:id="950075" w:author="Claude (fusión cap. III)" w:date="2026-09-26T00:00:00Z">
        <w:r>
          <w:rPr>
            <w:rFonts w:ascii="Arial" w:eastAsia="Arial" w:hAnsi="Arial" w:cs="Arial"/>
            <w:i/>
            <w:iCs/>
            <w:color w:val="000000"/>
            <w:sz w:val="24"/>
            <w:szCs w:val="24"/>
          </w:rPr>
          <w:delText>3.2.5. La fuente del estándar. Modulación judicial y previsibilidad</w:delText>
        </w:r>
      </w:del>
    </w:p>
    <w:p w14:paraId="4F455E2E" w14:textId="77777777" w:rsidR="00224E50" w:rsidRPr="00224E50" w:rsidRDefault="00224E50" w:rsidP="00224E50">
      <w:pPr>
        <w:spacing w:line="360" w:lineRule="auto"/>
        <w:rPr>
          <w:del w:id="950072" w:author="Claude (fusión cap. III)" w:date="2026-09-26T00:00:00Z"/>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del w:id="950071" w:author="Claude (fusión cap. III)" w:date="2026-09-26T00:00:00Z"/>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del w:id="950069" w:author="Claude (fusión cap. III)" w:date="2026-09-26T00:00:00Z"/>
          <w:rFonts w:ascii="Arial" w:eastAsia="Arial" w:hAnsi="Arial" w:cs="Arial"/>
          <w:i/>
          <w:iCs/>
          <w:color w:val="000000"/>
          <w:sz w:val="24"/>
          <w:szCs w:val="24"/>
        </w:rPr>
      </w:pPr>
      <w:del w:id="950071" w:author="Claude (fusión cap. III)" w:date="2026-09-26T00:00:00Z">
        <w:r>
          <w:rPr>
            <w:rFonts w:ascii="Arial" w:eastAsia="Arial" w:hAnsi="Arial" w:cs="Arial"/>
            <w:i/>
            <w:iCs/>
            <w:color w:val="000000"/>
            <w:sz w:val="24"/>
            <w:szCs w:val="24"/>
          </w:rPr>
          <w:delText>3.2.6. La crítica a la fragmentación del acervo probatorio</w:delText>
        </w:r>
      </w:del>
    </w:p>
    <w:p w14:paraId="770868B7" w14:textId="77777777" w:rsidR="00224E50" w:rsidRPr="00224E50" w:rsidRDefault="00224E50" w:rsidP="00224E50">
      <w:pPr>
        <w:spacing w:line="360" w:lineRule="auto"/>
        <w:rPr>
          <w:del w:id="950068" w:author="Claude (fusión cap. III)" w:date="2026-09-26T00:00:00Z"/>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del w:id="950067" w:author="Claude (fusión cap. III)" w:date="2026-09-26T00:00:00Z"/>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del w:id="950065" w:author="Claude (fusión cap. III)" w:date="2026-09-26T00:00:00Z"/>
          <w:rFonts w:ascii="Arial" w:eastAsia="Arial" w:hAnsi="Arial" w:cs="Arial"/>
          <w:i/>
          <w:iCs/>
          <w:color w:val="000000"/>
          <w:sz w:val="24"/>
          <w:szCs w:val="24"/>
        </w:rPr>
      </w:pPr>
      <w:del w:id="950067" w:author="Claude (fusión cap. III)" w:date="2026-09-26T00:00:00Z">
        <w:r>
          <w:rPr>
            <w:rFonts w:ascii="Arial" w:eastAsia="Arial" w:hAnsi="Arial" w:cs="Arial"/>
            <w:i/>
            <w:iCs/>
            <w:color w:val="000000"/>
            <w:sz w:val="24"/>
            <w:szCs w:val="24"/>
          </w:rPr>
          <w:delText>3.2.7. La determinancia y el uso de la estadística</w:delText>
        </w:r>
      </w:del>
    </w:p>
    <w:p w14:paraId="4A3BC90C" w14:textId="77777777" w:rsidR="00224E50" w:rsidRPr="00224E50" w:rsidRDefault="00224E50" w:rsidP="00224E50">
      <w:pPr>
        <w:spacing w:line="360" w:lineRule="auto"/>
        <w:rPr>
          <w:del w:id="950064" w:author="Claude (fusión cap. III)" w:date="2026-09-26T00:00:00Z"/>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del w:id="950063" w:author="Claude (fusión cap. III)" w:date="2026-09-26T00:00:00Z"/>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del w:id="950061" w:author="Claude (fusión cap. III)" w:date="2026-09-26T00:00:00Z"/>
          <w:rFonts w:ascii="Arial" w:eastAsia="Arial" w:hAnsi="Arial" w:cs="Arial"/>
          <w:i/>
          <w:iCs/>
          <w:color w:val="000000"/>
          <w:sz w:val="24"/>
          <w:szCs w:val="24"/>
        </w:rPr>
      </w:pPr>
      <w:del w:id="950063" w:author="Claude (fusión cap. III)" w:date="2026-09-26T00:00:00Z">
        <w:r>
          <w:rPr>
            <w:rFonts w:ascii="Arial" w:eastAsia="Arial" w:hAnsi="Arial" w:cs="Arial"/>
            <w:i/>
            <w:iCs/>
            <w:color w:val="000000"/>
            <w:sz w:val="24"/>
            <w:szCs w:val="24"/>
          </w:rPr>
          <w:delText>3.2.8. El voto de 2025 frente a los requisitos metodológicos</w:delText>
        </w:r>
      </w:del>
    </w:p>
    <w:p w14:paraId="22003E77" w14:textId="77777777" w:rsidR="00224E50" w:rsidRPr="00224E50" w:rsidRDefault="00224E50" w:rsidP="00224E50">
      <w:pPr>
        <w:spacing w:line="360" w:lineRule="auto"/>
        <w:rPr>
          <w:del w:id="950060" w:author="Claude (fusión cap. III)" w:date="2026-09-26T00:00:00Z"/>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w:t>
      </w:r>
      <w:del w:id="950134" w:author="Claude (fusión cap. III)" w:date="2026-09-26T00:00:00Z">
        <w:r>
          <w:rPr>
            <w:rFonts w:ascii="Arial" w:eastAsia="Arial" w:hAnsi="Arial" w:cs="Arial"/>
            <w:sz w:val="24"/>
            <w:szCs w:val="24"/>
          </w:rPr>
          <w:delText xml:space="preserve">analizaremos más adelante</w:delText>
        </w:r>
      </w:del>
      <w:ins w:id="950135" w:author="Claude (fusión cap. III)" w:date="2026-09-26T00:00:00Z">
        <w:r>
          <w:rPr>
            <w:rFonts w:ascii="Arial" w:eastAsia="Arial" w:hAnsi="Arial" w:cs="Arial"/>
            <w:sz w:val="24"/>
            <w:szCs w:val="24"/>
          </w:rPr>
          <w:t xml:space="preserve">se desarrolla en el apartado 3.3</w:t>
        </w:r>
      </w:ins>
      <w:r>
        <w:rPr>
          <w:rFonts w:ascii="Arial" w:eastAsia="Arial" w:hAnsi="Arial" w:cs="Arial"/>
          <w:sz w:val="24"/>
          <w:szCs w:val="24"/>
        </w:rPr>
        <w:t xml:space="preserve">.</w:t>
      </w:r>
    </w:p>
    <w:p w14:paraId="616644C9" w14:textId="77777777" w:rsidR="00224E50" w:rsidRPr="00224E50" w:rsidRDefault="00224E50" w:rsidP="00224E50">
      <w:pPr>
        <w:spacing w:line="360" w:lineRule="auto"/>
        <w:rPr>
          <w:del w:id="950059" w:author="Claude (fusión cap. III)" w:date="2026-09-26T00:00:00Z"/>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del w:id="950057" w:author="Claude (fusión cap. III)" w:date="2026-09-26T00:00:00Z"/>
          <w:rFonts w:ascii="Arial" w:eastAsia="Arial" w:hAnsi="Arial" w:cs="Arial"/>
          <w:i/>
          <w:iCs/>
          <w:color w:val="000000"/>
          <w:sz w:val="24"/>
          <w:szCs w:val="24"/>
        </w:rPr>
      </w:pPr>
      <w:del w:id="950059" w:author="Claude (fusión cap. III)" w:date="2026-09-26T00:00:00Z">
        <w:r>
          <w:rPr>
            <w:rFonts w:ascii="Arial" w:eastAsia="Arial" w:hAnsi="Arial" w:cs="Arial"/>
            <w:i/>
            <w:iCs/>
            <w:color w:val="000000"/>
            <w:sz w:val="24"/>
            <w:szCs w:val="24"/>
          </w:rPr>
          <w:delText>3.2.9. Cotejo con el voto particular del caso Tabasco</w:delText>
        </w:r>
      </w:del>
    </w:p>
    <w:p w14:paraId="1021E535" w14:textId="77777777" w:rsidR="00224E50" w:rsidRPr="00224E50" w:rsidRDefault="00224E50" w:rsidP="00224E50">
      <w:pPr>
        <w:spacing w:line="360" w:lineRule="auto"/>
        <w:rPr>
          <w:del w:id="950056" w:author="Claude (fusión cap. III)" w:date="2026-09-26T00:00:00Z"/>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del w:id="950055" w:author="Claude (fusión cap. III)" w:date="2026-09-26T00:00:00Z"/>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del w:id="950053" w:author="Claude (fusión cap. III)" w:date="2026-09-26T00:00:00Z"/>
          <w:rFonts w:ascii="Arial" w:eastAsia="Arial" w:hAnsi="Arial" w:cs="Arial"/>
          <w:i/>
          <w:iCs/>
          <w:color w:val="000000"/>
          <w:sz w:val="24"/>
          <w:szCs w:val="24"/>
        </w:rPr>
      </w:pPr>
      <w:del w:id="950055" w:author="Claude (fusión cap. III)" w:date="2026-09-26T00:00:00Z">
        <w:r>
          <w:rPr>
            <w:rFonts w:ascii="Arial" w:eastAsia="Arial" w:hAnsi="Arial" w:cs="Arial"/>
            <w:i/>
            <w:iCs/>
            <w:color w:val="000000"/>
            <w:sz w:val="24"/>
            <w:szCs w:val="24"/>
          </w:rPr>
          <w:delText>3.2.10. Un antecedente del mismo disidente. El voto razonado en el SUP-REC-1388/2018</w:delText>
        </w:r>
      </w:del>
    </w:p>
    <w:p w14:paraId="3F44C7E6" w14:textId="77777777" w:rsidR="00224E50" w:rsidRPr="00224E50" w:rsidRDefault="00224E50" w:rsidP="00224E50">
      <w:pPr>
        <w:spacing w:line="360" w:lineRule="auto"/>
        <w:rPr>
          <w:del w:id="950052" w:author="Claude (fusión cap. III)" w:date="2026-09-26T00:00:00Z"/>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del w:id="950051" w:author="Claude (fusión cap. III)" w:date="2026-09-26T00:00:00Z"/>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del w:id="950049" w:author="Claude (fusión cap. III)" w:date="2026-09-26T00:00:00Z"/>
          <w:rFonts w:ascii="Arial" w:eastAsia="Arial" w:hAnsi="Arial" w:cs="Arial"/>
          <w:i/>
          <w:iCs/>
          <w:color w:val="000000"/>
          <w:sz w:val="24"/>
          <w:szCs w:val="24"/>
        </w:rPr>
      </w:pPr>
      <w:del w:id="950051" w:author="Claude (fusión cap. III)" w:date="2026-09-26T00:00:00Z">
        <w:r>
          <w:rPr>
            <w:rFonts w:ascii="Arial" w:eastAsia="Arial" w:hAnsi="Arial" w:cs="Arial"/>
            <w:i/>
            <w:iCs/>
            <w:color w:val="000000"/>
            <w:sz w:val="24"/>
            <w:szCs w:val="24"/>
          </w:rPr>
          <w:delText>3.2.11. El alcance de una crítica sin efectos vinculantes</w:delText>
        </w:r>
      </w:del>
    </w:p>
    <w:p w14:paraId="569A71B4" w14:textId="77777777" w:rsidR="00224E50" w:rsidRPr="00224E50" w:rsidRDefault="00224E50" w:rsidP="00224E50">
      <w:pPr>
        <w:spacing w:line="360" w:lineRule="auto"/>
        <w:rPr>
          <w:del w:id="950048" w:author="Claude (fusión cap. III)" w:date="2026-09-26T00:00:00Z"/>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r>
      <w:ins w:id="950137" w:author="Claude (fusión cap. III)" w:date="2026-09-26T00:00:00Z">
        <w:r>
          <w:rPr>
            <w:rFonts w:ascii="Arial" w:eastAsia="Arial" w:hAnsi="Arial" w:cs="Arial"/>
            <w:sz w:val="24"/>
            <w:szCs w:val="24"/>
          </w:rPr>
          <w:t xml:space="preserve">Queda por precisar el alcance de esta crítica. </w:t>
        </w:r>
      </w:ins>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del w:id="950047" w:author="Claude (fusión cap. III)" w:date="2026-09-26T00:00:00Z"/>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del w:id="950045" w:author="Claude (fusión cap. III)" w:date="2026-09-26T00:00:00Z"/>
          <w:rFonts w:ascii="Arial" w:eastAsia="Arial" w:hAnsi="Arial" w:cs="Arial"/>
          <w:i/>
          <w:iCs/>
          <w:color w:val="000000"/>
          <w:sz w:val="24"/>
          <w:szCs w:val="24"/>
        </w:rPr>
      </w:pPr>
      <w:del w:id="950047" w:author="Claude (fusión cap. III)" w:date="2026-09-26T00:00:00Z">
        <w:r>
          <w:rPr>
            <w:rFonts w:ascii="Arial" w:eastAsia="Arial" w:hAnsi="Arial" w:cs="Arial"/>
            <w:i/>
            <w:iCs/>
            <w:color w:val="000000"/>
            <w:sz w:val="24"/>
            <w:szCs w:val="24"/>
          </w:rPr>
          <w:delText xml:space="preserve">Conclusiones del capitulo </w:delText>
        </w:r>
      </w:del>
    </w:p>
    <w:p w14:paraId="73075E5F" w14:textId="77777777" w:rsidR="00224E50" w:rsidRPr="00224E50" w:rsidRDefault="00224E50" w:rsidP="00224E50">
      <w:pPr>
        <w:spacing w:line="360" w:lineRule="auto"/>
        <w:rPr>
          <w:del w:id="950044" w:author="Claude (fusión cap. III)" w:date="2026-09-26T00:00:00Z"/>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w:t>
      </w:r>
      <w:ins w:id="950139" w:author="Claude (fusión cap. III)" w:date="2026-09-26T00:00:00Z">
        <w:r>
          <w:rPr>
            <w:rFonts w:ascii="Arial" w:eastAsia="Arial" w:hAnsi="Arial" w:cs="Arial"/>
            <w:sz w:val="24"/>
            <w:szCs w:val="24"/>
          </w:rPr>
          <w:t xml:space="preserve">n síntesis, e</w:t>
        </w:r>
      </w:ins>
      <w:r>
        <w:rPr>
          <w:rFonts w:ascii="Arial" w:eastAsia="Arial" w:hAnsi="Arial" w:cs="Arial"/>
          <w:sz w:val="24"/>
          <w:szCs w:val="24"/>
        </w:rPr>
        <w:t xml:space="preserv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del w:id="950043" w:author="Claude (fusión cap. III)" w:date="2026-09-26T00:00:00Z"/>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del w:id="950041" w:author="Claude (fusión cap. III)" w:date="2026-09-26T00:00:00Z"/>
          <w:rFonts w:ascii="Arial" w:eastAsia="Arial" w:hAnsi="Arial" w:cs="Arial"/>
          <w:i/>
          <w:iCs/>
          <w:color w:val="000000"/>
          <w:sz w:val="24"/>
          <w:szCs w:val="24"/>
        </w:rPr>
      </w:pPr>
      <w:del w:id="950043" w:author="Claude (fusión cap. III)" w:date="2026-09-26T00:00:00Z">
        <w:r>
          <w:rPr>
            <w:rFonts w:ascii="Arial" w:eastAsia="Arial" w:hAnsi="Arial" w:cs="Arial"/>
            <w:i/>
            <w:iCs/>
            <w:color w:val="000000"/>
            <w:sz w:val="24"/>
            <w:szCs w:val="24"/>
          </w:rPr>
          <w:delText>3.3. La cláusula mixta. Expresión normativa del error de categoría y su inercia en el sistema probatorio</w:delText>
        </w:r>
      </w:del>
    </w:p>
    <w:p w14:paraId="42851895" w14:textId="77777777" w:rsidR="00FB3B55" w:rsidRPr="00FB3B55" w:rsidRDefault="00FB3B55" w:rsidP="00FB3B55">
      <w:pPr>
        <w:spacing w:line="360" w:lineRule="auto"/>
        <w:rPr>
          <w:del w:id="950040" w:author="Claude (fusión cap. III)" w:date="2026-09-26T00:00:00Z"/>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w:t>
      </w:r>
      <w:ins w:id="950141" w:author="Claude (fusión cap. III)" w:date="2026-09-26T00:00:00Z">
        <w:r>
          <w:rPr>
            <w:rFonts w:ascii="Arial" w:eastAsia="Arial" w:hAnsi="Arial" w:cs="Arial"/>
            <w:sz w:val="24"/>
            <w:szCs w:val="24"/>
          </w:rPr>
          <w:t xml:space="preserve">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w:t>
        </w:r>
      </w:ins>
      <w:r>
        <w:rPr>
          <w:rFonts w:ascii="Arial" w:eastAsia="Arial" w:hAnsi="Arial" w:cs="Arial"/>
          <w:sz w:val="24"/>
          <w:szCs w:val="24"/>
        </w:rPr>
        <w:t xml:space="preserve">Al final se examina su relación con el error de categoría y se traza el tránsito al capítulo cuarto.</w:t>
      </w:r>
    </w:p>
    <w:p w14:paraId="11FF4DE0" w14:textId="77777777" w:rsidR="00FB3B55" w:rsidRPr="00FB3B55" w:rsidRDefault="00FB3B55" w:rsidP="00FB3B55">
      <w:pPr>
        <w:spacing w:line="360" w:lineRule="auto"/>
        <w:rPr>
          <w:del w:id="950039" w:author="Claude (fusión cap. III)" w:date="2026-09-26T00:00:00Z"/>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del w:id="950037" w:author="Claude (fusión cap. III)" w:date="2026-09-26T00:00:00Z"/>
          <w:rFonts w:ascii="Arial" w:eastAsia="Arial" w:hAnsi="Arial" w:cs="Arial"/>
          <w:i/>
          <w:iCs/>
          <w:color w:val="000000"/>
          <w:sz w:val="24"/>
          <w:szCs w:val="24"/>
        </w:rPr>
      </w:pPr>
      <w:del w:id="950039" w:author="Claude (fusión cap. III)" w:date="2026-09-26T00:00:00Z">
        <w:r>
          <w:rPr>
            <w:rFonts w:ascii="Arial" w:eastAsia="Arial" w:hAnsi="Arial" w:cs="Arial"/>
            <w:i/>
            <w:iCs/>
            <w:color w:val="000000"/>
            <w:sz w:val="24"/>
            <w:szCs w:val="24"/>
          </w:rPr>
          <w:delText>3.3.1. Los sistemas de valoración y la noción clásica de sistema mixto</w:delText>
        </w:r>
      </w:del>
    </w:p>
    <w:p w14:paraId="6C2F4589" w14:textId="77777777" w:rsidR="00FB3B55" w:rsidRPr="00FB3B55" w:rsidRDefault="00FB3B55" w:rsidP="00FB3B55">
      <w:pPr>
        <w:spacing w:line="360" w:lineRule="auto"/>
        <w:rPr>
          <w:del w:id="950036" w:author="Claude (fusión cap. III)" w:date="2026-09-26T00:00:00Z"/>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del w:id="950035" w:author="Claude (fusión cap. III)" w:date="2026-09-26T00:00:00Z"/>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del w:id="950033" w:author="Claude (fusión cap. III)" w:date="2026-09-26T00:00:00Z"/>
          <w:rFonts w:ascii="Arial" w:eastAsia="Arial" w:hAnsi="Arial" w:cs="Arial"/>
          <w:i/>
          <w:iCs/>
          <w:color w:val="000000"/>
          <w:sz w:val="24"/>
          <w:szCs w:val="24"/>
        </w:rPr>
      </w:pPr>
      <w:del w:id="950035" w:author="Claude (fusión cap. III)" w:date="2026-09-26T00:00:00Z">
        <w:r>
          <w:rPr>
            <w:rFonts w:ascii="Arial" w:eastAsia="Arial" w:hAnsi="Arial" w:cs="Arial"/>
            <w:i/>
            <w:iCs/>
            <w:color w:val="000000"/>
            <w:sz w:val="24"/>
            <w:szCs w:val="24"/>
          </w:rPr>
          <w:delText>3.3.2. Definición de la cláusula mixta</w:delText>
        </w:r>
      </w:del>
    </w:p>
    <w:p w14:paraId="4F15933E" w14:textId="77777777" w:rsidR="00FB3B55" w:rsidRPr="00FB3B55" w:rsidRDefault="00FB3B55" w:rsidP="00FB3B55">
      <w:pPr>
        <w:spacing w:line="360" w:lineRule="auto"/>
        <w:rPr>
          <w:del w:id="950032" w:author="Claude (fusión cap. III)" w:date="2026-09-26T00:00:00Z"/>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del w:id="950031" w:author="Claude (fusión cap. III)" w:date="2026-09-26T00:00:00Z"/>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del w:id="950029" w:author="Claude (fusión cap. III)" w:date="2026-09-26T00:00:00Z"/>
          <w:rFonts w:ascii="Arial" w:eastAsia="Arial" w:hAnsi="Arial" w:cs="Arial"/>
          <w:i/>
          <w:iCs/>
          <w:color w:val="000000"/>
          <w:sz w:val="24"/>
          <w:szCs w:val="24"/>
        </w:rPr>
      </w:pPr>
      <w:del w:id="950031" w:author="Claude (fusión cap. III)" w:date="2026-09-26T00:00:00Z">
        <w:r>
          <w:rPr>
            <w:rFonts w:ascii="Arial" w:eastAsia="Arial" w:hAnsi="Arial" w:cs="Arial"/>
            <w:i/>
            <w:iCs/>
            <w:color w:val="000000"/>
            <w:sz w:val="24"/>
            <w:szCs w:val="24"/>
          </w:rPr>
          <w:delText>3.3.3. Deslinde frente a la textura abierta y la ambigüedad</w:delText>
        </w:r>
      </w:del>
    </w:p>
    <w:p w14:paraId="08688524" w14:textId="77777777" w:rsidR="00FB3B55" w:rsidRPr="00FB3B55" w:rsidRDefault="00FB3B55" w:rsidP="00FB3B55">
      <w:pPr>
        <w:spacing w:line="360" w:lineRule="auto"/>
        <w:rPr>
          <w:del w:id="950028" w:author="Claude (fusión cap. III)" w:date="2026-09-26T00:00:00Z"/>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del w:id="950027" w:author="Claude (fusión cap. III)" w:date="2026-09-26T00:00:00Z"/>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del w:id="950025" w:author="Claude (fusión cap. III)" w:date="2026-09-26T00:00:00Z"/>
          <w:rFonts w:ascii="Arial" w:eastAsia="Arial" w:hAnsi="Arial" w:cs="Arial"/>
          <w:i/>
          <w:iCs/>
          <w:color w:val="000000"/>
          <w:sz w:val="24"/>
          <w:szCs w:val="24"/>
        </w:rPr>
      </w:pPr>
      <w:del w:id="950027" w:author="Claude (fusión cap. III)" w:date="2026-09-26T00:00:00Z">
        <w:r>
          <w:rPr>
            <w:rFonts w:ascii="Arial" w:eastAsia="Arial" w:hAnsi="Arial" w:cs="Arial"/>
            <w:i/>
            <w:iCs/>
            <w:color w:val="000000"/>
            <w:sz w:val="24"/>
            <w:szCs w:val="24"/>
          </w:rPr>
          <w:delText>3.3.4. Anatomía del artículo 16 de la ley de medios</w:delText>
        </w:r>
      </w:del>
    </w:p>
    <w:p w14:paraId="4CE77188" w14:textId="77777777" w:rsidR="00FB3B55" w:rsidRPr="00FB3B55" w:rsidRDefault="00FB3B55" w:rsidP="00FB3B55">
      <w:pPr>
        <w:spacing w:line="360" w:lineRule="auto"/>
        <w:rPr>
          <w:del w:id="950024" w:author="Claude (fusión cap. III)" w:date="2026-09-26T00:00:00Z"/>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r>
      <w:del w:id="950142" w:author="Claude (fusión cap. III)" w:date="2026-09-26T00:00:00Z">
        <w:r>
          <w:rPr>
            <w:rFonts w:ascii="Arial" w:eastAsia="Arial" w:hAnsi="Arial" w:cs="Arial"/>
            <w:sz w:val="24"/>
            <w:szCs w:val="24"/>
          </w:rPr>
          <w:delText xml:space="preserve">El párrafo 1 del artículo 16</w:delText>
        </w:r>
      </w:del>
      <w:ins w:id="950143" w:author="Claude (fusión cap. III)" w:date="2026-09-26T00:00:00Z">
        <w:r>
          <w:rPr>
            <w:rFonts w:ascii="Arial" w:eastAsia="Arial" w:hAnsi="Arial" w:cs="Arial"/>
            <w:sz w:val="24"/>
            <w:szCs w:val="24"/>
          </w:rPr>
          <w:t xml:space="preserve">Precisada la categoría, puede describirse la anatomía del artículo 16. Su párrafo 1</w:t>
        </w:r>
      </w:ins>
      <w:r>
        <w:rPr>
          <w:rFonts w:ascii="Arial" w:eastAsia="Arial" w:hAnsi="Arial" w:cs="Arial"/>
          <w:sz w:val="24"/>
          <w:szCs w:val="24"/>
        </w:rPr>
        <w:t xml:space="preserve">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del w:id="950023" w:author="Claude (fusión cap. III)" w:date="2026-09-26T00:00:00Z"/>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del w:id="950021" w:author="Claude (fusión cap. III)" w:date="2026-09-26T00:00:00Z"/>
          <w:rFonts w:ascii="Arial" w:eastAsia="Arial" w:hAnsi="Arial" w:cs="Arial"/>
          <w:i/>
          <w:iCs/>
          <w:color w:val="000000"/>
          <w:sz w:val="24"/>
          <w:szCs w:val="24"/>
        </w:rPr>
      </w:pPr>
      <w:del w:id="950023" w:author="Claude (fusión cap. III)" w:date="2026-09-26T00:00:00Z">
        <w:r>
          <w:rPr>
            <w:rFonts w:ascii="Arial" w:eastAsia="Arial" w:hAnsi="Arial" w:cs="Arial"/>
            <w:i/>
            <w:iCs/>
            <w:color w:val="000000"/>
            <w:sz w:val="24"/>
            <w:szCs w:val="24"/>
          </w:rPr>
          <w:delText>3.3.5. El funcionamiento inerte del componente racional</w:delText>
        </w:r>
      </w:del>
    </w:p>
    <w:p w14:paraId="5C6AAD14" w14:textId="77777777" w:rsidR="00FB3B55" w:rsidRPr="00FB3B55" w:rsidRDefault="00FB3B55" w:rsidP="00FB3B55">
      <w:pPr>
        <w:spacing w:line="360" w:lineRule="auto"/>
        <w:rPr>
          <w:del w:id="950020" w:author="Claude (fusión cap. III)" w:date="2026-09-26T00:00:00Z"/>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del w:id="950019" w:author="Claude (fusión cap. III)" w:date="2026-09-26T00:00:00Z"/>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del w:id="950017" w:author="Claude (fusión cap. III)" w:date="2026-09-26T00:00:00Z"/>
          <w:rFonts w:ascii="Arial" w:eastAsia="Arial" w:hAnsi="Arial" w:cs="Arial"/>
          <w:i/>
          <w:iCs/>
          <w:color w:val="000000"/>
          <w:sz w:val="24"/>
          <w:szCs w:val="24"/>
        </w:rPr>
      </w:pPr>
      <w:del w:id="950019" w:author="Claude (fusión cap. III)" w:date="2026-09-26T00:00:00Z">
        <w:r>
          <w:rPr>
            <w:rFonts w:ascii="Arial" w:eastAsia="Arial" w:hAnsi="Arial" w:cs="Arial"/>
            <w:i/>
            <w:iCs/>
            <w:color w:val="000000"/>
            <w:sz w:val="24"/>
            <w:szCs w:val="24"/>
          </w:rPr>
          <w:delText>3.3.6. Las reglas jurisprudenciales de peso y el desplazamiento del problema</w:delText>
        </w:r>
      </w:del>
    </w:p>
    <w:p w14:paraId="0B042A0E" w14:textId="77777777" w:rsidR="00FB3B55" w:rsidRPr="00FB3B55" w:rsidRDefault="00FB3B55" w:rsidP="00FB3B55">
      <w:pPr>
        <w:spacing w:line="360" w:lineRule="auto"/>
        <w:rPr>
          <w:del w:id="950016" w:author="Claude (fusión cap. III)" w:date="2026-09-26T00:00:00Z"/>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del w:id="950015" w:author="Claude (fusión cap. III)" w:date="2026-09-26T00:00:00Z"/>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del w:id="950013" w:author="Claude (fusión cap. III)" w:date="2026-09-26T00:00:00Z"/>
          <w:rFonts w:ascii="Arial" w:eastAsia="Arial" w:hAnsi="Arial" w:cs="Arial"/>
          <w:i/>
          <w:iCs/>
          <w:color w:val="000000"/>
          <w:sz w:val="24"/>
          <w:szCs w:val="24"/>
        </w:rPr>
      </w:pPr>
      <w:del w:id="950015" w:author="Claude (fusión cap. III)" w:date="2026-09-26T00:00:00Z">
        <w:r>
          <w:rPr>
            <w:rFonts w:ascii="Arial" w:eastAsia="Arial" w:hAnsi="Arial" w:cs="Arial"/>
            <w:i/>
            <w:iCs/>
            <w:color w:val="000000"/>
            <w:sz w:val="24"/>
            <w:szCs w:val="24"/>
          </w:rPr>
          <w:delText>3.3.7. Cláusulas mixtas análogas en el derecho procesal mexicano</w:delText>
        </w:r>
      </w:del>
    </w:p>
    <w:p w14:paraId="748E571A" w14:textId="77777777" w:rsidR="00FB3B55" w:rsidRPr="00FB3B55" w:rsidRDefault="00FB3B55" w:rsidP="00FB3B55">
      <w:pPr>
        <w:spacing w:line="360" w:lineRule="auto"/>
        <w:rPr>
          <w:del w:id="950012" w:author="Claude (fusión cap. III)" w:date="2026-09-26T00:00:00Z"/>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del w:id="950011" w:author="Claude (fusión cap. III)" w:date="2026-09-26T00:00:00Z"/>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del w:id="950009" w:author="Claude (fusión cap. III)" w:date="2026-09-26T00:00:00Z"/>
          <w:rFonts w:ascii="Arial" w:eastAsia="Arial" w:hAnsi="Arial" w:cs="Arial"/>
          <w:i/>
          <w:iCs/>
          <w:color w:val="000000"/>
          <w:sz w:val="24"/>
          <w:szCs w:val="24"/>
        </w:rPr>
      </w:pPr>
      <w:del w:id="950011" w:author="Claude (fusión cap. III)" w:date="2026-09-26T00:00:00Z">
        <w:r>
          <w:rPr>
            <w:rFonts w:ascii="Arial" w:eastAsia="Arial" w:hAnsi="Arial" w:cs="Arial"/>
            <w:i/>
            <w:iCs/>
            <w:color w:val="000000"/>
            <w:sz w:val="24"/>
            <w:szCs w:val="24"/>
          </w:rPr>
          <w:delText>3.3.8. Consecuencias dogmáticas de la calificación</w:delText>
        </w:r>
      </w:del>
    </w:p>
    <w:p w14:paraId="5CD6DB28" w14:textId="77777777" w:rsidR="00FB3B55" w:rsidRPr="00FB3B55" w:rsidRDefault="00FB3B55" w:rsidP="00FB3B55">
      <w:pPr>
        <w:spacing w:line="360" w:lineRule="auto"/>
        <w:rPr>
          <w:del w:id="950008" w:author="Claude (fusión cap. III)" w:date="2026-09-26T00:00:00Z"/>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del w:id="950007" w:author="Claude (fusión cap. III)" w:date="2026-09-26T00:00:00Z"/>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del w:id="950005" w:author="Claude (fusión cap. III)" w:date="2026-09-26T00:00:00Z"/>
          <w:rFonts w:ascii="Arial" w:eastAsia="Arial" w:hAnsi="Arial" w:cs="Arial"/>
          <w:i/>
          <w:iCs/>
          <w:color w:val="000000"/>
          <w:sz w:val="24"/>
          <w:szCs w:val="24"/>
        </w:rPr>
      </w:pPr>
      <w:del w:id="950007" w:author="Claude (fusión cap. III)" w:date="2026-09-26T00:00:00Z">
        <w:r>
          <w:rPr>
            <w:rFonts w:ascii="Arial" w:eastAsia="Arial" w:hAnsi="Arial" w:cs="Arial"/>
            <w:i/>
            <w:iCs/>
            <w:color w:val="000000"/>
            <w:sz w:val="24"/>
            <w:szCs w:val="24"/>
          </w:rPr>
          <w:delText>3.3.9. La cláusula mixta como expresión normativa del error de categoría</w:delText>
        </w:r>
      </w:del>
    </w:p>
    <w:p w14:paraId="2B2932D1" w14:textId="77777777" w:rsidR="00FB3B55" w:rsidRPr="00FB3B55" w:rsidRDefault="00FB3B55" w:rsidP="00FB3B55">
      <w:pPr>
        <w:spacing w:line="360" w:lineRule="auto"/>
        <w:rPr>
          <w:del w:id="950004" w:author="Claude (fusión cap. III)" w:date="2026-09-26T00:00:00Z"/>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r>
      <w:del w:id="950144" w:author="Claude (fusión cap. III)" w:date="2026-09-26T00:00:00Z">
        <w:r>
          <w:rPr>
            <w:rFonts w:ascii="Arial" w:eastAsia="Arial" w:hAnsi="Arial" w:cs="Arial"/>
            <w:sz w:val="24"/>
            <w:szCs w:val="24"/>
          </w:rPr>
          <w:delText xml:space="preserve">La noción de error de categoría</w:delText>
        </w:r>
      </w:del>
      <w:ins w:id="950145" w:author="Claude (fusión cap. III)" w:date="2026-09-26T00:00:00Z">
        <w:r>
          <w:rPr>
            <w:rFonts w:ascii="Arial" w:eastAsia="Arial" w:hAnsi="Arial" w:cs="Arial"/>
            <w:sz w:val="24"/>
            <w:szCs w:val="24"/>
          </w:rPr>
          <w:t xml:space="preserve">Resta precisar la relación entre la cláusula mixta y el error de categoría. Esta noción</w:t>
        </w:r>
      </w:ins>
      <w:r>
        <w:rPr>
          <w:rFonts w:ascii="Arial" w:eastAsia="Arial" w:hAnsi="Arial" w:cs="Arial"/>
          <w:sz w:val="24"/>
          <w:szCs w:val="24"/>
        </w:rPr>
        <w:t xml:space="preserve">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del w:id="950003" w:author="Claude (fusión cap. III)" w:date="2026-09-26T00:00:00Z"/>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del w:id="950001" w:author="Claude (fusión cap. III)" w:date="2026-09-26T00:00:00Z"/>
          <w:rFonts w:ascii="Arial" w:eastAsia="Arial" w:hAnsi="Arial" w:cs="Arial"/>
          <w:i/>
          <w:iCs/>
          <w:color w:val="000000"/>
          <w:sz w:val="24"/>
          <w:szCs w:val="24"/>
        </w:rPr>
      </w:pPr>
      <w:del w:id="950003" w:author="Claude (fusión cap. III)" w:date="2026-09-26T00:00:00Z">
        <w:r>
          <w:rPr>
            <w:rFonts w:ascii="Arial" w:eastAsia="Arial" w:hAnsi="Arial" w:cs="Arial"/>
            <w:i/>
            <w:iCs/>
            <w:color w:val="000000"/>
            <w:sz w:val="24"/>
            <w:szCs w:val="24"/>
          </w:rPr>
          <w:delText>3.3.10. Síntesis capitular y tránsito al capítulo cuarto</w:delText>
        </w:r>
      </w:del>
    </w:p>
    <w:p w14:paraId="11DB4FA1" w14:textId="77777777" w:rsidR="00FB3B55" w:rsidRPr="00FB3B55" w:rsidRDefault="00FB3B55" w:rsidP="00FB3B55">
      <w:pPr>
        <w:spacing w:line="360" w:lineRule="auto"/>
        <w:rPr>
          <w:del w:id="950000" w:author="Claude (fusión cap. III)" w:date="2026-09-26T00:00:00Z"/>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r>
      <w:del w:id="950146" w:author="Claude (fusión cap. III)" w:date="2026-09-26T00:00:00Z">
        <w:r>
          <w:rPr>
            <w:rFonts w:ascii="Arial" w:eastAsia="Arial" w:hAnsi="Arial" w:cs="Arial"/>
            <w:sz w:val="24"/>
            <w:szCs w:val="24"/>
          </w:rPr>
          <w:delText xml:space="preserve">L</w:delText>
        </w:r>
      </w:del>
      <w:ins w:id="950147" w:author="Claude (fusión cap. III)" w:date="2026-09-26T00:00:00Z">
        <w:r>
          <w:rPr>
            <w:rFonts w:ascii="Arial" w:eastAsia="Arial" w:hAnsi="Arial" w:cs="Arial"/>
            <w:sz w:val="24"/>
            <w:szCs w:val="24"/>
          </w:rPr>
          <w:t xml:space="preserve">En síntesis, l</w:t>
        </w:r>
      </w:ins>
      <w:r>
        <w:rPr>
          <w:rFonts w:ascii="Arial" w:eastAsia="Arial" w:hAnsi="Arial" w:cs="Arial"/>
          <w:sz w:val="24"/>
          <w:szCs w:val="24"/>
        </w:rPr>
        <w:t xml:space="preserve">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