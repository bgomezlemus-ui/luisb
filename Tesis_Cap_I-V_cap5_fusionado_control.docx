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más adelante en este apartado.</w:t>
      </w: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probatoria de 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se aplicó a un caudal probatorio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En síntesis, 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desarrolla en el proyecto incorporado al voto. 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se desarrolla en el apartado 3.3.</w:t>
      </w: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Queda por precisar el alcance de esta crítica. 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Al final se examina su relación con el error de categoría y se traza el tránsito al capítulo cuarto.</w:t>
      </w: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Resta precisar la relación entre la cláusula mixta y el error de categoría. Esta noción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síntesis, 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La tercera función es la distributiva. 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Queda por precisar cuáles son los errores que el estándar distribuye. 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Descartado el contextualismo, el criterio de la relatividad debe buscarse en la consecuencia jurídica. 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síntesis, 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Resta examinar si el ordenamiento declara una preferencia entre ambos errores. 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ins w:id="950086" w:author="Claude (fusión cap. V)" w:date="2026-09-26T00:00:00Z">
        <w:r>
          <w:t xml:space="preserve"> La propuesta añade a la valoración racional de la prueba la regla de suficiencia de la que hoy carece. Su fundamento metodológico es la teoría de los estándares de prueba de Ferrer Beltrán, aplicada a los bienes y costes del error propios de la materia electoral.</w:t>
        </w:r>
      </w:ins>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del w:id="950083" w:author="Claude (fusión cap. V)" w:date="2026-09-26T00:00:00Z"/>
          <w:rFonts w:ascii="Arial" w:eastAsia="Arial" w:hAnsi="Arial" w:cs="Arial"/>
          <w:i/>
          <w:iCs/>
          <w:color w:val="000000"/>
          <w:sz w:val="24"/>
          <w:szCs w:val="24"/>
        </w:rPr>
      </w:pPr>
      <w:bookmarkStart w:id="23" w:name="_Toc240931723"/>
      <w:del w:id="950085" w:author="Claude (fusión cap. V)" w:date="2026-09-26T00:00:00Z">
        <w:r>
          <w:rPr>
            <w:rFonts w:ascii="Arial" w:eastAsia="Arial" w:hAnsi="Arial" w:cs="Arial"/>
            <w:i/>
            <w:iCs/>
            <w:color w:val="000000"/>
            <w:sz w:val="24"/>
            <w:szCs w:val="24"/>
          </w:rPr>
          <w:delText>V. Propuesta de diseño legislativo de un estándar de prueba para el contencioso electoral mexicano</w:delText>
        </w:r>
      </w:del>
    </w:p>
    <w:p w14:paraId="01C04C80" w14:textId="77777777" w:rsidR="00256ADA" w:rsidRPr="00383BF1" w:rsidRDefault="00256ADA" w:rsidP="00256ADA">
      <w:pPr>
        <w:spacing w:line="360" w:lineRule="auto"/>
        <w:rPr>
          <w:del w:id="950082" w:author="Claude (fusión cap. V)" w:date="2026-09-26T00:00:00Z"/>
          <w:rFonts w:ascii="Arial" w:eastAsia="Arial" w:hAnsi="Arial" w:cs="Arial"/>
          <w:sz w:val="24"/>
          <w:szCs w:val="24"/>
        </w:rPr>
      </w:pPr>
    </w:p>
    <w:p w14:paraId="494377E8" w14:textId="77777777" w:rsidR="00256ADA" w:rsidRPr="00383BF1" w:rsidRDefault="00256ADA" w:rsidP="00256ADA">
      <w:pPr>
        <w:spacing w:line="360" w:lineRule="auto"/>
        <w:jc w:val="both"/>
        <w:rPr>
          <w:del w:id="950080" w:author="Claude (fusión cap. V)" w:date="2026-09-26T00:00:00Z"/>
          <w:rFonts w:ascii="Arial" w:eastAsia="Arial" w:hAnsi="Arial" w:cs="Arial"/>
          <w:sz w:val="24"/>
          <w:szCs w:val="24"/>
        </w:rPr>
      </w:pPr>
      <w:del w:id="950082" w:author="Claude (fusión cap. V)" w:date="2026-09-26T00:00:00Z">
        <w:r>
          <w:rPr>
            <w:rFonts w:ascii="Arial" w:eastAsia="Arial" w:hAnsi="Arial" w:cs="Arial"/>
            <w:sz w:val="24"/>
            <w:szCs w:val="24"/>
          </w:rPr>
          <w:delTex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delText>
        </w:r>
      </w:del>
    </w:p>
    <w:p w14:paraId="3C5BDBF8" w14:textId="77777777" w:rsidR="00256ADA" w:rsidRPr="00383BF1" w:rsidRDefault="00256ADA" w:rsidP="00256ADA">
      <w:pPr>
        <w:spacing w:line="360" w:lineRule="auto"/>
        <w:rPr>
          <w:del w:id="950079" w:author="Claude (fusión cap. V)" w:date="2026-09-26T00:00:00Z"/>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del w:id="950077" w:author="Claude (fusión cap. V)" w:date="2026-09-26T00:00:00Z"/>
          <w:rFonts w:ascii="Arial" w:eastAsia="Arial" w:hAnsi="Arial" w:cs="Arial"/>
          <w:i/>
          <w:iCs/>
          <w:color w:val="000000"/>
          <w:sz w:val="24"/>
          <w:szCs w:val="24"/>
        </w:rPr>
      </w:pPr>
      <w:del w:id="950079" w:author="Claude (fusión cap. V)" w:date="2026-09-26T00:00:00Z">
        <w:r>
          <w:rPr>
            <w:rFonts w:ascii="Arial" w:eastAsia="Arial" w:hAnsi="Arial" w:cs="Arial"/>
            <w:i/>
            <w:iCs/>
            <w:color w:val="000000"/>
            <w:sz w:val="24"/>
            <w:szCs w:val="24"/>
          </w:rPr>
          <w:delText>5.1. Criterios para la reforma del artículo 16 de la ley de medios</w:delText>
        </w:r>
      </w:del>
    </w:p>
    <w:p w14:paraId="0445195C" w14:textId="77777777" w:rsidR="00256ADA" w:rsidRPr="00383BF1" w:rsidRDefault="00256ADA" w:rsidP="00256ADA">
      <w:pPr>
        <w:spacing w:line="360" w:lineRule="auto"/>
        <w:rPr>
          <w:del w:id="950076" w:author="Claude (fusión cap. V)" w:date="2026-09-26T00:00:00Z"/>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del w:id="950075" w:author="Claude (fusión cap. V)" w:date="2026-09-26T00:00:00Z"/>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del w:id="950073" w:author="Claude (fusión cap. V)" w:date="2026-09-26T00:00:00Z"/>
          <w:rFonts w:ascii="Arial" w:eastAsia="Arial" w:hAnsi="Arial" w:cs="Arial"/>
          <w:i/>
          <w:iCs/>
          <w:color w:val="000000"/>
          <w:sz w:val="24"/>
          <w:szCs w:val="24"/>
        </w:rPr>
      </w:pPr>
      <w:del w:id="950075" w:author="Claude (fusión cap. V)" w:date="2026-09-26T00:00:00Z">
        <w:r>
          <w:rPr>
            <w:rFonts w:ascii="Arial" w:eastAsia="Arial" w:hAnsi="Arial" w:cs="Arial"/>
            <w:i/>
            <w:iCs/>
            <w:color w:val="000000"/>
            <w:sz w:val="24"/>
            <w:szCs w:val="24"/>
          </w:rPr>
          <w:delText>5.1.1. Primer criterio. Suprimir la apelación a la convicción del juzgador</w:delText>
        </w:r>
      </w:del>
    </w:p>
    <w:p w14:paraId="4A062E6B" w14:textId="77777777" w:rsidR="00256ADA" w:rsidRPr="00383BF1" w:rsidRDefault="00256ADA" w:rsidP="00256ADA">
      <w:pPr>
        <w:spacing w:line="360" w:lineRule="auto"/>
        <w:rPr>
          <w:del w:id="950072" w:author="Claude (fusión cap. V)" w:date="2026-09-26T00:00:00Z"/>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 xml:space="preserve">El primer </w:t>
      </w:r>
      <w:ins w:id="950088" w:author="Claude (fusión cap. V)" w:date="2026-09-26T00:00:00Z">
        <w:r>
          <w:rPr>
            <w:rFonts w:ascii="Arial" w:eastAsia="Arial" w:hAnsi="Arial" w:cs="Arial"/>
            <w:sz w:val="24"/>
            <w:szCs w:val="24"/>
          </w:rPr>
          <w:t xml:space="preserve">criterio consiste en suprimir la apelación a la convicción del juzgador. El primer </w:t>
        </w:r>
      </w:ins>
      <w:r>
        <w:rPr>
          <w:rFonts w:ascii="Arial" w:eastAsia="Arial" w:hAnsi="Arial" w:cs="Arial"/>
          <w:sz w:val="24"/>
          <w:szCs w:val="24"/>
        </w:rPr>
        <w:t xml:space="preserve">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del w:id="950071" w:author="Claude (fusión cap. V)" w:date="2026-09-26T00:00:00Z"/>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del w:id="950069" w:author="Claude (fusión cap. V)" w:date="2026-09-26T00:00:00Z"/>
          <w:rFonts w:ascii="Arial" w:eastAsia="Arial" w:hAnsi="Arial" w:cs="Arial"/>
          <w:i/>
          <w:iCs/>
          <w:color w:val="000000"/>
          <w:sz w:val="24"/>
          <w:szCs w:val="24"/>
        </w:rPr>
      </w:pPr>
      <w:del w:id="950071" w:author="Claude (fusión cap. V)" w:date="2026-09-26T00:00:00Z">
        <w:r>
          <w:rPr>
            <w:rFonts w:ascii="Arial" w:eastAsia="Arial" w:hAnsi="Arial" w:cs="Arial"/>
            <w:i/>
            <w:iCs/>
            <w:color w:val="000000"/>
            <w:sz w:val="24"/>
            <w:szCs w:val="24"/>
          </w:rPr>
          <w:delText>5.1.2. Segundo criterio. Fijar de manera explícita un umbral de suficiencia</w:delText>
        </w:r>
      </w:del>
    </w:p>
    <w:p w14:paraId="330531BD" w14:textId="77777777" w:rsidR="00256ADA" w:rsidRPr="00383BF1" w:rsidRDefault="00256ADA" w:rsidP="00256ADA">
      <w:pPr>
        <w:spacing w:line="360" w:lineRule="auto"/>
        <w:rPr>
          <w:del w:id="950068" w:author="Claude (fusión cap. V)" w:date="2026-09-26T00:00:00Z"/>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 xml:space="preserve">El segundo </w:t>
      </w:r>
      <w:ins w:id="950090" w:author="Claude (fusión cap. V)" w:date="2026-09-26T00:00:00Z">
        <w:r>
          <w:rPr>
            <w:rFonts w:ascii="Arial" w:eastAsia="Arial" w:hAnsi="Arial" w:cs="Arial"/>
            <w:sz w:val="24"/>
            <w:szCs w:val="24"/>
          </w:rPr>
          <w:t xml:space="preserve">criterio consiste en fijar de manera explícita un umbral de suficiencia. El segundo </w:t>
        </w:r>
      </w:ins>
      <w:r>
        <w:rPr>
          <w:rFonts w:ascii="Arial" w:eastAsia="Arial" w:hAnsi="Arial" w:cs="Arial"/>
          <w:sz w:val="24"/>
          <w:szCs w:val="24"/>
        </w:rPr>
        <w:t xml:space="preserve">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del w:id="950067" w:author="Claude (fusión cap. V)" w:date="2026-09-26T00:00:00Z"/>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del w:id="950065" w:author="Claude (fusión cap. V)" w:date="2026-09-26T00:00:00Z"/>
          <w:rFonts w:ascii="Arial" w:eastAsia="Arial" w:hAnsi="Arial" w:cs="Arial"/>
          <w:i/>
          <w:iCs/>
          <w:color w:val="000000"/>
          <w:sz w:val="24"/>
          <w:szCs w:val="24"/>
        </w:rPr>
      </w:pPr>
      <w:del w:id="950067" w:author="Claude (fusión cap. V)" w:date="2026-09-26T00:00:00Z">
        <w:r>
          <w:rPr>
            <w:rFonts w:ascii="Arial" w:eastAsia="Arial" w:hAnsi="Arial" w:cs="Arial"/>
            <w:i/>
            <w:iCs/>
            <w:color w:val="000000"/>
            <w:sz w:val="24"/>
            <w:szCs w:val="24"/>
          </w:rPr>
          <w:delText>5.1.3. Tercer criterio. Formular el umbral en términos de probabilidad inductiva</w:delText>
        </w:r>
      </w:del>
    </w:p>
    <w:p w14:paraId="53D3B830" w14:textId="77777777" w:rsidR="00256ADA" w:rsidRPr="00383BF1" w:rsidRDefault="00256ADA" w:rsidP="00256ADA">
      <w:pPr>
        <w:spacing w:line="360" w:lineRule="auto"/>
        <w:rPr>
          <w:del w:id="950064" w:author="Claude (fusión cap. V)" w:date="2026-09-26T00:00:00Z"/>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 xml:space="preserve">El tercer </w:t>
      </w:r>
      <w:ins w:id="950092" w:author="Claude (fusión cap. V)" w:date="2026-09-26T00:00:00Z">
        <w:r>
          <w:rPr>
            <w:rFonts w:ascii="Arial" w:eastAsia="Arial" w:hAnsi="Arial" w:cs="Arial"/>
            <w:sz w:val="24"/>
            <w:szCs w:val="24"/>
          </w:rPr>
          <w:t xml:space="preserve">criterio consiste en formular el umbral en términos de probabilidad inductiva. El tercer </w:t>
        </w:r>
      </w:ins>
      <w:r>
        <w:rPr>
          <w:rFonts w:ascii="Arial" w:eastAsia="Arial" w:hAnsi="Arial" w:cs="Arial"/>
          <w:sz w:val="24"/>
          <w:szCs w:val="24"/>
        </w:rPr>
        <w:t xml:space="preserve">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del w:id="950063" w:author="Claude (fusión cap. V)" w:date="2026-09-26T00:00:00Z"/>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del w:id="950061" w:author="Claude (fusión cap. V)" w:date="2026-09-26T00:00:00Z"/>
          <w:rFonts w:ascii="Arial" w:eastAsia="Arial" w:hAnsi="Arial" w:cs="Arial"/>
          <w:i/>
          <w:iCs/>
          <w:color w:val="000000"/>
          <w:sz w:val="24"/>
          <w:szCs w:val="24"/>
        </w:rPr>
      </w:pPr>
      <w:del w:id="950063" w:author="Claude (fusión cap. V)" w:date="2026-09-26T00:00:00Z">
        <w:r>
          <w:rPr>
            <w:rFonts w:ascii="Arial" w:eastAsia="Arial" w:hAnsi="Arial" w:cs="Arial"/>
            <w:i/>
            <w:iCs/>
            <w:color w:val="000000"/>
            <w:sz w:val="24"/>
            <w:szCs w:val="24"/>
          </w:rPr>
          <w:delText>5.1.4. Cuarto criterio. Diferenciar los umbrales según las decisiones del contencioso electoral</w:delText>
        </w:r>
      </w:del>
    </w:p>
    <w:p w14:paraId="2ADC74A4" w14:textId="77777777" w:rsidR="00256ADA" w:rsidRPr="00383BF1" w:rsidRDefault="00256ADA" w:rsidP="00256ADA">
      <w:pPr>
        <w:spacing w:line="360" w:lineRule="auto"/>
        <w:rPr>
          <w:del w:id="950060" w:author="Claude (fusión cap. V)" w:date="2026-09-26T00:00:00Z"/>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 xml:space="preserve">El cuarto </w:t>
      </w:r>
      <w:ins w:id="950094" w:author="Claude (fusión cap. V)" w:date="2026-09-26T00:00:00Z">
        <w:r>
          <w:rPr>
            <w:rFonts w:ascii="Arial" w:eastAsia="Arial" w:hAnsi="Arial" w:cs="Arial"/>
            <w:sz w:val="24"/>
            <w:szCs w:val="24"/>
          </w:rPr>
          <w:t xml:space="preserve">criterio consiste en diferenciar los umbrales según las decisiones del contencioso electoral. El cuarto </w:t>
        </w:r>
      </w:ins>
      <w:r>
        <w:rPr>
          <w:rFonts w:ascii="Arial" w:eastAsia="Arial" w:hAnsi="Arial" w:cs="Arial"/>
          <w:sz w:val="24"/>
          <w:szCs w:val="24"/>
        </w:rPr>
        <w:t xml:space="preserve">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del w:id="950059" w:author="Claude (fusión cap. V)" w:date="2026-09-26T00:00:00Z"/>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del w:id="950057" w:author="Claude (fusión cap. V)" w:date="2026-09-26T00:00:00Z"/>
          <w:rFonts w:ascii="Arial" w:eastAsia="Arial" w:hAnsi="Arial" w:cs="Arial"/>
          <w:i/>
          <w:iCs/>
          <w:color w:val="000000"/>
          <w:sz w:val="24"/>
          <w:szCs w:val="24"/>
        </w:rPr>
      </w:pPr>
      <w:del w:id="950059" w:author="Claude (fusión cap. V)" w:date="2026-09-26T00:00:00Z">
        <w:r>
          <w:rPr>
            <w:rFonts w:ascii="Arial" w:eastAsia="Arial" w:hAnsi="Arial" w:cs="Arial"/>
            <w:i/>
            <w:iCs/>
            <w:color w:val="000000"/>
            <w:sz w:val="24"/>
            <w:szCs w:val="24"/>
          </w:rPr>
          <w:delText>5.1.5. Quinto criterio. Distribuir de manera consciente el riesgo del error</w:delText>
        </w:r>
      </w:del>
    </w:p>
    <w:p w14:paraId="54CADC18" w14:textId="77777777" w:rsidR="00256ADA" w:rsidRPr="00383BF1" w:rsidRDefault="00256ADA" w:rsidP="00256ADA">
      <w:pPr>
        <w:spacing w:line="360" w:lineRule="auto"/>
        <w:rPr>
          <w:del w:id="950056" w:author="Claude (fusión cap. V)" w:date="2026-09-26T00:00:00Z"/>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r>
      <w:del w:id="950095" w:author="Claude (fusión cap. V)" w:date="2026-09-26T00:00:00Z">
        <w:r>
          <w:rPr>
            <w:rFonts w:ascii="Arial" w:eastAsia="Arial" w:hAnsi="Arial" w:cs="Arial"/>
            <w:sz w:val="24"/>
            <w:szCs w:val="24"/>
          </w:rPr>
          <w:delText xml:space="preserve">A los cuatro requisitos metodológicos se añade un criterio</w:delText>
        </w:r>
      </w:del>
      <w:ins w:id="950096" w:author="Claude (fusión cap. V)" w:date="2026-09-26T00:00:00Z">
        <w:r>
          <w:rPr>
            <w:rFonts w:ascii="Arial" w:eastAsia="Arial" w:hAnsi="Arial" w:cs="Arial"/>
            <w:sz w:val="24"/>
            <w:szCs w:val="24"/>
          </w:rPr>
          <w:t xml:space="preserve">El quinto criterio consiste en distribuir de manera consciente el riesgo del error. A los cuatro requisitos metodológicos se añade este criterio,</w:t>
        </w:r>
      </w:ins>
      <w:r>
        <w:rPr>
          <w:rFonts w:ascii="Arial" w:eastAsia="Arial" w:hAnsi="Arial" w:cs="Arial"/>
          <w:sz w:val="24"/>
          <w:szCs w:val="24"/>
        </w:rPr>
        <w:t xml:space="preserve">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del w:id="950055" w:author="Claude (fusión cap. V)" w:date="2026-09-26T00:00:00Z"/>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del w:id="950053" w:author="Claude (fusión cap. V)" w:date="2026-09-26T00:00:00Z"/>
          <w:rFonts w:ascii="Arial" w:eastAsia="Arial" w:hAnsi="Arial" w:cs="Arial"/>
          <w:i/>
          <w:iCs/>
          <w:color w:val="000000"/>
          <w:sz w:val="24"/>
          <w:szCs w:val="24"/>
        </w:rPr>
      </w:pPr>
      <w:del w:id="950055" w:author="Claude (fusión cap. V)" w:date="2026-09-26T00:00:00Z">
        <w:r>
          <w:rPr>
            <w:rFonts w:ascii="Arial" w:eastAsia="Arial" w:hAnsi="Arial" w:cs="Arial"/>
            <w:i/>
            <w:iCs/>
            <w:color w:val="000000"/>
            <w:sz w:val="24"/>
            <w:szCs w:val="24"/>
          </w:rPr>
          <w:lastRenderedPageBreak/>
          <w:delText>5.1.6. La insuficiencia de un cambio de vocabulario</w:delText>
        </w:r>
      </w:del>
    </w:p>
    <w:p w14:paraId="5B1E4ED8" w14:textId="77777777" w:rsidR="00256ADA" w:rsidRPr="00383BF1" w:rsidRDefault="00256ADA" w:rsidP="00256ADA">
      <w:pPr>
        <w:spacing w:line="360" w:lineRule="auto"/>
        <w:rPr>
          <w:del w:id="950052" w:author="Claude (fusión cap. V)" w:date="2026-09-26T00:00:00Z"/>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del w:id="950051" w:author="Claude (fusión cap. V)" w:date="2026-09-26T00:00:00Z"/>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del w:id="950049" w:author="Claude (fusión cap. V)" w:date="2026-09-26T00:00:00Z"/>
          <w:rFonts w:ascii="Arial" w:eastAsia="Arial" w:hAnsi="Arial" w:cs="Arial"/>
          <w:i/>
          <w:iCs/>
          <w:color w:val="000000"/>
          <w:sz w:val="24"/>
          <w:szCs w:val="24"/>
        </w:rPr>
      </w:pPr>
      <w:del w:id="950051" w:author="Claude (fusión cap. V)" w:date="2026-09-26T00:00:00Z">
        <w:r>
          <w:rPr>
            <w:rFonts w:ascii="Arial" w:eastAsia="Arial" w:hAnsi="Arial" w:cs="Arial"/>
            <w:i/>
            <w:iCs/>
            <w:color w:val="000000"/>
            <w:sz w:val="24"/>
            <w:szCs w:val="24"/>
          </w:rPr>
          <w:delText>5.2. Formulación del estándar de prueba propuesto</w:delText>
        </w:r>
      </w:del>
    </w:p>
    <w:p w14:paraId="4E4E38D6" w14:textId="77777777" w:rsidR="00E0113E" w:rsidRPr="00E0113E" w:rsidRDefault="00E0113E" w:rsidP="00E0113E">
      <w:pPr>
        <w:spacing w:line="360" w:lineRule="auto"/>
        <w:rPr>
          <w:del w:id="950048" w:author="Claude (fusión cap. V)" w:date="2026-09-26T00:00:00Z"/>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del w:id="950047" w:author="Claude (fusión cap. V)" w:date="2026-09-26T00:00:00Z"/>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del w:id="950045" w:author="Claude (fusión cap. V)" w:date="2026-09-26T00:00:00Z"/>
          <w:rFonts w:ascii="Arial" w:eastAsia="Arial" w:hAnsi="Arial" w:cs="Arial"/>
          <w:i/>
          <w:iCs/>
          <w:color w:val="000000"/>
          <w:sz w:val="24"/>
          <w:szCs w:val="24"/>
        </w:rPr>
      </w:pPr>
      <w:del w:id="950047" w:author="Claude (fusión cap. V)" w:date="2026-09-26T00:00:00Z">
        <w:r>
          <w:rPr>
            <w:rFonts w:ascii="Arial" w:eastAsia="Arial" w:hAnsi="Arial" w:cs="Arial"/>
            <w:i/>
            <w:iCs/>
            <w:color w:val="000000"/>
            <w:sz w:val="24"/>
            <w:szCs w:val="24"/>
          </w:rPr>
          <w:delText>5.2.1. La formulación propuesta</w:delText>
        </w:r>
      </w:del>
    </w:p>
    <w:p w14:paraId="12936D7A" w14:textId="77777777" w:rsidR="00E0113E" w:rsidRPr="00E0113E" w:rsidRDefault="00E0113E" w:rsidP="00E0113E">
      <w:pPr>
        <w:spacing w:line="360" w:lineRule="auto"/>
        <w:rPr>
          <w:del w:id="950044" w:author="Claude (fusión cap. V)" w:date="2026-09-26T00:00:00Z"/>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del w:id="950043" w:author="Claude (fusión cap. V)" w:date="2026-09-26T00:00:00Z"/>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del w:id="950041" w:author="Claude (fusión cap. V)" w:date="2026-09-26T00:00:00Z"/>
          <w:rFonts w:ascii="Arial" w:eastAsia="Arial" w:hAnsi="Arial" w:cs="Arial"/>
          <w:i/>
          <w:iCs/>
          <w:color w:val="000000"/>
          <w:sz w:val="24"/>
          <w:szCs w:val="24"/>
        </w:rPr>
      </w:pPr>
      <w:del w:id="950043" w:author="Claude (fusión cap. V)" w:date="2026-09-26T00:00:00Z">
        <w:r>
          <w:rPr>
            <w:rFonts w:ascii="Arial" w:eastAsia="Arial" w:hAnsi="Arial" w:cs="Arial"/>
            <w:i/>
            <w:iCs/>
            <w:color w:val="000000"/>
            <w:sz w:val="24"/>
            <w:szCs w:val="24"/>
          </w:rPr>
          <w:delText>5.2.2. Fundamento doctrinal de la formulación</w:delText>
        </w:r>
      </w:del>
    </w:p>
    <w:p w14:paraId="3776BD55" w14:textId="77777777" w:rsidR="00E0113E" w:rsidRPr="00E0113E" w:rsidRDefault="00E0113E" w:rsidP="00E0113E">
      <w:pPr>
        <w:spacing w:line="360" w:lineRule="auto"/>
        <w:rPr>
          <w:del w:id="950040" w:author="Claude (fusión cap. V)" w:date="2026-09-26T00:00:00Z"/>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del w:id="950039" w:author="Claude (fusión cap. V)" w:date="2026-09-26T00:00:00Z"/>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del w:id="950037" w:author="Claude (fusión cap. V)" w:date="2026-09-26T00:00:00Z"/>
          <w:rFonts w:ascii="Arial" w:eastAsia="Arial" w:hAnsi="Arial" w:cs="Arial"/>
          <w:i/>
          <w:iCs/>
          <w:color w:val="000000"/>
          <w:sz w:val="24"/>
          <w:szCs w:val="24"/>
        </w:rPr>
      </w:pPr>
      <w:del w:id="950039" w:author="Claude (fusión cap. V)" w:date="2026-09-26T00:00:00Z">
        <w:r>
          <w:rPr>
            <w:rFonts w:ascii="Arial" w:eastAsia="Arial" w:hAnsi="Arial" w:cs="Arial"/>
            <w:i/>
            <w:iCs/>
            <w:color w:val="000000"/>
            <w:sz w:val="24"/>
            <w:szCs w:val="24"/>
          </w:rPr>
          <w:delText>5.2.3. Anclaje en la jurisprudencia electoral sobre prueba indiciaria</w:delText>
        </w:r>
      </w:del>
    </w:p>
    <w:p w14:paraId="79F4848B" w14:textId="77777777" w:rsidR="00E0113E" w:rsidRPr="00E0113E" w:rsidRDefault="00E0113E" w:rsidP="00E0113E">
      <w:pPr>
        <w:spacing w:line="360" w:lineRule="auto"/>
        <w:rPr>
          <w:del w:id="950036" w:author="Claude (fusión cap. V)" w:date="2026-09-26T00:00:00Z"/>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del w:id="950035" w:author="Claude (fusión cap. V)" w:date="2026-09-26T00:00:00Z"/>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del w:id="950033" w:author="Claude (fusión cap. V)" w:date="2026-09-26T00:00:00Z"/>
          <w:rFonts w:ascii="Arial" w:eastAsia="Arial" w:hAnsi="Arial" w:cs="Arial"/>
          <w:i/>
          <w:iCs/>
          <w:color w:val="000000"/>
          <w:sz w:val="24"/>
          <w:szCs w:val="24"/>
        </w:rPr>
      </w:pPr>
      <w:del w:id="950035" w:author="Claude (fusión cap. V)" w:date="2026-09-26T00:00:00Z">
        <w:r>
          <w:rPr>
            <w:rFonts w:ascii="Arial" w:eastAsia="Arial" w:hAnsi="Arial" w:cs="Arial"/>
            <w:i/>
            <w:iCs/>
            <w:color w:val="000000"/>
            <w:sz w:val="24"/>
            <w:szCs w:val="24"/>
          </w:rPr>
          <w:delText>5.2.4. Las operaciones que el estándar exige al juzgador</w:delText>
        </w:r>
      </w:del>
    </w:p>
    <w:p w14:paraId="238D3540" w14:textId="77777777" w:rsidR="00E0113E" w:rsidRPr="00E0113E" w:rsidRDefault="00E0113E" w:rsidP="00E0113E">
      <w:pPr>
        <w:spacing w:line="360" w:lineRule="auto"/>
        <w:rPr>
          <w:del w:id="950032" w:author="Claude (fusión cap. V)" w:date="2026-09-26T00:00:00Z"/>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del w:id="950031" w:author="Claude (fusión cap. V)" w:date="2026-09-26T00:00:00Z"/>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del w:id="950029" w:author="Claude (fusión cap. V)" w:date="2026-09-26T00:00:00Z"/>
          <w:rFonts w:ascii="Arial" w:eastAsia="Arial" w:hAnsi="Arial" w:cs="Arial"/>
          <w:i/>
          <w:iCs/>
          <w:color w:val="000000"/>
          <w:sz w:val="24"/>
          <w:szCs w:val="24"/>
        </w:rPr>
      </w:pPr>
      <w:del w:id="950031" w:author="Claude (fusión cap. V)" w:date="2026-09-26T00:00:00Z">
        <w:r>
          <w:rPr>
            <w:rFonts w:ascii="Arial" w:eastAsia="Arial" w:hAnsi="Arial" w:cs="Arial"/>
            <w:i/>
            <w:iCs/>
            <w:color w:val="000000"/>
            <w:sz w:val="24"/>
            <w:szCs w:val="24"/>
          </w:rPr>
          <w:delText>5.2.5. Verificación de los cinco criterios</w:delText>
        </w:r>
      </w:del>
    </w:p>
    <w:p w14:paraId="3B1A4489" w14:textId="77777777" w:rsidR="00E0113E" w:rsidRPr="00E0113E" w:rsidRDefault="00E0113E" w:rsidP="00E0113E">
      <w:pPr>
        <w:spacing w:line="360" w:lineRule="auto"/>
        <w:rPr>
          <w:del w:id="950028" w:author="Claude (fusión cap. V)" w:date="2026-09-26T00:00:00Z"/>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del w:id="950027" w:author="Claude (fusión cap. V)" w:date="2026-09-26T00:00:00Z"/>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del w:id="950025" w:author="Claude (fusión cap. V)" w:date="2026-09-26T00:00:00Z"/>
          <w:rFonts w:ascii="Arial" w:eastAsia="Arial" w:hAnsi="Arial" w:cs="Arial"/>
          <w:i/>
          <w:iCs/>
          <w:color w:val="000000"/>
          <w:sz w:val="24"/>
          <w:szCs w:val="24"/>
        </w:rPr>
      </w:pPr>
      <w:del w:id="950027" w:author="Claude (fusión cap. V)" w:date="2026-09-26T00:00:00Z">
        <w:r>
          <w:rPr>
            <w:rFonts w:ascii="Arial" w:eastAsia="Arial" w:hAnsi="Arial" w:cs="Arial"/>
            <w:i/>
            <w:iCs/>
            <w:color w:val="000000"/>
            <w:sz w:val="24"/>
            <w:szCs w:val="24"/>
          </w:rPr>
          <w:delText>5.2.6. La distribución del riesgo del error en el estándar propuesto</w:delText>
        </w:r>
      </w:del>
    </w:p>
    <w:p w14:paraId="4840F383" w14:textId="77777777" w:rsidR="00E0113E" w:rsidRPr="00E0113E" w:rsidRDefault="00E0113E" w:rsidP="00E0113E">
      <w:pPr>
        <w:spacing w:line="360" w:lineRule="auto"/>
        <w:rPr>
          <w:del w:id="950024" w:author="Claude (fusión cap. V)" w:date="2026-09-26T00:00:00Z"/>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del w:id="950023" w:author="Claude (fusión cap. V)" w:date="2026-09-26T00:00:00Z"/>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del w:id="950021" w:author="Claude (fusión cap. V)" w:date="2026-09-26T00:00:00Z"/>
          <w:rFonts w:ascii="Arial" w:eastAsia="Arial" w:hAnsi="Arial" w:cs="Arial"/>
          <w:i/>
          <w:iCs/>
          <w:color w:val="000000"/>
          <w:sz w:val="24"/>
          <w:szCs w:val="24"/>
        </w:rPr>
      </w:pPr>
      <w:del w:id="950023" w:author="Claude (fusión cap. V)" w:date="2026-09-26T00:00:00Z">
        <w:r>
          <w:rPr>
            <w:rFonts w:ascii="Arial" w:eastAsia="Arial" w:hAnsi="Arial" w:cs="Arial"/>
            <w:i/>
            <w:iCs/>
            <w:color w:val="000000"/>
            <w:sz w:val="24"/>
            <w:szCs w:val="24"/>
          </w:rPr>
          <w:delText>5.3. Compatibilidad del estándar propuesto con la naturaleza indiciaria de la prueba electoral</w:delText>
        </w:r>
      </w:del>
    </w:p>
    <w:p w14:paraId="4C45E440" w14:textId="77777777" w:rsidR="00DF3B02" w:rsidRPr="00DF3B02" w:rsidRDefault="00DF3B02" w:rsidP="00DF3B02">
      <w:pPr>
        <w:spacing w:line="360" w:lineRule="auto"/>
        <w:rPr>
          <w:del w:id="950020" w:author="Claude (fusión cap. V)" w:date="2026-09-26T00:00:00Z"/>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del w:id="950019" w:author="Claude (fusión cap. V)" w:date="2026-09-26T00:00:00Z"/>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del w:id="950017" w:author="Claude (fusión cap. V)" w:date="2026-09-26T00:00:00Z"/>
          <w:rFonts w:ascii="Arial" w:eastAsia="Arial" w:hAnsi="Arial" w:cs="Arial"/>
          <w:i/>
          <w:iCs/>
          <w:color w:val="000000"/>
          <w:sz w:val="24"/>
          <w:szCs w:val="24"/>
        </w:rPr>
      </w:pPr>
      <w:del w:id="950019" w:author="Claude (fusión cap. V)" w:date="2026-09-26T00:00:00Z">
        <w:r>
          <w:rPr>
            <w:rFonts w:ascii="Arial" w:eastAsia="Arial" w:hAnsi="Arial" w:cs="Arial"/>
            <w:i/>
            <w:iCs/>
            <w:color w:val="000000"/>
            <w:sz w:val="24"/>
            <w:szCs w:val="24"/>
          </w:rPr>
          <w:delText>5.3.1. La naturaleza indiciaria de la prueba electoral</w:delText>
        </w:r>
      </w:del>
    </w:p>
    <w:p w14:paraId="2B64E1A4" w14:textId="77777777" w:rsidR="00DF3B02" w:rsidRPr="00DF3B02" w:rsidRDefault="00DF3B02" w:rsidP="00DF3B02">
      <w:pPr>
        <w:spacing w:line="360" w:lineRule="auto"/>
        <w:rPr>
          <w:del w:id="950016" w:author="Claude (fusión cap. V)" w:date="2026-09-26T00:00:00Z"/>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del w:id="950015" w:author="Claude (fusión cap. V)" w:date="2026-09-26T00:00:00Z"/>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del w:id="950013" w:author="Claude (fusión cap. V)" w:date="2026-09-26T00:00:00Z"/>
          <w:rFonts w:ascii="Arial" w:eastAsia="Arial" w:hAnsi="Arial" w:cs="Arial"/>
          <w:i/>
          <w:iCs/>
          <w:color w:val="000000"/>
          <w:sz w:val="24"/>
          <w:szCs w:val="24"/>
        </w:rPr>
      </w:pPr>
      <w:del w:id="950015" w:author="Claude (fusión cap. V)" w:date="2026-09-26T00:00:00Z">
        <w:r>
          <w:rPr>
            <w:rFonts w:ascii="Arial" w:eastAsia="Arial" w:hAnsi="Arial" w:cs="Arial"/>
            <w:i/>
            <w:iCs/>
            <w:color w:val="000000"/>
            <w:sz w:val="24"/>
            <w:szCs w:val="24"/>
          </w:rPr>
          <w:delText>5.3.2. La fuerza probatoria de los indicios</w:delText>
        </w:r>
      </w:del>
    </w:p>
    <w:p w14:paraId="15A9E2C5" w14:textId="77777777" w:rsidR="00DF3B02" w:rsidRPr="00DF3B02" w:rsidRDefault="00DF3B02" w:rsidP="00DF3B02">
      <w:pPr>
        <w:spacing w:line="360" w:lineRule="auto"/>
        <w:rPr>
          <w:del w:id="950012" w:author="Claude (fusión cap. V)" w:date="2026-09-26T00:00:00Z"/>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del w:id="950011" w:author="Claude (fusión cap. V)" w:date="2026-09-26T00:00:00Z"/>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del w:id="950009" w:author="Claude (fusión cap. V)" w:date="2026-09-26T00:00:00Z"/>
          <w:rFonts w:ascii="Arial" w:eastAsia="Arial" w:hAnsi="Arial" w:cs="Arial"/>
          <w:i/>
          <w:iCs/>
          <w:color w:val="000000"/>
          <w:sz w:val="24"/>
          <w:szCs w:val="24"/>
        </w:rPr>
      </w:pPr>
      <w:del w:id="950011" w:author="Claude (fusión cap. V)" w:date="2026-09-26T00:00:00Z">
        <w:r>
          <w:rPr>
            <w:rFonts w:ascii="Arial" w:eastAsia="Arial" w:hAnsi="Arial" w:cs="Arial"/>
            <w:i/>
            <w:iCs/>
            <w:color w:val="000000"/>
            <w:sz w:val="24"/>
            <w:szCs w:val="24"/>
          </w:rPr>
          <w:delText>5.3.3. La correspondencia entre el razonamiento indiciario y el estándar propuesto</w:delText>
        </w:r>
      </w:del>
    </w:p>
    <w:p w14:paraId="3E3D707C" w14:textId="77777777" w:rsidR="00DF3B02" w:rsidRPr="00DF3B02" w:rsidRDefault="00DF3B02" w:rsidP="00DF3B02">
      <w:pPr>
        <w:spacing w:line="360" w:lineRule="auto"/>
        <w:rPr>
          <w:del w:id="950008" w:author="Claude (fusión cap. V)" w:date="2026-09-26T00:00:00Z"/>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del w:id="950007" w:author="Claude (fusión cap. V)" w:date="2026-09-26T00:00:00Z"/>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del w:id="950005" w:author="Claude (fusión cap. V)" w:date="2026-09-26T00:00:00Z"/>
          <w:rFonts w:ascii="Arial" w:eastAsia="Arial" w:hAnsi="Arial" w:cs="Arial"/>
          <w:i/>
          <w:iCs/>
          <w:color w:val="000000"/>
          <w:sz w:val="24"/>
          <w:szCs w:val="24"/>
        </w:rPr>
      </w:pPr>
      <w:del w:id="950007" w:author="Claude (fusión cap. V)" w:date="2026-09-26T00:00:00Z">
        <w:r>
          <w:rPr>
            <w:rFonts w:ascii="Arial" w:eastAsia="Arial" w:hAnsi="Arial" w:cs="Arial"/>
            <w:i/>
            <w:iCs/>
            <w:color w:val="000000"/>
            <w:sz w:val="24"/>
            <w:szCs w:val="24"/>
          </w:rPr>
          <w:delText>5.3.4. Objeciones previsibles</w:delText>
        </w:r>
      </w:del>
    </w:p>
    <w:p w14:paraId="12A9E53B" w14:textId="77777777" w:rsidR="00DF3B02" w:rsidRPr="00DF3B02" w:rsidRDefault="00DF3B02" w:rsidP="00DF3B02">
      <w:pPr>
        <w:spacing w:line="360" w:lineRule="auto"/>
        <w:rPr>
          <w:del w:id="950004" w:author="Claude (fusión cap. V)" w:date="2026-09-26T00:00:00Z"/>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w:t>
      </w:r>
      <w:ins w:id="950098" w:author="Claude (fusión cap. V)" w:date="2026-09-26T00:00:00Z">
        <w:r>
          <w:rPr>
            <w:rFonts w:ascii="Arial" w:eastAsia="Arial" w:hAnsi="Arial" w:cs="Arial"/>
            <w:sz w:val="24"/>
            <w:szCs w:val="24"/>
          </w:rPr>
          <w:t xml:space="preserve">opuesta enfrenta objeciones previsibles. La pr</w:t>
        </w:r>
      </w:ins>
      <w:r>
        <w:rPr>
          <w:rFonts w:ascii="Arial" w:eastAsia="Arial" w:hAnsi="Arial" w:cs="Arial"/>
          <w:sz w:val="24"/>
          <w:szCs w:val="24"/>
        </w:rPr>
        <w:t xml:space="preserve">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del w:id="950003" w:author="Claude (fusión cap. V)" w:date="2026-09-26T00:00:00Z"/>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del w:id="950001" w:author="Claude (fusión cap. V)" w:date="2026-09-26T00:00:00Z"/>
          <w:rFonts w:ascii="Arial" w:eastAsia="Arial" w:hAnsi="Arial" w:cs="Arial"/>
          <w:i/>
          <w:iCs/>
          <w:color w:val="000000"/>
          <w:sz w:val="24"/>
          <w:szCs w:val="24"/>
        </w:rPr>
      </w:pPr>
      <w:del w:id="950003" w:author="Claude (fusión cap. V)" w:date="2026-09-26T00:00:00Z">
        <w:r>
          <w:rPr>
            <w:rFonts w:ascii="Arial" w:eastAsia="Arial" w:hAnsi="Arial" w:cs="Arial"/>
            <w:i/>
            <w:iCs/>
            <w:color w:val="000000"/>
            <w:sz w:val="24"/>
            <w:szCs w:val="24"/>
          </w:rPr>
          <w:delText>5.3.5. Lo que cambia y lo que permanece con la reforma</w:delText>
        </w:r>
      </w:del>
    </w:p>
    <w:p w14:paraId="6B8A19F0" w14:textId="77777777" w:rsidR="00DF3B02" w:rsidRPr="00DF3B02" w:rsidRDefault="00DF3B02" w:rsidP="00DF3B02">
      <w:pPr>
        <w:spacing w:line="360" w:lineRule="auto"/>
        <w:rPr>
          <w:del w:id="950000" w:author="Claude (fusión cap. V)" w:date="2026-09-26T00:00:00Z"/>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r>
      <w:ins w:id="950100" w:author="Claude (fusión cap. V)" w:date="2026-09-26T00:00:00Z">
        <w:r>
          <w:rPr>
            <w:rFonts w:ascii="Arial" w:eastAsia="Arial" w:hAnsi="Arial" w:cs="Arial"/>
            <w:sz w:val="24"/>
            <w:szCs w:val="24"/>
          </w:rPr>
          <w:t xml:space="preserve">Resta precisar qué cambia y qué permanece con la reforma. </w:t>
        </w:r>
      </w:ins>
      <w:r>
        <w:rPr>
          <w:rFonts w:ascii="Arial" w:eastAsia="Arial" w:hAnsi="Arial" w:cs="Arial"/>
          <w:sz w:val="24"/>
          <w:szCs w:val="24"/>
        </w:rPr>
        <w:t xml:space="preserve">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