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ins w:id="950104" w:author="Claude (fusión cap. II)" w:date="2026-09-26T00:00:00Z">
        <w:r>
          <w:rPr>
            <w:rFonts w:ascii="Arial" w:eastAsia="Arial" w:hAnsi="Arial" w:cs="Arial"/>
            <w:sz w:val="24"/>
            <w:szCs w:val="24"/>
          </w:rPr>
          <w:t xml:space="preserve">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ins>
      <w:r>
        <w:rPr>
          <w:rFonts w:ascii="Arial" w:eastAsia="Arial" w:hAnsi="Arial" w:cs="Arial"/>
          <w:sz w:val="24"/>
          <w:szCs w:val="24"/>
        </w:rPr>
      </w:r>
    </w:p>
    <w:p w14:paraId="6B96F34C" w14:textId="77777777" w:rsidR="00BA1C97" w:rsidRPr="00BA1C97" w:rsidRDefault="00BA1C97" w:rsidP="00BA1C97">
      <w:pPr>
        <w:spacing w:line="360" w:lineRule="auto"/>
        <w:rPr>
          <w:del w:id="950102" w:author="Claude (fusión cap. II)" w:date="2026-09-26T00:00:00Z"/>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del w:id="950100" w:author="Claude (fusión cap. II)" w:date="2026-09-26T00:00:00Z"/>
          <w:rFonts w:ascii="Arial" w:eastAsia="Arial" w:hAnsi="Arial" w:cs="Arial"/>
          <w:i/>
          <w:iCs/>
          <w:color w:val="000000"/>
          <w:sz w:val="24"/>
          <w:szCs w:val="24"/>
        </w:rPr>
      </w:pPr>
      <w:del w:id="950102" w:author="Claude (fusión cap. II)" w:date="2026-09-26T00:00:00Z">
        <w:r>
          <w:rPr>
            <w:rFonts w:ascii="Arial" w:eastAsia="Arial" w:hAnsi="Arial" w:cs="Arial"/>
            <w:i/>
            <w:iCs/>
            <w:color w:val="000000"/>
            <w:sz w:val="24"/>
            <w:szCs w:val="24"/>
          </w:rPr>
          <w:delText>2.1.1. La determinancia como institución. Fundamento normativo y principio de conservación</w:delText>
        </w:r>
      </w:del>
    </w:p>
    <w:p w14:paraId="4680E385" w14:textId="77777777" w:rsidR="00BA1C97" w:rsidRPr="00BA1C97" w:rsidRDefault="00BA1C97" w:rsidP="00BA1C97">
      <w:pPr>
        <w:spacing w:line="360" w:lineRule="auto"/>
        <w:rPr>
          <w:del w:id="950099" w:author="Claude (fusión cap. II)" w:date="2026-09-26T00:00:00Z"/>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del w:id="950098" w:author="Claude (fusión cap. II)" w:date="2026-09-26T00:00:00Z"/>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del w:id="950096" w:author="Claude (fusión cap. II)" w:date="2026-09-26T00:00:00Z"/>
          <w:rFonts w:ascii="Arial" w:eastAsia="Arial" w:hAnsi="Arial" w:cs="Arial"/>
          <w:i/>
          <w:iCs/>
          <w:color w:val="000000"/>
          <w:sz w:val="24"/>
          <w:szCs w:val="24"/>
        </w:rPr>
      </w:pPr>
      <w:del w:id="950098" w:author="Claude (fusión cap. II)" w:date="2026-09-26T00:00:00Z">
        <w:r>
          <w:rPr>
            <w:rFonts w:ascii="Arial" w:eastAsia="Arial" w:hAnsi="Arial" w:cs="Arial"/>
            <w:i/>
            <w:iCs/>
            <w:color w:val="000000"/>
            <w:sz w:val="24"/>
            <w:szCs w:val="24"/>
          </w:rPr>
          <w:delText>2.1.2. Genealogía de los factores. De la jurisprudencia de 1998 a la jurisprudencia 44/2024</w:delText>
        </w:r>
      </w:del>
    </w:p>
    <w:p w14:paraId="4F70CE37" w14:textId="77777777" w:rsidR="00BA1C97" w:rsidRPr="00BA1C97" w:rsidRDefault="00BA1C97" w:rsidP="00BA1C97">
      <w:pPr>
        <w:spacing w:line="360" w:lineRule="auto"/>
        <w:rPr>
          <w:del w:id="950095" w:author="Claude (fusión cap. II)" w:date="2026-09-26T00:00:00Z"/>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del w:id="950094" w:author="Claude (fusión cap. II)" w:date="2026-09-26T00:00:00Z"/>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del w:id="950092" w:author="Claude (fusión cap. II)" w:date="2026-09-26T00:00:00Z"/>
          <w:rFonts w:ascii="Arial" w:eastAsia="Arial" w:hAnsi="Arial" w:cs="Arial"/>
          <w:i/>
          <w:iCs/>
          <w:color w:val="000000"/>
          <w:sz w:val="24"/>
          <w:szCs w:val="24"/>
        </w:rPr>
      </w:pPr>
      <w:del w:id="950094" w:author="Claude (fusión cap. II)" w:date="2026-09-26T00:00:00Z">
        <w:r>
          <w:rPr>
            <w:rFonts w:ascii="Arial" w:eastAsia="Arial" w:hAnsi="Arial" w:cs="Arial"/>
            <w:i/>
            <w:iCs/>
            <w:color w:val="000000"/>
            <w:sz w:val="24"/>
            <w:szCs w:val="24"/>
          </w:rPr>
          <w:delText>2.1.3. El factor cuantitativo. Precisión aritmética y problema probatorio</w:delText>
        </w:r>
      </w:del>
    </w:p>
    <w:p w14:paraId="2EC0ED26" w14:textId="77777777" w:rsidR="00BA1C97" w:rsidRPr="00BA1C97" w:rsidRDefault="00BA1C97" w:rsidP="00BA1C97">
      <w:pPr>
        <w:spacing w:line="360" w:lineRule="auto"/>
        <w:rPr>
          <w:del w:id="950091" w:author="Claude (fusión cap. II)" w:date="2026-09-26T00:00:00Z"/>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r>
      <w:ins w:id="950106" w:author="Claude (fusión cap. II)" w:date="2026-09-26T00:00:00Z">
        <w:r>
          <w:rPr>
            <w:rFonts w:ascii="Arial" w:eastAsia="Arial" w:hAnsi="Arial" w:cs="Arial"/>
            <w:sz w:val="24"/>
            <w:szCs w:val="24"/>
          </w:rPr>
          <w:t xml:space="preserve">Cada uno de los tres factores merece un examen separado. </w:t>
        </w:r>
      </w:ins>
      <w:r>
        <w:rPr>
          <w:rFonts w:ascii="Arial" w:eastAsia="Arial" w:hAnsi="Arial" w:cs="Arial"/>
          <w:sz w:val="24"/>
          <w:szCs w:val="24"/>
        </w:rPr>
        <w:t xml:space="preserve">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del w:id="950090" w:author="Claude (fusión cap. II)" w:date="2026-09-26T00:00:00Z"/>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del w:id="950088" w:author="Claude (fusión cap. II)" w:date="2026-09-26T00:00:00Z"/>
          <w:rFonts w:ascii="Arial" w:eastAsia="Arial" w:hAnsi="Arial" w:cs="Arial"/>
          <w:i/>
          <w:iCs/>
          <w:color w:val="000000"/>
          <w:sz w:val="24"/>
          <w:szCs w:val="24"/>
        </w:rPr>
      </w:pPr>
      <w:del w:id="950090" w:author="Claude (fusión cap. II)" w:date="2026-09-26T00:00:00Z">
        <w:r>
          <w:rPr>
            <w:rFonts w:ascii="Arial" w:eastAsia="Arial" w:hAnsi="Arial" w:cs="Arial"/>
            <w:i/>
            <w:iCs/>
            <w:color w:val="000000"/>
            <w:sz w:val="24"/>
            <w:szCs w:val="24"/>
          </w:rPr>
          <w:delText>2.1.4. El factor cualitativo. Gravedad de la violación y suficiencia probatoria encubierta</w:delText>
        </w:r>
      </w:del>
    </w:p>
    <w:p w14:paraId="56D9E238" w14:textId="77777777" w:rsidR="00BA1C97" w:rsidRPr="00BA1C97" w:rsidRDefault="00BA1C97" w:rsidP="00BA1C97">
      <w:pPr>
        <w:spacing w:line="360" w:lineRule="auto"/>
        <w:rPr>
          <w:del w:id="950087" w:author="Claude (fusión cap. II)" w:date="2026-09-26T00:00:00Z"/>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del w:id="950086" w:author="Claude (fusión cap. II)" w:date="2026-09-26T00:00:00Z"/>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del w:id="950084" w:author="Claude (fusión cap. II)" w:date="2026-09-26T00:00:00Z"/>
          <w:rFonts w:ascii="Arial" w:eastAsia="Arial" w:hAnsi="Arial" w:cs="Arial"/>
          <w:i/>
          <w:iCs/>
          <w:color w:val="000000"/>
          <w:sz w:val="24"/>
          <w:szCs w:val="24"/>
        </w:rPr>
      </w:pPr>
      <w:del w:id="950086" w:author="Claude (fusión cap. II)" w:date="2026-09-26T00:00:00Z">
        <w:r>
          <w:rPr>
            <w:rFonts w:ascii="Arial" w:eastAsia="Arial" w:hAnsi="Arial" w:cs="Arial"/>
            <w:i/>
            <w:iCs/>
            <w:color w:val="000000"/>
            <w:sz w:val="24"/>
            <w:szCs w:val="24"/>
          </w:rPr>
          <w:delText>2.1.5. El factor constitucional. La presunción del cinco por ciento y su alcance</w:delText>
        </w:r>
      </w:del>
    </w:p>
    <w:p w14:paraId="41F49D67" w14:textId="77777777" w:rsidR="00BA1C97" w:rsidRPr="00BA1C97" w:rsidRDefault="00BA1C97" w:rsidP="00BA1C97">
      <w:pPr>
        <w:spacing w:line="360" w:lineRule="auto"/>
        <w:rPr>
          <w:del w:id="950083" w:author="Claude (fusión cap. II)" w:date="2026-09-26T00:00:00Z"/>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del w:id="950082" w:author="Claude (fusión cap. II)" w:date="2026-09-26T00:00:00Z"/>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del w:id="950080" w:author="Claude (fusión cap. II)" w:date="2026-09-26T00:00:00Z"/>
          <w:rFonts w:ascii="Arial" w:eastAsia="Arial" w:hAnsi="Arial" w:cs="Arial"/>
          <w:i/>
          <w:iCs/>
          <w:color w:val="000000"/>
          <w:sz w:val="24"/>
          <w:szCs w:val="24"/>
        </w:rPr>
      </w:pPr>
      <w:del w:id="950082" w:author="Claude (fusión cap. II)" w:date="2026-09-26T00:00:00Z">
        <w:r>
          <w:rPr>
            <w:rFonts w:ascii="Arial" w:eastAsia="Arial" w:hAnsi="Arial" w:cs="Arial"/>
            <w:i/>
            <w:iCs/>
            <w:color w:val="000000"/>
            <w:sz w:val="24"/>
            <w:szCs w:val="24"/>
          </w:rPr>
          <w:delText>2.1.6. El error de categoría proyectado sobre los tres factores</w:delText>
        </w:r>
      </w:del>
    </w:p>
    <w:p w14:paraId="0E4C8B28" w14:textId="77777777" w:rsidR="00BA1C97" w:rsidRPr="00BA1C97" w:rsidRDefault="00BA1C97" w:rsidP="00BA1C97">
      <w:pPr>
        <w:spacing w:line="360" w:lineRule="auto"/>
        <w:rPr>
          <w:del w:id="950079" w:author="Claude (fusión cap. II)" w:date="2026-09-26T00:00:00Z"/>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del w:id="950078" w:author="Claude (fusión cap. II)" w:date="2026-09-26T00:00:00Z"/>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del w:id="950076" w:author="Claude (fusión cap. II)" w:date="2026-09-26T00:00:00Z"/>
          <w:rFonts w:ascii="Arial" w:eastAsia="Arial" w:hAnsi="Arial" w:cs="Arial"/>
          <w:i/>
          <w:iCs/>
          <w:color w:val="000000"/>
          <w:sz w:val="24"/>
          <w:szCs w:val="24"/>
        </w:rPr>
      </w:pPr>
      <w:del w:id="950078" w:author="Claude (fusión cap. II)" w:date="2026-09-26T00:00:00Z">
        <w:r>
          <w:rPr>
            <w:rFonts w:ascii="Arial" w:eastAsia="Arial" w:hAnsi="Arial" w:cs="Arial"/>
            <w:i/>
            <w:iCs/>
            <w:color w:val="000000"/>
            <w:sz w:val="24"/>
            <w:szCs w:val="24"/>
          </w:rPr>
          <w:delText>2.1.7. Consecuencias prácticas. La variación del umbral en los casos</w:delText>
        </w:r>
      </w:del>
    </w:p>
    <w:p w14:paraId="303B50B8" w14:textId="77777777" w:rsidR="00BA1C97" w:rsidRPr="00BA1C97" w:rsidRDefault="00BA1C97" w:rsidP="00BA1C97">
      <w:pPr>
        <w:spacing w:line="360" w:lineRule="auto"/>
        <w:rPr>
          <w:del w:id="950075" w:author="Claude (fusión cap. II)" w:date="2026-09-26T00:00:00Z"/>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r>
      <w:ins w:id="950108" w:author="Claude (fusión cap. II)" w:date="2026-09-26T00:00:00Z">
        <w:r>
          <w:rPr>
            <w:rFonts w:ascii="Arial" w:eastAsia="Arial" w:hAnsi="Arial" w:cs="Arial"/>
            <w:sz w:val="24"/>
            <w:szCs w:val="24"/>
          </w:rPr>
          <w:t xml:space="preserve">El error de categoría tiene consecuencias prácticas, porque permite que el umbral varíe de un caso a otro. </w:t>
        </w:r>
      </w:ins>
      <w:r>
        <w:rPr>
          <w:rFonts w:ascii="Arial" w:eastAsia="Arial" w:hAnsi="Arial" w:cs="Arial"/>
          <w:sz w:val="24"/>
          <w:szCs w:val="24"/>
        </w:rPr>
        <w:t xml:space="preserve">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del w:id="950074" w:author="Claude (fusión cap. II)" w:date="2026-09-26T00:00:00Z"/>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del w:id="950072" w:author="Claude (fusión cap. II)" w:date="2026-09-26T00:00:00Z"/>
          <w:rFonts w:ascii="Arial" w:eastAsia="Arial" w:hAnsi="Arial" w:cs="Arial"/>
          <w:i/>
          <w:iCs/>
          <w:color w:val="000000"/>
          <w:sz w:val="24"/>
          <w:szCs w:val="24"/>
        </w:rPr>
      </w:pPr>
      <w:del w:id="950074" w:author="Claude (fusión cap. II)" w:date="2026-09-26T00:00:00Z">
        <w:r>
          <w:rPr>
            <w:rFonts w:ascii="Arial" w:eastAsia="Arial" w:hAnsi="Arial" w:cs="Arial"/>
            <w:i/>
            <w:iCs/>
            <w:color w:val="000000"/>
            <w:sz w:val="24"/>
            <w:szCs w:val="24"/>
          </w:rPr>
          <w:delText>2.1.8. El paralelismo con el artículo 16 de la ley de medios</w:delText>
        </w:r>
      </w:del>
    </w:p>
    <w:p w14:paraId="0602AA32" w14:textId="77777777" w:rsidR="00BA1C97" w:rsidRPr="00BA1C97" w:rsidRDefault="00BA1C97" w:rsidP="00BA1C97">
      <w:pPr>
        <w:spacing w:line="360" w:lineRule="auto"/>
        <w:rPr>
          <w:del w:id="950071" w:author="Claude (fusión cap. II)" w:date="2026-09-26T00:00:00Z"/>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del w:id="950070" w:author="Claude (fusión cap. II)" w:date="2026-09-26T00:00:00Z"/>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del w:id="950068" w:author="Claude (fusión cap. II)" w:date="2026-09-26T00:00:00Z"/>
          <w:rFonts w:ascii="Arial" w:eastAsia="Arial" w:hAnsi="Arial" w:cs="Arial"/>
          <w:i/>
          <w:iCs/>
          <w:color w:val="000000"/>
          <w:sz w:val="24"/>
          <w:szCs w:val="24"/>
        </w:rPr>
      </w:pPr>
      <w:del w:id="950070" w:author="Claude (fusión cap. II)" w:date="2026-09-26T00:00:00Z">
        <w:r>
          <w:rPr>
            <w:rFonts w:ascii="Arial" w:eastAsia="Arial" w:hAnsi="Arial" w:cs="Arial"/>
            <w:i/>
            <w:iCs/>
            <w:color w:val="000000"/>
            <w:sz w:val="24"/>
            <w:szCs w:val="24"/>
          </w:rPr>
          <w:delText>2.1.9. Recapitulación y tránsito al apartado</w:delText>
        </w:r>
      </w:del>
    </w:p>
    <w:p w14:paraId="20AF5A2D" w14:textId="77777777" w:rsidR="00BA1C97" w:rsidRPr="00BA1C97" w:rsidRDefault="00BA1C97" w:rsidP="00BA1C97">
      <w:pPr>
        <w:spacing w:line="360" w:lineRule="auto"/>
        <w:rPr>
          <w:del w:id="950067" w:author="Claude (fusión cap. II)" w:date="2026-09-26T00:00:00Z"/>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w:t>
      </w:r>
      <w:ins w:id="950110" w:author="Claude (fusión cap. II)" w:date="2026-09-26T00:00:00Z">
        <w:r>
          <w:rPr>
            <w:rFonts w:ascii="Arial" w:eastAsia="Arial" w:hAnsi="Arial" w:cs="Arial"/>
            <w:sz w:val="24"/>
            <w:szCs w:val="24"/>
          </w:rPr>
          <w:t xml:space="preserve">n síntesis, e</w:t>
        </w:r>
      </w:ins>
      <w:r>
        <w:rPr>
          <w:rFonts w:ascii="Arial" w:eastAsia="Arial" w:hAnsi="Arial" w:cs="Arial"/>
          <w:sz w:val="24"/>
          <w:szCs w:val="24"/>
        </w:rPr>
        <w:t xml:space="preserv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del w:id="950066" w:author="Claude (fusión cap. II)" w:date="2026-09-26T00:00:00Z"/>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del w:id="950064" w:author="Claude (fusión cap. II)" w:date="2026-09-26T00:00:00Z"/>
          <w:rFonts w:ascii="Arial" w:eastAsia="Arial" w:hAnsi="Arial" w:cs="Arial"/>
          <w:i/>
          <w:iCs/>
          <w:color w:val="000000"/>
          <w:sz w:val="24"/>
          <w:szCs w:val="24"/>
        </w:rPr>
      </w:pPr>
      <w:del w:id="950066" w:author="Claude (fusión cap. II)" w:date="2026-09-26T00:00:00Z">
        <w:r>
          <w:rPr>
            <w:rFonts w:ascii="Arial" w:eastAsia="Arial" w:hAnsi="Arial" w:cs="Arial"/>
            <w:i/>
            <w:iCs/>
            <w:color w:val="000000"/>
            <w:sz w:val="24"/>
            <w:szCs w:val="24"/>
          </w:rPr>
          <w:delText>2.2.1. La estructura de la cláusula híbrida</w:delText>
        </w:r>
      </w:del>
    </w:p>
    <w:p w14:paraId="61071564" w14:textId="77777777" w:rsidR="000A1322" w:rsidRPr="000A1322" w:rsidRDefault="000A1322" w:rsidP="000A1322">
      <w:pPr>
        <w:spacing w:line="360" w:lineRule="auto"/>
        <w:rPr>
          <w:del w:id="950063" w:author="Claude (fusión cap. II)" w:date="2026-09-26T00:00:00Z"/>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r>
      <w:ins w:id="950112" w:author="Claude (fusión cap. II)" w:date="2026-09-26T00:00:00Z">
        <w:r>
          <w:rPr>
            <w:rFonts w:ascii="Arial" w:eastAsia="Arial" w:hAnsi="Arial" w:cs="Arial"/>
            <w:sz w:val="24"/>
            <w:szCs w:val="24"/>
          </w:rPr>
          <w:t xml:space="preserve">Antes de reconstruir ese origen, es necesario precisar la estructura del precepto. </w:t>
        </w:r>
      </w:ins>
      <w:r>
        <w:rPr>
          <w:rFonts w:ascii="Arial" w:eastAsia="Arial" w:hAnsi="Arial" w:cs="Arial"/>
          <w:sz w:val="24"/>
          <w:szCs w:val="24"/>
        </w:rPr>
        <w:t xml:space="preserve">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del w:id="950062" w:author="Claude (fusión cap. II)" w:date="2026-09-26T00:00:00Z"/>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del w:id="950060" w:author="Claude (fusión cap. II)" w:date="2026-09-26T00:00:00Z"/>
          <w:rFonts w:ascii="Arial" w:eastAsia="Arial" w:hAnsi="Arial" w:cs="Arial"/>
          <w:i/>
          <w:iCs/>
          <w:color w:val="000000"/>
          <w:sz w:val="24"/>
          <w:szCs w:val="24"/>
        </w:rPr>
      </w:pPr>
      <w:del w:id="950062" w:author="Claude (fusión cap. II)" w:date="2026-09-26T00:00:00Z">
        <w:r>
          <w:rPr>
            <w:rFonts w:ascii="Arial" w:eastAsia="Arial" w:hAnsi="Arial" w:cs="Arial"/>
            <w:i/>
            <w:iCs/>
            <w:color w:val="000000"/>
            <w:sz w:val="24"/>
            <w:szCs w:val="24"/>
          </w:rPr>
          <w:delText>2.2.2. El contexto normativo. La reforma de 1996</w:delText>
        </w:r>
      </w:del>
    </w:p>
    <w:p w14:paraId="04740AD9" w14:textId="77777777" w:rsidR="000A1322" w:rsidRPr="000A1322" w:rsidRDefault="000A1322" w:rsidP="000A1322">
      <w:pPr>
        <w:spacing w:line="360" w:lineRule="auto"/>
        <w:rPr>
          <w:del w:id="950059" w:author="Claude (fusión cap. II)" w:date="2026-09-26T00:00:00Z"/>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r>
      <w:ins w:id="950114" w:author="Claude (fusión cap. II)" w:date="2026-09-26T00:00:00Z">
        <w:r>
          <w:rPr>
            <w:rFonts w:ascii="Arial" w:eastAsia="Arial" w:hAnsi="Arial" w:cs="Arial"/>
            <w:sz w:val="24"/>
            <w:szCs w:val="24"/>
          </w:rPr>
          <w:t xml:space="preserve">El primer plano es normativo. </w:t>
        </w:r>
      </w:ins>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del w:id="950058" w:author="Claude (fusión cap. II)" w:date="2026-09-26T00:00:00Z"/>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del w:id="950056" w:author="Claude (fusión cap. II)" w:date="2026-09-26T00:00:00Z"/>
          <w:rFonts w:ascii="Arial" w:eastAsia="Arial" w:hAnsi="Arial" w:cs="Arial"/>
          <w:i/>
          <w:iCs/>
          <w:color w:val="000000"/>
          <w:sz w:val="24"/>
          <w:szCs w:val="24"/>
        </w:rPr>
      </w:pPr>
      <w:del w:id="950058" w:author="Claude (fusión cap. II)" w:date="2026-09-26T00:00:00Z">
        <w:r>
          <w:rPr>
            <w:rFonts w:ascii="Arial" w:eastAsia="Arial" w:hAnsi="Arial" w:cs="Arial"/>
            <w:i/>
            <w:iCs/>
            <w:color w:val="000000"/>
            <w:sz w:val="24"/>
            <w:szCs w:val="24"/>
          </w:rPr>
          <w:delText>2.2.3. Genealogía de la fórmula de la sana crítica</w:delText>
        </w:r>
      </w:del>
    </w:p>
    <w:p w14:paraId="7181B78E" w14:textId="77777777" w:rsidR="000A1322" w:rsidRPr="000A1322" w:rsidRDefault="000A1322" w:rsidP="000A1322">
      <w:pPr>
        <w:spacing w:line="360" w:lineRule="auto"/>
        <w:rPr>
          <w:del w:id="950055" w:author="Claude (fusión cap. II)" w:date="2026-09-26T00:00:00Z"/>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r>
      <w:del w:id="950115" w:author="Claude (fusión cap. II)" w:date="2026-09-26T00:00:00Z">
        <w:r>
          <w:rPr>
            <w:rFonts w:ascii="Arial" w:eastAsia="Arial" w:hAnsi="Arial" w:cs="Arial"/>
            <w:sz w:val="24"/>
            <w:szCs w:val="24"/>
          </w:rPr>
          <w:delText xml:space="preserve">La fórmula de la sana crític</w:delText>
        </w:r>
      </w:del>
      <w:ins w:id="950116" w:author="Claude (fusión cap. II)" w:date="2026-09-26T00:00:00Z">
        <w:r>
          <w:rPr>
            <w:rFonts w:ascii="Arial" w:eastAsia="Arial" w:hAnsi="Arial" w:cs="Arial"/>
            <w:sz w:val="24"/>
            <w:szCs w:val="24"/>
          </w:rPr>
          <w:t xml:space="preserve">Antes de examinar esos hitos, es preciso rastrear el origen de la fórmula de la sana crítica. Est</w:t>
        </w:r>
      </w:ins>
      <w:r>
        <w:rPr>
          <w:rFonts w:ascii="Arial" w:eastAsia="Arial" w:hAnsi="Arial" w:cs="Arial"/>
          <w:sz w:val="24"/>
          <w:szCs w:val="24"/>
        </w:rPr>
        <w:t xml:space="preserve">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del w:id="950054" w:author="Claude (fusión cap. II)" w:date="2026-09-26T00:00:00Z"/>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del w:id="950052" w:author="Claude (fusión cap. II)" w:date="2026-09-26T00:00:00Z"/>
          <w:rFonts w:ascii="Arial" w:eastAsia="Arial" w:hAnsi="Arial" w:cs="Arial"/>
          <w:i/>
          <w:iCs/>
          <w:color w:val="000000"/>
          <w:sz w:val="24"/>
          <w:szCs w:val="24"/>
        </w:rPr>
      </w:pPr>
      <w:del w:id="950054" w:author="Claude (fusión cap. II)" w:date="2026-09-26T00:00:00Z">
        <w:r>
          <w:rPr>
            <w:rFonts w:ascii="Arial" w:eastAsia="Arial" w:hAnsi="Arial" w:cs="Arial"/>
            <w:i/>
            <w:iCs/>
            <w:color w:val="000000"/>
            <w:sz w:val="24"/>
            <w:szCs w:val="24"/>
          </w:rPr>
          <w:delText>2.2.4. El caso Tabasco. Marco fáctico y procesal</w:delText>
        </w:r>
      </w:del>
    </w:p>
    <w:p w14:paraId="646EBE6F" w14:textId="77777777" w:rsidR="000A1322" w:rsidRPr="000A1322" w:rsidRDefault="000A1322" w:rsidP="000A1322">
      <w:pPr>
        <w:spacing w:line="360" w:lineRule="auto"/>
        <w:rPr>
          <w:del w:id="950051" w:author="Claude (fusión cap. II)" w:date="2026-09-26T00:00:00Z"/>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r>
      <w:ins w:id="950118" w:author="Claude (fusión cap. II)" w:date="2026-09-26T00:00:00Z">
        <w:r>
          <w:rPr>
            <w:rFonts w:ascii="Arial" w:eastAsia="Arial" w:hAnsi="Arial" w:cs="Arial"/>
            <w:sz w:val="24"/>
            <w:szCs w:val="24"/>
          </w:rPr>
          <w:t xml:space="preserve">El segundo plano es jurisprudencial y se centra en el caso Tabasco. </w:t>
        </w:r>
      </w:ins>
      <w:r>
        <w:rPr>
          <w:rFonts w:ascii="Arial" w:eastAsia="Arial" w:hAnsi="Arial" w:cs="Arial"/>
          <w:sz w:val="24"/>
          <w:szCs w:val="24"/>
        </w:rPr>
        <w:t xml:space="preserve">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del w:id="950049" w:author="Claude (fusión cap. II)" w:date="2026-09-26T00:00:00Z"/>
          <w:rFonts w:ascii="Arial" w:eastAsia="Arial" w:hAnsi="Arial" w:cs="Arial"/>
          <w:i/>
          <w:iCs/>
          <w:color w:val="000000"/>
          <w:sz w:val="24"/>
          <w:szCs w:val="24"/>
        </w:rPr>
      </w:pPr>
      <w:del w:id="950051" w:author="Claude (fusión cap. II)" w:date="2026-09-26T00:00:00Z">
        <w:r>
          <w:rPr>
            <w:rFonts w:ascii="Arial" w:eastAsia="Arial" w:hAnsi="Arial" w:cs="Arial"/>
            <w:i/>
            <w:iCs/>
            <w:color w:val="000000"/>
            <w:sz w:val="24"/>
            <w:szCs w:val="24"/>
          </w:rPr>
          <w:lastRenderedPageBreak/>
          <w:delText>2.2.5. La cláusula híbrida aplicada en el caso Tabasco</w:delText>
        </w:r>
      </w:del>
    </w:p>
    <w:p w14:paraId="3AEC21C7" w14:textId="77777777" w:rsidR="000A1322" w:rsidRPr="000A1322" w:rsidRDefault="000A1322" w:rsidP="000A1322">
      <w:pPr>
        <w:spacing w:line="360" w:lineRule="auto"/>
        <w:rPr>
          <w:del w:id="950048" w:author="Claude (fusión cap. II)" w:date="2026-09-26T00:00:00Z"/>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del w:id="950047" w:author="Claude (fusión cap. II)" w:date="2026-09-26T00:00:00Z"/>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del w:id="950045" w:author="Claude (fusión cap. II)" w:date="2026-09-26T00:00:00Z"/>
          <w:rFonts w:ascii="Arial" w:eastAsia="Arial" w:hAnsi="Arial" w:cs="Arial"/>
          <w:i/>
          <w:iCs/>
          <w:color w:val="000000"/>
          <w:sz w:val="24"/>
          <w:szCs w:val="24"/>
        </w:rPr>
      </w:pPr>
      <w:del w:id="950047" w:author="Claude (fusión cap. II)" w:date="2026-09-26T00:00:00Z">
        <w:r>
          <w:rPr>
            <w:rFonts w:ascii="Arial" w:eastAsia="Arial" w:hAnsi="Arial" w:cs="Arial"/>
            <w:i/>
            <w:iCs/>
            <w:color w:val="000000"/>
            <w:sz w:val="24"/>
            <w:szCs w:val="24"/>
          </w:rPr>
          <w:delText>2.2.6. La conclusión de la sentencia. Concurrencia de irregularidades y determinancia</w:delText>
        </w:r>
      </w:del>
    </w:p>
    <w:p w14:paraId="37D8061B" w14:textId="77777777" w:rsidR="000A1322" w:rsidRPr="000A1322" w:rsidRDefault="000A1322" w:rsidP="000A1322">
      <w:pPr>
        <w:spacing w:line="360" w:lineRule="auto"/>
        <w:rPr>
          <w:del w:id="950044" w:author="Claude (fusión cap. II)" w:date="2026-09-26T00:00:00Z"/>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del w:id="950043" w:author="Claude (fusión cap. II)" w:date="2026-09-26T00:00:00Z"/>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del w:id="950041" w:author="Claude (fusión cap. II)" w:date="2026-09-26T00:00:00Z"/>
          <w:rFonts w:ascii="Arial" w:eastAsia="Arial" w:hAnsi="Arial" w:cs="Arial"/>
          <w:i/>
          <w:iCs/>
          <w:color w:val="000000"/>
          <w:sz w:val="24"/>
          <w:szCs w:val="24"/>
        </w:rPr>
      </w:pPr>
      <w:del w:id="950043" w:author="Claude (fusión cap. II)" w:date="2026-09-26T00:00:00Z">
        <w:r>
          <w:rPr>
            <w:rFonts w:ascii="Arial" w:eastAsia="Arial" w:hAnsi="Arial" w:cs="Arial"/>
            <w:i/>
            <w:iCs/>
            <w:color w:val="000000"/>
            <w:sz w:val="24"/>
            <w:szCs w:val="24"/>
          </w:rPr>
          <w:delText>2.2.7. La jurisprudencia 38/2002 y sus precedentes</w:delText>
        </w:r>
      </w:del>
    </w:p>
    <w:p w14:paraId="773E637E" w14:textId="77777777" w:rsidR="000A1322" w:rsidRPr="000A1322" w:rsidRDefault="000A1322" w:rsidP="000A1322">
      <w:pPr>
        <w:spacing w:line="360" w:lineRule="auto"/>
        <w:rPr>
          <w:del w:id="950040" w:author="Claude (fusión cap. II)" w:date="2026-09-26T00:00:00Z"/>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r>
      <w:del w:id="950119" w:author="Claude (fusión cap. II)" w:date="2026-09-26T00:00:00Z">
        <w:r>
          <w:rPr>
            <w:rFonts w:ascii="Arial" w:eastAsia="Arial" w:hAnsi="Arial" w:cs="Arial"/>
            <w:sz w:val="24"/>
            <w:szCs w:val="24"/>
          </w:rPr>
          <w:delText xml:space="preserve">La jurisprudencia 38/2002</w:delText>
        </w:r>
      </w:del>
      <w:ins w:id="950120" w:author="Claude (fusión cap. II)" w:date="2026-09-26T00:00:00Z">
        <w:r>
          <w:rPr>
            <w:rFonts w:ascii="Arial" w:eastAsia="Arial" w:hAnsi="Arial" w:cs="Arial"/>
            <w:sz w:val="24"/>
            <w:szCs w:val="24"/>
          </w:rPr>
          <w:t xml:space="preserve">El tercer plano corresponde a la jurisprudencia 38/2002. Este criterio</w:t>
        </w:r>
      </w:ins>
      <w:r>
        <w:rPr>
          <w:rFonts w:ascii="Arial" w:eastAsia="Arial" w:hAnsi="Arial" w:cs="Arial"/>
          <w:sz w:val="24"/>
          <w:szCs w:val="24"/>
        </w:rPr>
        <w:t xml:space="preserve">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del w:id="950039" w:author="Claude (fusión cap. II)" w:date="2026-09-26T00:00:00Z"/>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del w:id="950037" w:author="Claude (fusión cap. II)" w:date="2026-09-26T00:00:00Z"/>
          <w:rFonts w:ascii="Arial" w:eastAsia="Arial" w:hAnsi="Arial" w:cs="Arial"/>
          <w:i/>
          <w:iCs/>
          <w:color w:val="000000"/>
          <w:sz w:val="24"/>
          <w:szCs w:val="24"/>
        </w:rPr>
      </w:pPr>
      <w:del w:id="950039" w:author="Claude (fusión cap. II)" w:date="2026-09-26T00:00:00Z">
        <w:r>
          <w:rPr>
            <w:rFonts w:ascii="Arial" w:eastAsia="Arial" w:hAnsi="Arial" w:cs="Arial"/>
            <w:i/>
            <w:iCs/>
            <w:color w:val="000000"/>
            <w:sz w:val="24"/>
            <w:szCs w:val="24"/>
          </w:rPr>
          <w:delText>2.2.8. El lenguaje de la convicción en la jurisprudencia 38/2002</w:delText>
        </w:r>
      </w:del>
    </w:p>
    <w:p w14:paraId="08E02A05" w14:textId="77777777" w:rsidR="000A1322" w:rsidRPr="000A1322" w:rsidRDefault="000A1322" w:rsidP="000A1322">
      <w:pPr>
        <w:spacing w:line="360" w:lineRule="auto"/>
        <w:rPr>
          <w:del w:id="950036" w:author="Claude (fusión cap. II)" w:date="2026-09-26T00:00:00Z"/>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del w:id="950035" w:author="Claude (fusión cap. II)" w:date="2026-09-26T00:00:00Z"/>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del w:id="950033" w:author="Claude (fusión cap. II)" w:date="2026-09-26T00:00:00Z"/>
          <w:rFonts w:ascii="Arial" w:eastAsia="Arial" w:hAnsi="Arial" w:cs="Arial"/>
          <w:i/>
          <w:iCs/>
          <w:color w:val="000000"/>
          <w:sz w:val="24"/>
          <w:szCs w:val="24"/>
        </w:rPr>
      </w:pPr>
      <w:del w:id="950035" w:author="Claude (fusión cap. II)" w:date="2026-09-26T00:00:00Z">
        <w:r>
          <w:rPr>
            <w:rFonts w:ascii="Arial" w:eastAsia="Arial" w:hAnsi="Arial" w:cs="Arial"/>
            <w:i/>
            <w:iCs/>
            <w:color w:val="000000"/>
            <w:sz w:val="24"/>
            <w:szCs w:val="24"/>
          </w:rPr>
          <w:delText>2.2.9. La persistencia de la cláusula híbrida en la jurisprudencia reciente</w:delText>
        </w:r>
      </w:del>
    </w:p>
    <w:p w14:paraId="028E286F" w14:textId="77777777" w:rsidR="000A1322" w:rsidRPr="000A1322" w:rsidRDefault="000A1322" w:rsidP="000A1322">
      <w:pPr>
        <w:spacing w:line="360" w:lineRule="auto"/>
        <w:rPr>
          <w:del w:id="950032" w:author="Claude (fusión cap. II)" w:date="2026-09-26T00:00:00Z"/>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del w:id="950031" w:author="Claude (fusión cap. II)" w:date="2026-09-26T00:00:00Z"/>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del w:id="950029" w:author="Claude (fusión cap. II)" w:date="2026-09-26T00:00:00Z"/>
          <w:rFonts w:ascii="Arial" w:eastAsia="Arial" w:hAnsi="Arial" w:cs="Arial"/>
          <w:i/>
          <w:iCs/>
          <w:color w:val="000000"/>
          <w:sz w:val="24"/>
          <w:szCs w:val="24"/>
        </w:rPr>
      </w:pPr>
      <w:del w:id="950031" w:author="Claude (fusión cap. II)" w:date="2026-09-26T00:00:00Z">
        <w:r>
          <w:rPr>
            <w:rFonts w:ascii="Arial" w:eastAsia="Arial" w:hAnsi="Arial" w:cs="Arial"/>
            <w:i/>
            <w:iCs/>
            <w:color w:val="000000"/>
            <w:sz w:val="24"/>
            <w:szCs w:val="24"/>
          </w:rPr>
          <w:delText>2.2.10. Recapitulación y tránsito al apartado 2.3</w:delText>
        </w:r>
      </w:del>
    </w:p>
    <w:p w14:paraId="035E9E35" w14:textId="77777777" w:rsidR="000A1322" w:rsidRPr="000A1322" w:rsidRDefault="000A1322" w:rsidP="000A1322">
      <w:pPr>
        <w:spacing w:line="360" w:lineRule="auto"/>
        <w:rPr>
          <w:del w:id="950028" w:author="Claude (fusión cap. II)" w:date="2026-09-26T00:00:00Z"/>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w:t>
      </w:r>
      <w:ins w:id="950122" w:author="Claude (fusión cap. II)" w:date="2026-09-26T00:00:00Z">
        <w:r>
          <w:rPr>
            <w:rFonts w:ascii="Arial" w:eastAsia="Arial" w:hAnsi="Arial" w:cs="Arial"/>
            <w:sz w:val="24"/>
            <w:szCs w:val="24"/>
          </w:rPr>
          <w:t xml:space="preserve">n síntesis, e</w:t>
        </w:r>
      </w:ins>
      <w:r>
        <w:rPr>
          <w:rFonts w:ascii="Arial" w:eastAsia="Arial" w:hAnsi="Arial" w:cs="Arial"/>
          <w:sz w:val="24"/>
          <w:szCs w:val="24"/>
        </w:rPr>
        <w:t xml:space="preserv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del w:id="950027" w:author="Claude (fusión cap. II)" w:date="2026-09-26T00:00:00Z"/>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del w:id="950025" w:author="Claude (fusión cap. II)" w:date="2026-09-26T00:00:00Z"/>
          <w:rFonts w:ascii="Arial" w:eastAsia="Arial" w:hAnsi="Arial" w:cs="Arial"/>
          <w:i/>
          <w:iCs/>
          <w:color w:val="000000"/>
          <w:sz w:val="24"/>
          <w:szCs w:val="24"/>
        </w:rPr>
      </w:pPr>
      <w:del w:id="950027" w:author="Claude (fusión cap. II)" w:date="2026-09-26T00:00:00Z">
        <w:r>
          <w:rPr>
            <w:rFonts w:ascii="Arial" w:eastAsia="Arial" w:hAnsi="Arial" w:cs="Arial"/>
            <w:i/>
            <w:iCs/>
            <w:color w:val="000000"/>
            <w:sz w:val="24"/>
            <w:szCs w:val="24"/>
          </w:rPr>
          <w:delText>2.3.1. El voto particular. Autores, alcance y estructura</w:delText>
        </w:r>
      </w:del>
    </w:p>
    <w:p w14:paraId="37B1AEF3" w14:textId="77777777" w:rsidR="0062405A" w:rsidRPr="0062405A" w:rsidRDefault="0062405A" w:rsidP="0062405A">
      <w:pPr>
        <w:spacing w:line="360" w:lineRule="auto"/>
        <w:rPr>
          <w:del w:id="950024" w:author="Claude (fusión cap. II)" w:date="2026-09-26T00:00:00Z"/>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del w:id="950023" w:author="Claude (fusión cap. II)" w:date="2026-09-26T00:00:00Z"/>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del w:id="950021" w:author="Claude (fusión cap. II)" w:date="2026-09-26T00:00:00Z"/>
          <w:rFonts w:ascii="Arial" w:eastAsia="Arial" w:hAnsi="Arial" w:cs="Arial"/>
          <w:i/>
          <w:iCs/>
          <w:color w:val="000000"/>
          <w:sz w:val="24"/>
          <w:szCs w:val="24"/>
        </w:rPr>
      </w:pPr>
      <w:del w:id="950023" w:author="Claude (fusión cap. II)" w:date="2026-09-26T00:00:00Z">
        <w:r>
          <w:rPr>
            <w:rFonts w:ascii="Arial" w:eastAsia="Arial" w:hAnsi="Arial" w:cs="Arial"/>
            <w:i/>
            <w:iCs/>
            <w:color w:val="000000"/>
            <w:sz w:val="24"/>
            <w:szCs w:val="24"/>
          </w:rPr>
          <w:delText>2.3.2. El argumento de legalidad. La jornada electoral y la definitividad de las etapas</w:delText>
        </w:r>
      </w:del>
    </w:p>
    <w:p w14:paraId="3C40887E" w14:textId="77777777" w:rsidR="0062405A" w:rsidRPr="0062405A" w:rsidRDefault="0062405A" w:rsidP="0062405A">
      <w:pPr>
        <w:spacing w:line="360" w:lineRule="auto"/>
        <w:rPr>
          <w:del w:id="950020" w:author="Claude (fusión cap. II)" w:date="2026-09-26T00:00:00Z"/>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del w:id="950019" w:author="Claude (fusión cap. II)" w:date="2026-09-26T00:00:00Z"/>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del w:id="950017" w:author="Claude (fusión cap. II)" w:date="2026-09-26T00:00:00Z"/>
          <w:rFonts w:ascii="Arial" w:eastAsia="Arial" w:hAnsi="Arial" w:cs="Arial"/>
          <w:i/>
          <w:iCs/>
          <w:color w:val="000000"/>
          <w:sz w:val="24"/>
          <w:szCs w:val="24"/>
        </w:rPr>
      </w:pPr>
      <w:del w:id="950019" w:author="Claude (fusión cap. II)" w:date="2026-09-26T00:00:00Z">
        <w:r>
          <w:rPr>
            <w:rFonts w:ascii="Arial" w:eastAsia="Arial" w:hAnsi="Arial" w:cs="Arial"/>
            <w:i/>
            <w:iCs/>
            <w:color w:val="000000"/>
            <w:sz w:val="24"/>
            <w:szCs w:val="24"/>
          </w:rPr>
          <w:delText>2.3.3. El argumento probatorio. La crítica a las inferencias de la mayoría</w:delText>
        </w:r>
      </w:del>
    </w:p>
    <w:p w14:paraId="36012D18" w14:textId="77777777" w:rsidR="0062405A" w:rsidRPr="0062405A" w:rsidRDefault="0062405A" w:rsidP="0062405A">
      <w:pPr>
        <w:spacing w:line="360" w:lineRule="auto"/>
        <w:rPr>
          <w:del w:id="950016" w:author="Claude (fusión cap. II)" w:date="2026-09-26T00:00:00Z"/>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del w:id="950015" w:author="Claude (fusión cap. II)" w:date="2026-09-26T00:00:00Z"/>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del w:id="950013" w:author="Claude (fusión cap. II)" w:date="2026-09-26T00:00:00Z"/>
          <w:rFonts w:ascii="Arial" w:eastAsia="Arial" w:hAnsi="Arial" w:cs="Arial"/>
          <w:i/>
          <w:iCs/>
          <w:color w:val="000000"/>
          <w:sz w:val="24"/>
          <w:szCs w:val="24"/>
        </w:rPr>
      </w:pPr>
      <w:del w:id="950015" w:author="Claude (fusión cap. II)" w:date="2026-09-26T00:00:00Z">
        <w:r>
          <w:rPr>
            <w:rFonts w:ascii="Arial" w:eastAsia="Arial" w:hAnsi="Arial" w:cs="Arial"/>
            <w:i/>
            <w:iCs/>
            <w:color w:val="000000"/>
            <w:sz w:val="24"/>
            <w:szCs w:val="24"/>
          </w:rPr>
          <w:delText>2.3.4. El par cuantitativo y cualitativo en el voto. ¿Antecedente de la tesis XXXI/2004?</w:delText>
        </w:r>
      </w:del>
    </w:p>
    <w:p w14:paraId="22094A66" w14:textId="77777777" w:rsidR="0062405A" w:rsidRPr="0062405A" w:rsidRDefault="0062405A" w:rsidP="0062405A">
      <w:pPr>
        <w:spacing w:line="360" w:lineRule="auto"/>
        <w:rPr>
          <w:del w:id="950012" w:author="Claude (fusión cap. II)" w:date="2026-09-26T00:00:00Z"/>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del w:id="950011" w:author="Claude (fusión cap. II)" w:date="2026-09-26T00:00:00Z"/>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del w:id="950009" w:author="Claude (fusión cap. II)" w:date="2026-09-26T00:00:00Z"/>
          <w:rFonts w:ascii="Arial" w:eastAsia="Arial" w:hAnsi="Arial" w:cs="Arial"/>
          <w:i/>
          <w:iCs/>
          <w:color w:val="000000"/>
          <w:sz w:val="24"/>
          <w:szCs w:val="24"/>
        </w:rPr>
      </w:pPr>
      <w:del w:id="950011" w:author="Claude (fusión cap. II)" w:date="2026-09-26T00:00:00Z">
        <w:r>
          <w:rPr>
            <w:rFonts w:ascii="Arial" w:eastAsia="Arial" w:hAnsi="Arial" w:cs="Arial"/>
            <w:i/>
            <w:iCs/>
            <w:color w:val="000000"/>
            <w:sz w:val="24"/>
            <w:szCs w:val="24"/>
          </w:rPr>
          <w:delText>2.3.5. La ceguera compartida. El vocabulario común de la convicción</w:delText>
        </w:r>
      </w:del>
    </w:p>
    <w:p w14:paraId="0F7BBAA6" w14:textId="77777777" w:rsidR="0062405A" w:rsidRPr="0062405A" w:rsidRDefault="0062405A" w:rsidP="0062405A">
      <w:pPr>
        <w:spacing w:line="360" w:lineRule="auto"/>
        <w:rPr>
          <w:del w:id="950008" w:author="Claude (fusión cap. II)" w:date="2026-09-26T00:00:00Z"/>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del w:id="950007" w:author="Claude (fusión cap. II)" w:date="2026-09-26T00:00:00Z"/>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del w:id="950005" w:author="Claude (fusión cap. II)" w:date="2026-09-26T00:00:00Z"/>
          <w:rFonts w:ascii="Arial" w:eastAsia="Arial" w:hAnsi="Arial" w:cs="Arial"/>
          <w:i/>
          <w:iCs/>
          <w:color w:val="000000"/>
          <w:sz w:val="24"/>
          <w:szCs w:val="24"/>
        </w:rPr>
      </w:pPr>
      <w:del w:id="950007" w:author="Claude (fusión cap. II)" w:date="2026-09-26T00:00:00Z">
        <w:r>
          <w:rPr>
            <w:rFonts w:ascii="Arial" w:eastAsia="Arial" w:hAnsi="Arial" w:cs="Arial"/>
            <w:i/>
            <w:iCs/>
            <w:color w:val="000000"/>
            <w:sz w:val="24"/>
            <w:szCs w:val="24"/>
          </w:rPr>
          <w:delText>2.3.6. La continuidad del disenso en el caso Colima</w:delText>
        </w:r>
      </w:del>
    </w:p>
    <w:p w14:paraId="17AB5273" w14:textId="77777777" w:rsidR="0062405A" w:rsidRPr="0062405A" w:rsidRDefault="0062405A" w:rsidP="0062405A">
      <w:pPr>
        <w:spacing w:line="360" w:lineRule="auto"/>
        <w:rPr>
          <w:del w:id="950004" w:author="Claude (fusión cap. II)" w:date="2026-09-26T00:00:00Z"/>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del w:id="950003" w:author="Claude (fusión cap. II)" w:date="2026-09-26T00:00:00Z"/>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del w:id="950001" w:author="Claude (fusión cap. II)" w:date="2026-09-26T00:00:00Z"/>
          <w:rFonts w:ascii="Arial" w:eastAsia="Arial" w:hAnsi="Arial" w:cs="Arial"/>
          <w:i/>
          <w:iCs/>
          <w:color w:val="000000"/>
          <w:sz w:val="24"/>
          <w:szCs w:val="24"/>
        </w:rPr>
      </w:pPr>
      <w:del w:id="950003" w:author="Claude (fusión cap. II)" w:date="2026-09-26T00:00:00Z">
        <w:r>
          <w:rPr>
            <w:rFonts w:ascii="Arial" w:eastAsia="Arial" w:hAnsi="Arial" w:cs="Arial"/>
            <w:i/>
            <w:iCs/>
            <w:color w:val="000000"/>
            <w:sz w:val="24"/>
            <w:szCs w:val="24"/>
          </w:rPr>
          <w:delText>Conclusiones del capitulo</w:delText>
        </w:r>
      </w:del>
    </w:p>
    <w:p w14:paraId="5AD5F3B9" w14:textId="77777777" w:rsidR="0062405A" w:rsidRPr="0062405A" w:rsidRDefault="0062405A" w:rsidP="0062405A">
      <w:pPr>
        <w:spacing w:line="360" w:lineRule="auto"/>
        <w:rPr>
          <w:del w:id="950000" w:author="Claude (fusión cap. II)" w:date="2026-09-26T00:00:00Z"/>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w:t>
      </w:r>
      <w:ins w:id="950124" w:author="Claude (fusión cap. II)" w:date="2026-09-26T00:00:00Z">
        <w:r>
          <w:rPr>
            <w:rFonts w:ascii="Arial" w:eastAsia="Arial" w:hAnsi="Arial" w:cs="Arial"/>
            <w:sz w:val="24"/>
            <w:szCs w:val="24"/>
          </w:rPr>
          <w:t xml:space="preserve">n síntesis, e</w:t>
        </w:r>
      </w:ins>
      <w:r>
        <w:rPr>
          <w:rFonts w:ascii="Arial" w:eastAsia="Arial" w:hAnsi="Arial" w:cs="Arial"/>
          <w:sz w:val="24"/>
          <w:szCs w:val="24"/>
        </w:rPr>
        <w:t xml:space="preserv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